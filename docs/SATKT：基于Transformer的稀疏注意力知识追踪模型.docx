
<file path=[Content_Types].xml><?xml version="1.0" encoding="utf-8"?>
<Types xmlns="http://schemas.openxmlformats.org/package/2006/content-types">
  <Default Extension="emf" ContentType="image/x-emf"/>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3AC89D">
      <w:pPr>
        <w:widowControl/>
        <w:snapToGrid/>
        <w:spacing w:line="360" w:lineRule="auto"/>
        <w:ind w:firstLine="0"/>
        <w:jc w:val="center"/>
        <w:rPr>
          <w:ins w:id="0" w:author="G" w:date="2025-12-16T11:52:00Z"/>
          <w:rFonts w:eastAsia="宋体"/>
          <w:b/>
          <w:snapToGrid/>
          <w:spacing w:val="0"/>
          <w:sz w:val="28"/>
          <w:szCs w:val="28"/>
        </w:rPr>
      </w:pPr>
      <w:r>
        <w:rPr>
          <w:rFonts w:hint="eastAsia" w:eastAsia="宋体"/>
          <w:b/>
          <w:snapToGrid/>
          <w:spacing w:val="0"/>
          <w:sz w:val="28"/>
          <w:szCs w:val="28"/>
        </w:rPr>
        <w:t>SATKT：基于Transformer的稀疏注意力知识追踪</w:t>
      </w:r>
      <w:commentRangeStart w:id="0"/>
      <w:commentRangeStart w:id="1"/>
      <w:r>
        <w:rPr>
          <w:rFonts w:hint="eastAsia" w:eastAsia="宋体"/>
          <w:b/>
          <w:snapToGrid/>
          <w:spacing w:val="0"/>
          <w:sz w:val="28"/>
          <w:szCs w:val="28"/>
        </w:rPr>
        <w:t>模型</w:t>
      </w:r>
      <w:commentRangeEnd w:id="0"/>
      <w:r>
        <w:rPr>
          <w:rStyle w:val="25"/>
        </w:rPr>
        <w:commentReference w:id="0"/>
      </w:r>
      <w:commentRangeEnd w:id="1"/>
      <w:r>
        <w:commentReference w:id="1"/>
      </w:r>
    </w:p>
    <w:p w14:paraId="22B95E50">
      <w:pPr>
        <w:widowControl/>
        <w:snapToGrid/>
        <w:spacing w:line="324" w:lineRule="auto"/>
        <w:ind w:firstLine="0"/>
        <w:jc w:val="center"/>
        <w:rPr>
          <w:ins w:id="1" w:author="Somomgbeom [2]" w:date="2026-01-07T19:32:00Z"/>
          <w:rFonts w:hint="eastAsia" w:hAnsi="宋体" w:eastAsia="宋体" w:cs="Times New Roman"/>
          <w:snapToGrid/>
          <w:spacing w:val="0"/>
          <w:kern w:val="2"/>
          <w:sz w:val="21"/>
          <w:szCs w:val="21"/>
          <w:vertAlign w:val="superscript"/>
          <w:lang w:val="en-US" w:eastAsia="zh-CN"/>
        </w:rPr>
      </w:pPr>
      <w:ins w:id="2" w:author="Somomgbeom [2]" w:date="2026-01-07T19:32:00Z">
        <w:r>
          <w:rPr>
            <w:rFonts w:hint="eastAsia" w:hAnsi="宋体" w:eastAsia="宋体" w:cs="Times New Roman"/>
            <w:snapToGrid/>
            <w:spacing w:val="0"/>
            <w:kern w:val="2"/>
            <w:sz w:val="21"/>
            <w:szCs w:val="21"/>
            <w:lang w:val="en-US" w:eastAsia="zh-CN"/>
          </w:rPr>
          <w:t>诸葛斌</w:t>
        </w:r>
      </w:ins>
      <w:ins w:id="3" w:author="Somomgbeom [2]" w:date="2026-01-07T19:32:00Z">
        <w:r>
          <w:rPr>
            <w:rFonts w:hint="eastAsia" w:ascii="Times New Roman" w:hAnsi="宋体" w:eastAsia="宋体" w:cs="Times New Roman"/>
            <w:snapToGrid/>
            <w:spacing w:val="0"/>
            <w:kern w:val="2"/>
            <w:sz w:val="21"/>
            <w:szCs w:val="21"/>
            <w:vertAlign w:val="superscript"/>
          </w:rPr>
          <w:t>1</w:t>
        </w:r>
      </w:ins>
      <w:ins w:id="4" w:author="Somomgbeom [2]" w:date="2026-01-07T19:32:00Z">
        <w:r>
          <w:rPr>
            <w:rFonts w:hint="eastAsia" w:ascii="Times New Roman" w:hAnsi="宋体" w:eastAsia="宋体" w:cs="Times New Roman"/>
            <w:snapToGrid/>
            <w:spacing w:val="0"/>
            <w:kern w:val="2"/>
            <w:sz w:val="21"/>
            <w:szCs w:val="21"/>
          </w:rPr>
          <w:t>，</w:t>
        </w:r>
      </w:ins>
      <w:ins w:id="5" w:author="Somomgbeom [2]" w:date="2026-01-07T19:32:00Z">
        <w:r>
          <w:rPr>
            <w:rFonts w:hint="eastAsia" w:hAnsi="宋体" w:eastAsia="宋体" w:cs="Times New Roman"/>
            <w:snapToGrid/>
            <w:spacing w:val="0"/>
            <w:kern w:val="2"/>
            <w:sz w:val="21"/>
            <w:szCs w:val="21"/>
            <w:lang w:val="en-US" w:eastAsia="zh-CN"/>
          </w:rPr>
          <w:t>肖梦凡</w:t>
        </w:r>
      </w:ins>
      <w:ins w:id="6" w:author="Somomgbeom [2]" w:date="2026-01-07T19:32:00Z">
        <w:r>
          <w:rPr>
            <w:rFonts w:hint="eastAsia" w:hAnsi="宋体" w:eastAsia="宋体" w:cs="Times New Roman"/>
            <w:snapToGrid/>
            <w:spacing w:val="0"/>
            <w:kern w:val="2"/>
            <w:sz w:val="21"/>
            <w:szCs w:val="21"/>
            <w:vertAlign w:val="superscript"/>
            <w:lang w:eastAsia="zh-CN"/>
          </w:rPr>
          <w:t>1</w:t>
        </w:r>
      </w:ins>
      <w:ins w:id="7" w:author="Somomgbeom [2]" w:date="2026-01-07T19:32:00Z">
        <w:r>
          <w:rPr>
            <w:rFonts w:hint="eastAsia" w:hAnsi="宋体" w:eastAsia="宋体" w:cs="Times New Roman"/>
            <w:snapToGrid/>
            <w:spacing w:val="0"/>
            <w:kern w:val="2"/>
            <w:sz w:val="21"/>
            <w:szCs w:val="21"/>
            <w:lang w:eastAsia="zh-CN"/>
          </w:rPr>
          <w:t>，</w:t>
        </w:r>
      </w:ins>
      <w:ins w:id="8" w:author="Somomgbeom [2]" w:date="2026-01-07T19:32:00Z">
        <w:r>
          <w:rPr>
            <w:rFonts w:hint="eastAsia" w:hAnsi="宋体" w:eastAsia="宋体" w:cs="Times New Roman"/>
            <w:snapToGrid/>
            <w:spacing w:val="0"/>
            <w:kern w:val="2"/>
            <w:sz w:val="21"/>
            <w:szCs w:val="21"/>
            <w:lang w:val="en-US" w:eastAsia="zh-CN"/>
          </w:rPr>
          <w:t>汪盈</w:t>
        </w:r>
      </w:ins>
      <w:ins w:id="9" w:author="Somomgbeom [2]" w:date="2026-01-07T19:32:00Z">
        <w:r>
          <w:rPr>
            <w:rFonts w:hint="eastAsia" w:hAnsi="宋体" w:eastAsia="宋体" w:cs="Times New Roman"/>
            <w:snapToGrid/>
            <w:spacing w:val="0"/>
            <w:kern w:val="2"/>
            <w:sz w:val="21"/>
            <w:szCs w:val="21"/>
            <w:vertAlign w:val="superscript"/>
            <w:lang w:eastAsia="zh-CN"/>
          </w:rPr>
          <w:t>1</w:t>
        </w:r>
      </w:ins>
      <w:ins w:id="10" w:author="Somomgbeom [2]" w:date="2026-01-07T19:32:00Z">
        <w:r>
          <w:rPr>
            <w:rFonts w:hint="eastAsia" w:hAnsi="宋体" w:eastAsia="宋体" w:cs="Times New Roman"/>
            <w:snapToGrid/>
            <w:spacing w:val="0"/>
            <w:kern w:val="2"/>
            <w:sz w:val="21"/>
            <w:szCs w:val="21"/>
            <w:lang w:val="en-US" w:eastAsia="zh-CN"/>
          </w:rPr>
          <w:t>，董黎刚</w:t>
        </w:r>
      </w:ins>
      <w:ins w:id="11" w:author="Somomgbeom [2]" w:date="2026-01-07T19:32:00Z">
        <w:r>
          <w:rPr>
            <w:rFonts w:hint="eastAsia" w:hAnsi="宋体" w:eastAsia="宋体" w:cs="Times New Roman"/>
            <w:snapToGrid/>
            <w:spacing w:val="0"/>
            <w:kern w:val="2"/>
            <w:sz w:val="21"/>
            <w:szCs w:val="21"/>
            <w:vertAlign w:val="superscript"/>
            <w:lang w:eastAsia="zh-CN"/>
          </w:rPr>
          <w:t>1</w:t>
        </w:r>
      </w:ins>
      <w:ins w:id="12" w:author="Somomgbeom [2]" w:date="2026-01-07T19:32:00Z">
        <w:r>
          <w:rPr>
            <w:rFonts w:hint="eastAsia" w:hAnsi="宋体" w:eastAsia="宋体" w:cs="Times New Roman"/>
            <w:snapToGrid/>
            <w:spacing w:val="0"/>
            <w:kern w:val="2"/>
            <w:sz w:val="21"/>
            <w:szCs w:val="21"/>
            <w:lang w:val="en-US" w:eastAsia="zh-CN"/>
          </w:rPr>
          <w:t>，洪金珠</w:t>
        </w:r>
      </w:ins>
      <w:ins w:id="13" w:author="Somomgbeom [2]" w:date="2026-01-07T19:32:00Z">
        <w:r>
          <w:rPr>
            <w:rFonts w:hint="eastAsia" w:hAnsi="宋体" w:eastAsia="宋体" w:cs="Times New Roman"/>
            <w:snapToGrid/>
            <w:spacing w:val="0"/>
            <w:kern w:val="2"/>
            <w:sz w:val="21"/>
            <w:szCs w:val="21"/>
            <w:vertAlign w:val="superscript"/>
            <w:lang w:val="en-US" w:eastAsia="zh-CN"/>
          </w:rPr>
          <w:t>2</w:t>
        </w:r>
      </w:ins>
      <w:ins w:id="14" w:author="Somomgbeom [2]" w:date="2026-01-07T19:32:00Z">
        <w:r>
          <w:rPr>
            <w:rFonts w:hint="eastAsia" w:hAnsi="宋体" w:eastAsia="宋体" w:cs="Times New Roman"/>
            <w:snapToGrid/>
            <w:spacing w:val="0"/>
            <w:kern w:val="2"/>
            <w:sz w:val="21"/>
            <w:szCs w:val="21"/>
            <w:lang w:val="en-US" w:eastAsia="zh-CN"/>
          </w:rPr>
          <w:t>，蒋献</w:t>
        </w:r>
      </w:ins>
      <w:ins w:id="15" w:author="Somomgbeom [2]" w:date="2026-01-07T19:32:00Z">
        <w:r>
          <w:rPr>
            <w:rFonts w:hint="eastAsia" w:hAnsi="宋体" w:eastAsia="宋体" w:cs="Times New Roman"/>
            <w:snapToGrid/>
            <w:spacing w:val="0"/>
            <w:kern w:val="2"/>
            <w:sz w:val="21"/>
            <w:szCs w:val="21"/>
            <w:vertAlign w:val="superscript"/>
            <w:lang w:eastAsia="zh-CN"/>
          </w:rPr>
          <w:t>1</w:t>
        </w:r>
      </w:ins>
    </w:p>
    <w:p w14:paraId="60321BBF">
      <w:pPr>
        <w:widowControl/>
        <w:snapToGrid/>
        <w:spacing w:line="324" w:lineRule="auto"/>
        <w:ind w:firstLine="0"/>
        <w:jc w:val="center"/>
        <w:rPr>
          <w:ins w:id="16" w:author="Somomgbeom [2]" w:date="2026-01-07T19:32:00Z"/>
          <w:rFonts w:hint="eastAsia" w:hAnsi="宋体" w:eastAsia="宋体"/>
          <w:b w:val="0"/>
          <w:snapToGrid/>
          <w:spacing w:val="0"/>
          <w:sz w:val="21"/>
          <w:szCs w:val="21"/>
          <w:vertAlign w:val="baseline"/>
          <w:lang w:val="en-US" w:eastAsia="zh-CN"/>
        </w:rPr>
      </w:pPr>
      <w:ins w:id="17" w:author="Somomgbeom [2]" w:date="2026-01-07T19:32:00Z">
        <w:r>
          <w:rPr>
            <w:rFonts w:hint="eastAsia" w:hAnsi="宋体" w:eastAsia="宋体"/>
            <w:b w:val="0"/>
            <w:snapToGrid/>
            <w:spacing w:val="0"/>
            <w:sz w:val="21"/>
            <w:szCs w:val="21"/>
            <w:vertAlign w:val="baseline"/>
            <w:lang w:val="en-US" w:eastAsia="zh-CN"/>
          </w:rPr>
          <w:t>1.浙江工商大学信息与电子工程学院（萨塞克斯人工智能学院），浙江 杭州 310018</w:t>
        </w:r>
      </w:ins>
    </w:p>
    <w:p w14:paraId="21E60AF7">
      <w:pPr>
        <w:widowControl/>
        <w:snapToGrid/>
        <w:spacing w:line="324" w:lineRule="auto"/>
        <w:ind w:firstLine="0"/>
        <w:jc w:val="center"/>
        <w:rPr>
          <w:ins w:id="18" w:author="Somomgbeom [2]" w:date="2026-01-07T19:32:00Z"/>
          <w:rFonts w:hint="default" w:hAnsi="宋体" w:eastAsia="宋体"/>
          <w:b w:val="0"/>
          <w:snapToGrid/>
          <w:spacing w:val="0"/>
          <w:sz w:val="21"/>
          <w:szCs w:val="21"/>
          <w:lang w:val="en-US" w:eastAsia="zh-CN"/>
        </w:rPr>
      </w:pPr>
      <w:ins w:id="19" w:author="Somomgbeom [2]" w:date="2026-01-07T19:32:00Z">
        <w:r>
          <w:rPr>
            <w:rFonts w:hint="eastAsia" w:hAnsi="宋体" w:eastAsia="宋体"/>
            <w:b w:val="0"/>
            <w:snapToGrid/>
            <w:spacing w:val="0"/>
            <w:sz w:val="21"/>
            <w:szCs w:val="21"/>
            <w:vertAlign w:val="baseline"/>
            <w:lang w:val="en-US" w:eastAsia="zh-CN"/>
          </w:rPr>
          <w:t>2.浙江工商大学统计与数学学院，浙江 杭州 310018</w:t>
        </w:r>
      </w:ins>
    </w:p>
    <w:p w14:paraId="24330793">
      <w:pPr>
        <w:widowControl/>
        <w:snapToGrid/>
        <w:spacing w:line="360" w:lineRule="auto"/>
        <w:ind w:firstLine="0"/>
        <w:jc w:val="left"/>
        <w:textAlignment w:val="center"/>
        <w:rPr>
          <w:rFonts w:eastAsia="宋体"/>
          <w:bCs/>
          <w:snapToGrid/>
          <w:spacing w:val="0"/>
          <w:sz w:val="21"/>
          <w:szCs w:val="21"/>
        </w:rPr>
      </w:pPr>
      <w:r>
        <w:rPr>
          <w:rFonts w:hint="eastAsia" w:eastAsia="宋体"/>
          <w:b/>
          <w:snapToGrid/>
          <w:spacing w:val="0"/>
          <w:sz w:val="21"/>
          <w:szCs w:val="21"/>
        </w:rPr>
        <w:t>摘  要：</w:t>
      </w:r>
      <w:r>
        <w:rPr>
          <w:rFonts w:hint="eastAsia" w:eastAsia="宋体"/>
          <w:bCs/>
          <w:snapToGrid/>
          <w:spacing w:val="0"/>
          <w:sz w:val="21"/>
          <w:szCs w:val="21"/>
        </w:rPr>
        <w:t>随着在线教育的迅速发展，</w:t>
      </w:r>
      <w:del w:id="20" w:author="hui wan" w:date="2025-12-28T21:37:00Z">
        <w:r>
          <w:rPr>
            <w:rFonts w:hint="eastAsia" w:eastAsia="宋体"/>
            <w:bCs/>
            <w:snapToGrid/>
            <w:spacing w:val="0"/>
            <w:sz w:val="21"/>
            <w:szCs w:val="21"/>
          </w:rPr>
          <w:delText>如何</w:delText>
        </w:r>
      </w:del>
      <w:r>
        <w:rPr>
          <w:rFonts w:hint="eastAsia" w:eastAsia="宋体"/>
          <w:bCs/>
          <w:snapToGrid/>
          <w:spacing w:val="0"/>
          <w:sz w:val="21"/>
          <w:szCs w:val="21"/>
        </w:rPr>
        <w:t>准确建模学习者的知识状态并</w:t>
      </w:r>
      <w:ins w:id="21" w:author="hui wan" w:date="2025-12-28T21:37:00Z">
        <w:r>
          <w:rPr>
            <w:rFonts w:hint="eastAsia" w:eastAsia="宋体"/>
            <w:bCs/>
            <w:snapToGrid/>
            <w:spacing w:val="0"/>
            <w:sz w:val="21"/>
            <w:szCs w:val="21"/>
          </w:rPr>
          <w:t>为</w:t>
        </w:r>
      </w:ins>
      <w:ins w:id="22" w:author="hui wan" w:date="2025-12-28T21:43:00Z">
        <w:r>
          <w:rPr>
            <w:rFonts w:hint="eastAsia" w:eastAsia="宋体"/>
            <w:bCs/>
            <w:snapToGrid/>
            <w:spacing w:val="0"/>
            <w:sz w:val="21"/>
            <w:szCs w:val="21"/>
          </w:rPr>
          <w:t>其</w:t>
        </w:r>
      </w:ins>
      <w:r>
        <w:rPr>
          <w:rFonts w:hint="eastAsia" w:eastAsia="宋体"/>
          <w:bCs/>
          <w:snapToGrid/>
          <w:spacing w:val="0"/>
          <w:sz w:val="21"/>
          <w:szCs w:val="21"/>
        </w:rPr>
        <w:t>提供个性化支持</w:t>
      </w:r>
      <w:del w:id="23" w:author="hui wan" w:date="2025-12-28T21:37:00Z">
        <w:r>
          <w:rPr>
            <w:rFonts w:hint="eastAsia" w:eastAsia="宋体"/>
            <w:bCs/>
            <w:snapToGrid/>
            <w:spacing w:val="0"/>
            <w:sz w:val="21"/>
            <w:szCs w:val="21"/>
          </w:rPr>
          <w:delText>，</w:delText>
        </w:r>
      </w:del>
      <w:r>
        <w:rPr>
          <w:rFonts w:hint="eastAsia" w:eastAsia="宋体"/>
          <w:bCs/>
          <w:snapToGrid/>
          <w:spacing w:val="0"/>
          <w:sz w:val="21"/>
          <w:szCs w:val="21"/>
        </w:rPr>
        <w:t>已成为实现高效教学</w:t>
      </w:r>
      <w:del w:id="24" w:author="hui wan" w:date="2025-12-28T21:37:00Z">
        <w:r>
          <w:rPr>
            <w:rFonts w:hint="eastAsia" w:eastAsia="宋体"/>
            <w:bCs/>
            <w:snapToGrid/>
            <w:spacing w:val="0"/>
            <w:sz w:val="21"/>
            <w:szCs w:val="21"/>
          </w:rPr>
          <w:delText>系统</w:delText>
        </w:r>
      </w:del>
      <w:r>
        <w:rPr>
          <w:rFonts w:hint="eastAsia" w:eastAsia="宋体"/>
          <w:bCs/>
          <w:snapToGrid/>
          <w:spacing w:val="0"/>
          <w:sz w:val="21"/>
          <w:szCs w:val="21"/>
        </w:rPr>
        <w:t>的关键</w:t>
      </w:r>
      <w:del w:id="25" w:author="hui wan" w:date="2025-12-28T21:38:00Z">
        <w:r>
          <w:rPr>
            <w:rFonts w:hint="eastAsia" w:eastAsia="宋体"/>
            <w:bCs/>
            <w:snapToGrid/>
            <w:spacing w:val="0"/>
            <w:sz w:val="21"/>
            <w:szCs w:val="21"/>
          </w:rPr>
          <w:delText>部分</w:delText>
        </w:r>
      </w:del>
      <w:r>
        <w:rPr>
          <w:rFonts w:hint="eastAsia" w:eastAsia="宋体"/>
          <w:bCs/>
          <w:snapToGrid/>
          <w:spacing w:val="0"/>
          <w:sz w:val="21"/>
          <w:szCs w:val="21"/>
        </w:rPr>
        <w:t>。知识追踪旨在</w:t>
      </w:r>
      <w:del w:id="26" w:author="hui wan" w:date="2025-12-28T21:38:00Z">
        <w:r>
          <w:rPr>
            <w:rFonts w:hint="eastAsia" w:eastAsia="宋体"/>
            <w:bCs/>
            <w:snapToGrid/>
            <w:spacing w:val="0"/>
            <w:sz w:val="21"/>
            <w:szCs w:val="21"/>
          </w:rPr>
          <w:delText>通过利用</w:delText>
        </w:r>
      </w:del>
      <w:ins w:id="27" w:author="hui wan" w:date="2025-12-28T21:38:00Z">
        <w:r>
          <w:rPr>
            <w:rFonts w:hint="eastAsia" w:eastAsia="宋体"/>
            <w:bCs/>
            <w:snapToGrid/>
            <w:spacing w:val="0"/>
            <w:sz w:val="21"/>
            <w:szCs w:val="21"/>
          </w:rPr>
          <w:t>基于</w:t>
        </w:r>
      </w:ins>
      <w:r>
        <w:rPr>
          <w:rFonts w:hint="eastAsia" w:eastAsia="宋体"/>
          <w:bCs/>
          <w:snapToGrid/>
          <w:spacing w:val="0"/>
          <w:sz w:val="21"/>
          <w:szCs w:val="21"/>
        </w:rPr>
        <w:t>学生的历史答题数据，</w:t>
      </w:r>
      <w:ins w:id="28" w:author="hui wan" w:date="2025-12-28T21:38:00Z">
        <w:r>
          <w:rPr>
            <w:rFonts w:hint="eastAsia" w:eastAsia="宋体"/>
            <w:bCs/>
            <w:snapToGrid/>
            <w:spacing w:val="0"/>
            <w:sz w:val="21"/>
            <w:szCs w:val="21"/>
          </w:rPr>
          <w:t>动态</w:t>
        </w:r>
      </w:ins>
      <w:r>
        <w:rPr>
          <w:rFonts w:hint="eastAsia" w:eastAsia="宋体"/>
          <w:bCs/>
          <w:snapToGrid/>
          <w:spacing w:val="0"/>
          <w:sz w:val="21"/>
          <w:szCs w:val="21"/>
        </w:rPr>
        <w:t>建模其潜在</w:t>
      </w:r>
      <w:del w:id="29" w:author="hui wan" w:date="2025-12-28T21:38:00Z">
        <w:r>
          <w:rPr>
            <w:rFonts w:hint="eastAsia" w:eastAsia="宋体"/>
            <w:bCs/>
            <w:snapToGrid/>
            <w:spacing w:val="0"/>
            <w:sz w:val="21"/>
            <w:szCs w:val="21"/>
          </w:rPr>
          <w:delText>的</w:delText>
        </w:r>
      </w:del>
      <w:r>
        <w:rPr>
          <w:rFonts w:hint="eastAsia" w:eastAsia="宋体"/>
          <w:bCs/>
          <w:snapToGrid/>
          <w:spacing w:val="0"/>
          <w:sz w:val="21"/>
          <w:szCs w:val="21"/>
        </w:rPr>
        <w:t>知识状态。近年来，</w:t>
      </w:r>
      <w:ins w:id="30" w:author="hui wan" w:date="2025-12-28T21:38:00Z">
        <w:r>
          <w:rPr>
            <w:rFonts w:hint="eastAsia" w:eastAsia="宋体"/>
            <w:bCs/>
            <w:snapToGrid/>
            <w:spacing w:val="0"/>
            <w:sz w:val="21"/>
            <w:szCs w:val="21"/>
          </w:rPr>
          <w:t>尽管</w:t>
        </w:r>
      </w:ins>
      <w:r>
        <w:rPr>
          <w:rFonts w:hint="eastAsia" w:eastAsia="宋体"/>
          <w:bCs/>
          <w:snapToGrid/>
          <w:spacing w:val="0"/>
          <w:sz w:val="21"/>
          <w:szCs w:val="21"/>
        </w:rPr>
        <w:t>Transformer模型以其卓越的序列数据处理能力被引入知识追踪领域，但其在处理长序列时</w:t>
      </w:r>
      <w:ins w:id="31" w:author="hui wan" w:date="2025-12-28T21:38:00Z">
        <w:r>
          <w:rPr>
            <w:rFonts w:hint="eastAsia" w:eastAsia="宋体"/>
            <w:bCs/>
            <w:snapToGrid/>
            <w:spacing w:val="0"/>
            <w:sz w:val="21"/>
            <w:szCs w:val="21"/>
          </w:rPr>
          <w:t>仍面临</w:t>
        </w:r>
      </w:ins>
      <w:r>
        <w:rPr>
          <w:rFonts w:hint="eastAsia" w:eastAsia="宋体"/>
          <w:bCs/>
          <w:snapToGrid/>
          <w:spacing w:val="0"/>
          <w:sz w:val="21"/>
          <w:szCs w:val="21"/>
        </w:rPr>
        <w:t>计算复杂度高</w:t>
      </w:r>
      <w:ins w:id="32" w:author="hui wan" w:date="2025-12-28T21:39:00Z">
        <w:r>
          <w:rPr>
            <w:rFonts w:hint="eastAsia" w:eastAsia="宋体"/>
            <w:bCs/>
            <w:snapToGrid/>
            <w:spacing w:val="0"/>
            <w:sz w:val="21"/>
            <w:szCs w:val="21"/>
          </w:rPr>
          <w:t>、</w:t>
        </w:r>
      </w:ins>
      <w:del w:id="33" w:author="hui wan" w:date="2025-12-28T21:39:00Z">
        <w:r>
          <w:rPr>
            <w:rFonts w:hint="eastAsia" w:eastAsia="宋体"/>
            <w:bCs/>
            <w:snapToGrid/>
            <w:spacing w:val="0"/>
            <w:sz w:val="21"/>
            <w:szCs w:val="21"/>
          </w:rPr>
          <w:delText>，且</w:delText>
        </w:r>
      </w:del>
      <w:r>
        <w:rPr>
          <w:rFonts w:hint="eastAsia" w:eastAsia="宋体"/>
          <w:bCs/>
          <w:snapToGrid/>
          <w:spacing w:val="0"/>
          <w:sz w:val="21"/>
          <w:szCs w:val="21"/>
        </w:rPr>
        <w:t>预测准确率</w:t>
      </w:r>
      <w:ins w:id="34" w:author="hui wan" w:date="2025-12-28T21:39:00Z">
        <w:r>
          <w:rPr>
            <w:rFonts w:hint="eastAsia" w:eastAsia="宋体"/>
            <w:bCs/>
            <w:snapToGrid/>
            <w:spacing w:val="0"/>
            <w:sz w:val="21"/>
            <w:szCs w:val="21"/>
          </w:rPr>
          <w:t>有限等调整</w:t>
        </w:r>
      </w:ins>
      <w:del w:id="35" w:author="hui wan" w:date="2025-12-28T21:39:00Z">
        <w:r>
          <w:rPr>
            <w:rFonts w:hint="eastAsia" w:eastAsia="宋体"/>
            <w:bCs/>
            <w:snapToGrid/>
            <w:spacing w:val="0"/>
            <w:sz w:val="21"/>
            <w:szCs w:val="21"/>
          </w:rPr>
          <w:delText>仍存在进一步提升的空间</w:delText>
        </w:r>
      </w:del>
      <w:r>
        <w:rPr>
          <w:rFonts w:hint="eastAsia" w:eastAsia="宋体"/>
          <w:bCs/>
          <w:snapToGrid/>
          <w:spacing w:val="0"/>
          <w:sz w:val="21"/>
          <w:szCs w:val="21"/>
        </w:rPr>
        <w:t>。</w:t>
      </w:r>
      <w:ins w:id="36" w:author="hui wan" w:date="2025-12-28T21:39:00Z">
        <w:r>
          <w:rPr>
            <w:rFonts w:hint="eastAsia" w:eastAsia="宋体"/>
            <w:bCs/>
            <w:snapToGrid/>
            <w:spacing w:val="0"/>
            <w:sz w:val="21"/>
            <w:szCs w:val="21"/>
          </w:rPr>
          <w:t>对此，</w:t>
        </w:r>
      </w:ins>
      <w:del w:id="37" w:author="hui wan" w:date="2025-12-28T21:39:00Z">
        <w:r>
          <w:rPr>
            <w:rFonts w:hint="eastAsia" w:eastAsia="宋体"/>
            <w:bCs/>
            <w:snapToGrid/>
            <w:spacing w:val="0"/>
            <w:sz w:val="21"/>
            <w:szCs w:val="21"/>
          </w:rPr>
          <w:delText>本文</w:delText>
        </w:r>
      </w:del>
      <w:r>
        <w:rPr>
          <w:rFonts w:hint="eastAsia" w:eastAsia="宋体"/>
          <w:bCs/>
          <w:snapToGrid/>
          <w:spacing w:val="0"/>
          <w:sz w:val="21"/>
          <w:szCs w:val="21"/>
        </w:rPr>
        <w:t>提出一种融合稀疏注意力机制的Transformer知识追踪模型——</w:t>
      </w:r>
      <w:ins w:id="38" w:author="hui wan" w:date="2025-12-28T21:39:00Z">
        <w:r>
          <w:rPr>
            <w:rFonts w:hint="eastAsia" w:eastAsia="宋体"/>
            <w:bCs/>
            <w:snapToGrid/>
            <w:spacing w:val="0"/>
            <w:sz w:val="21"/>
            <w:szCs w:val="21"/>
          </w:rPr>
          <w:t>SATKT （</w:t>
        </w:r>
      </w:ins>
      <w:r>
        <w:rPr>
          <w:rFonts w:eastAsia="宋体"/>
          <w:bCs/>
          <w:snapToGrid/>
          <w:spacing w:val="0"/>
          <w:sz w:val="21"/>
          <w:szCs w:val="21"/>
        </w:rPr>
        <w:t>sparse attentio</w:t>
      </w:r>
      <w:r>
        <w:rPr>
          <w:rFonts w:hint="eastAsia" w:eastAsia="宋体"/>
          <w:bCs/>
          <w:snapToGrid/>
          <w:spacing w:val="0"/>
          <w:sz w:val="21"/>
          <w:szCs w:val="21"/>
        </w:rPr>
        <w:t xml:space="preserve">n Transformer </w:t>
      </w:r>
      <w:r>
        <w:rPr>
          <w:rFonts w:eastAsia="宋体"/>
          <w:bCs/>
          <w:snapToGrid/>
          <w:spacing w:val="0"/>
          <w:sz w:val="21"/>
          <w:szCs w:val="21"/>
        </w:rPr>
        <w:t>knowledge tracing</w:t>
      </w:r>
      <w:ins w:id="39" w:author="hui wan" w:date="2025-12-28T21:39:00Z">
        <w:r>
          <w:rPr>
            <w:rFonts w:hint="eastAsia" w:eastAsia="宋体"/>
            <w:bCs/>
            <w:snapToGrid/>
            <w:spacing w:val="0"/>
            <w:sz w:val="21"/>
            <w:szCs w:val="21"/>
          </w:rPr>
          <w:t>）</w:t>
        </w:r>
      </w:ins>
      <w:del w:id="40" w:author="hui wan" w:date="2025-12-28T21:39:00Z">
        <w:r>
          <w:rPr>
            <w:rFonts w:hint="eastAsia" w:eastAsia="宋体"/>
            <w:bCs/>
            <w:snapToGrid/>
            <w:spacing w:val="0"/>
            <w:sz w:val="21"/>
            <w:szCs w:val="21"/>
          </w:rPr>
          <w:delText xml:space="preserve"> (SATKT)，</w:delText>
        </w:r>
      </w:del>
      <w:ins w:id="41" w:author="hui wan" w:date="2025-12-28T21:39:00Z">
        <w:r>
          <w:rPr>
            <w:rFonts w:hint="eastAsia" w:eastAsia="宋体"/>
            <w:bCs/>
            <w:snapToGrid/>
            <w:spacing w:val="0"/>
            <w:sz w:val="21"/>
            <w:szCs w:val="21"/>
          </w:rPr>
          <w:t>。</w:t>
        </w:r>
      </w:ins>
      <w:r>
        <w:rPr>
          <w:rFonts w:hint="eastAsia" w:eastAsia="宋体"/>
          <w:bCs/>
          <w:snapToGrid/>
          <w:spacing w:val="0"/>
          <w:sz w:val="21"/>
          <w:szCs w:val="21"/>
        </w:rPr>
        <w:t>该模型通过问题知识嵌入模块，从题目</w:t>
      </w:r>
      <w:del w:id="42" w:author="hui wan" w:date="2025-12-28T21:39:00Z">
        <w:r>
          <w:rPr>
            <w:rFonts w:hint="eastAsia" w:eastAsia="宋体"/>
            <w:bCs/>
            <w:snapToGrid/>
            <w:spacing w:val="0"/>
            <w:sz w:val="21"/>
            <w:szCs w:val="21"/>
          </w:rPr>
          <w:delText>层面</w:delText>
        </w:r>
      </w:del>
      <w:r>
        <w:rPr>
          <w:rFonts w:hint="eastAsia" w:eastAsia="宋体"/>
          <w:bCs/>
          <w:snapToGrid/>
          <w:spacing w:val="0"/>
          <w:sz w:val="21"/>
          <w:szCs w:val="21"/>
        </w:rPr>
        <w:t>和知识点</w:t>
      </w:r>
      <w:ins w:id="43" w:author="hui wan" w:date="2025-12-28T21:40:00Z">
        <w:r>
          <w:rPr>
            <w:rFonts w:hint="eastAsia" w:eastAsia="宋体"/>
            <w:bCs/>
            <w:snapToGrid/>
            <w:spacing w:val="0"/>
            <w:sz w:val="21"/>
            <w:szCs w:val="21"/>
          </w:rPr>
          <w:t>两个</w:t>
        </w:r>
      </w:ins>
      <w:r>
        <w:rPr>
          <w:rFonts w:hint="eastAsia" w:eastAsia="宋体"/>
          <w:bCs/>
          <w:snapToGrid/>
          <w:spacing w:val="0"/>
          <w:sz w:val="21"/>
          <w:szCs w:val="21"/>
        </w:rPr>
        <w:t>层面全面刻画学生的知识状态演化过程</w:t>
      </w:r>
      <w:ins w:id="44" w:author="hui wan" w:date="2025-12-28T21:40:00Z">
        <w:r>
          <w:rPr>
            <w:rFonts w:hint="eastAsia" w:eastAsia="宋体"/>
            <w:bCs/>
            <w:snapToGrid/>
            <w:spacing w:val="0"/>
            <w:sz w:val="21"/>
            <w:szCs w:val="21"/>
          </w:rPr>
          <w:t>；</w:t>
        </w:r>
      </w:ins>
      <w:del w:id="45" w:author="hui wan" w:date="2025-12-28T21:40:00Z">
        <w:r>
          <w:rPr>
            <w:rFonts w:hint="eastAsia" w:eastAsia="宋体"/>
            <w:bCs/>
            <w:snapToGrid/>
            <w:spacing w:val="0"/>
            <w:sz w:val="21"/>
            <w:szCs w:val="21"/>
          </w:rPr>
          <w:delText>。模型</w:delText>
        </w:r>
      </w:del>
      <w:r>
        <w:rPr>
          <w:rFonts w:hint="eastAsia" w:eastAsia="宋体"/>
          <w:bCs/>
          <w:snapToGrid/>
          <w:spacing w:val="0"/>
          <w:sz w:val="21"/>
          <w:szCs w:val="21"/>
        </w:rPr>
        <w:t>引入</w:t>
      </w:r>
      <w:del w:id="46" w:author="hui wan" w:date="2025-12-28T21:40:00Z">
        <w:r>
          <w:rPr>
            <w:rFonts w:hint="eastAsia" w:eastAsia="宋体"/>
            <w:bCs/>
            <w:snapToGrid/>
            <w:spacing w:val="0"/>
            <w:sz w:val="21"/>
            <w:szCs w:val="21"/>
          </w:rPr>
          <w:delText>了</w:delText>
        </w:r>
      </w:del>
      <w:r>
        <w:rPr>
          <w:rFonts w:hint="eastAsia" w:eastAsia="宋体"/>
          <w:bCs/>
          <w:snapToGrid/>
          <w:spacing w:val="0"/>
          <w:sz w:val="21"/>
          <w:szCs w:val="21"/>
        </w:rPr>
        <w:t>稀疏注意力机制，有</w:t>
      </w:r>
      <w:ins w:id="47" w:author="hui wan" w:date="2025-12-28T21:40:00Z">
        <w:r>
          <w:rPr>
            <w:rFonts w:hint="eastAsia" w:eastAsia="宋体"/>
            <w:bCs/>
            <w:snapToGrid/>
            <w:spacing w:val="0"/>
            <w:sz w:val="21"/>
            <w:szCs w:val="21"/>
          </w:rPr>
          <w:t>选择性地</w:t>
        </w:r>
      </w:ins>
      <w:del w:id="48" w:author="hui wan" w:date="2025-12-28T21:40:00Z">
        <w:r>
          <w:rPr>
            <w:rFonts w:hint="eastAsia" w:eastAsia="宋体"/>
            <w:bCs/>
            <w:snapToGrid/>
            <w:spacing w:val="0"/>
            <w:sz w:val="21"/>
            <w:szCs w:val="21"/>
          </w:rPr>
          <w:delText>效</w:delText>
        </w:r>
      </w:del>
      <w:r>
        <w:rPr>
          <w:rFonts w:hint="eastAsia" w:eastAsia="宋体"/>
          <w:bCs/>
          <w:snapToGrid/>
          <w:spacing w:val="0"/>
          <w:sz w:val="21"/>
          <w:szCs w:val="21"/>
        </w:rPr>
        <w:t>关注关键交互信息</w:t>
      </w:r>
      <w:ins w:id="49" w:author="hui wan" w:date="2025-12-28T21:40:00Z">
        <w:r>
          <w:rPr>
            <w:rFonts w:hint="eastAsia" w:eastAsia="宋体"/>
            <w:bCs/>
            <w:snapToGrid/>
            <w:spacing w:val="0"/>
            <w:sz w:val="21"/>
            <w:szCs w:val="21"/>
          </w:rPr>
          <w:t>；</w:t>
        </w:r>
      </w:ins>
      <w:del w:id="50" w:author="hui wan" w:date="2025-12-28T21:40:00Z">
        <w:r>
          <w:rPr>
            <w:rFonts w:hint="eastAsia" w:eastAsia="宋体"/>
            <w:bCs/>
            <w:snapToGrid/>
            <w:spacing w:val="0"/>
            <w:sz w:val="21"/>
            <w:szCs w:val="21"/>
          </w:rPr>
          <w:delText>。并且</w:delText>
        </w:r>
      </w:del>
      <w:r>
        <w:rPr>
          <w:rFonts w:hint="eastAsia" w:eastAsia="宋体"/>
          <w:bCs/>
          <w:snapToGrid/>
          <w:spacing w:val="0"/>
          <w:sz w:val="21"/>
          <w:szCs w:val="21"/>
        </w:rPr>
        <w:t>结合混合损失函数，实现多目标联合优化，进一步提升</w:t>
      </w:r>
      <w:ins w:id="51" w:author="hui wan" w:date="2025-12-28T21:40:00Z">
        <w:r>
          <w:rPr>
            <w:rFonts w:hint="eastAsia" w:eastAsia="宋体"/>
            <w:bCs/>
            <w:snapToGrid/>
            <w:spacing w:val="0"/>
            <w:sz w:val="21"/>
            <w:szCs w:val="21"/>
          </w:rPr>
          <w:t>模型的收敛稳定性与</w:t>
        </w:r>
      </w:ins>
      <w:r>
        <w:rPr>
          <w:rFonts w:hint="eastAsia" w:eastAsia="宋体"/>
          <w:bCs/>
          <w:snapToGrid/>
          <w:spacing w:val="0"/>
          <w:sz w:val="21"/>
          <w:szCs w:val="21"/>
        </w:rPr>
        <w:t>预测</w:t>
      </w:r>
      <w:ins w:id="52" w:author="hui wan" w:date="2025-12-28T21:40:00Z">
        <w:r>
          <w:rPr>
            <w:rFonts w:hint="eastAsia" w:eastAsia="宋体"/>
            <w:bCs/>
            <w:snapToGrid/>
            <w:spacing w:val="0"/>
            <w:sz w:val="21"/>
            <w:szCs w:val="21"/>
          </w:rPr>
          <w:t>精度</w:t>
        </w:r>
      </w:ins>
      <w:del w:id="53" w:author="hui wan" w:date="2025-12-28T21:40:00Z">
        <w:r>
          <w:rPr>
            <w:rFonts w:hint="eastAsia" w:eastAsia="宋体"/>
            <w:bCs/>
            <w:snapToGrid/>
            <w:spacing w:val="0"/>
            <w:sz w:val="21"/>
            <w:szCs w:val="21"/>
          </w:rPr>
          <w:delText>性能</w:delText>
        </w:r>
      </w:del>
      <w:r>
        <w:rPr>
          <w:rFonts w:hint="eastAsia" w:eastAsia="宋体"/>
          <w:bCs/>
          <w:snapToGrid/>
          <w:spacing w:val="0"/>
          <w:sz w:val="21"/>
          <w:szCs w:val="21"/>
        </w:rPr>
        <w:t>。</w:t>
      </w:r>
      <w:ins w:id="54" w:author="Somomgbeom" w:date="2025-11-08T16:56:00Z">
        <w:r>
          <w:rPr>
            <w:rFonts w:hint="eastAsia" w:eastAsia="宋体"/>
            <w:bCs/>
            <w:snapToGrid/>
            <w:spacing w:val="0"/>
            <w:sz w:val="21"/>
            <w:szCs w:val="21"/>
          </w:rPr>
          <w:t>在</w:t>
        </w:r>
      </w:ins>
      <w:ins w:id="55" w:author="hui wan" w:date="2025-12-28T21:40:00Z">
        <w:r>
          <w:rPr>
            <w:rFonts w:hint="eastAsia" w:eastAsia="宋体"/>
            <w:bCs/>
            <w:snapToGrid/>
            <w:spacing w:val="0"/>
            <w:sz w:val="21"/>
            <w:szCs w:val="21"/>
          </w:rPr>
          <w:t>4</w:t>
        </w:r>
      </w:ins>
      <w:ins w:id="56" w:author="Somomgbeom" w:date="2025-11-08T16:56:00Z">
        <w:del w:id="57" w:author="hui wan" w:date="2025-12-28T21:40:00Z">
          <w:r>
            <w:rPr>
              <w:rFonts w:hint="eastAsia" w:eastAsia="宋体"/>
              <w:bCs/>
              <w:snapToGrid/>
              <w:spacing w:val="0"/>
              <w:sz w:val="21"/>
              <w:szCs w:val="21"/>
            </w:rPr>
            <w:delText>四</w:delText>
          </w:r>
        </w:del>
      </w:ins>
      <w:ins w:id="58" w:author="Somomgbeom" w:date="2025-11-08T16:56:00Z">
        <w:r>
          <w:rPr>
            <w:rFonts w:hint="eastAsia" w:eastAsia="宋体"/>
            <w:bCs/>
            <w:snapToGrid/>
            <w:spacing w:val="0"/>
            <w:sz w:val="21"/>
            <w:szCs w:val="21"/>
          </w:rPr>
          <w:t>个知识追踪数据集上的实验结果表明，SATKT在AUC指标上相较现有主流模型平均提升约</w:t>
        </w:r>
      </w:ins>
      <w:ins w:id="59" w:author="Somomgbeom" w:date="2025-11-08T16:56:00Z">
        <w:del w:id="60" w:author="hui wan" w:date="2025-12-28T21:41:00Z">
          <w:r>
            <w:rPr>
              <w:rFonts w:hint="eastAsia" w:eastAsia="宋体"/>
              <w:bCs/>
              <w:snapToGrid/>
              <w:spacing w:val="0"/>
              <w:sz w:val="21"/>
              <w:szCs w:val="21"/>
            </w:rPr>
            <w:delText xml:space="preserve"> </w:delText>
          </w:r>
        </w:del>
      </w:ins>
      <w:ins w:id="61" w:author="Somomgbeom" w:date="2025-11-08T16:56:00Z">
        <w:r>
          <w:rPr>
            <w:rFonts w:hint="eastAsia" w:eastAsia="宋体"/>
            <w:bCs/>
            <w:snapToGrid/>
            <w:spacing w:val="0"/>
            <w:sz w:val="21"/>
            <w:szCs w:val="21"/>
          </w:rPr>
          <w:t>1.33%，在ACC与RMSE</w:t>
        </w:r>
      </w:ins>
      <w:ins w:id="62" w:author="Somomgbeom" w:date="2025-11-08T16:56:00Z">
        <w:del w:id="63" w:author="hui wan" w:date="2025-12-28T21:41:00Z">
          <w:r>
            <w:rPr>
              <w:rFonts w:hint="eastAsia" w:eastAsia="宋体"/>
              <w:bCs/>
              <w:snapToGrid/>
              <w:spacing w:val="0"/>
              <w:sz w:val="21"/>
              <w:szCs w:val="21"/>
            </w:rPr>
            <w:delText>等</w:delText>
          </w:r>
        </w:del>
      </w:ins>
      <w:ins w:id="64" w:author="Somomgbeom" w:date="2025-11-08T16:56:00Z">
        <w:r>
          <w:rPr>
            <w:rFonts w:hint="eastAsia" w:eastAsia="宋体"/>
            <w:bCs/>
            <w:snapToGrid/>
            <w:spacing w:val="0"/>
            <w:sz w:val="21"/>
            <w:szCs w:val="21"/>
          </w:rPr>
          <w:t>指标上</w:t>
        </w:r>
      </w:ins>
      <w:ins w:id="65" w:author="Somomgbeom" w:date="2025-11-08T16:56:00Z">
        <w:del w:id="66" w:author="hui wan" w:date="2025-12-28T21:41:00Z">
          <w:r>
            <w:rPr>
              <w:rFonts w:hint="eastAsia" w:eastAsia="宋体"/>
              <w:bCs/>
              <w:snapToGrid/>
              <w:spacing w:val="0"/>
              <w:sz w:val="21"/>
              <w:szCs w:val="21"/>
            </w:rPr>
            <w:delText>亦取得更优表现</w:delText>
          </w:r>
        </w:del>
      </w:ins>
      <w:ins w:id="67" w:author="hui wan" w:date="2025-12-28T21:41:00Z">
        <w:r>
          <w:rPr>
            <w:rFonts w:hint="eastAsia" w:eastAsia="宋体"/>
            <w:bCs/>
            <w:snapToGrid/>
            <w:spacing w:val="0"/>
            <w:sz w:val="21"/>
            <w:szCs w:val="21"/>
          </w:rPr>
          <w:t>也表现更优</w:t>
        </w:r>
      </w:ins>
      <w:ins w:id="68" w:author="Somomgbeom" w:date="2025-11-08T16:56:00Z">
        <w:r>
          <w:rPr>
            <w:rFonts w:hint="eastAsia" w:eastAsia="宋体"/>
            <w:bCs/>
            <w:snapToGrid/>
            <w:spacing w:val="0"/>
            <w:sz w:val="21"/>
            <w:szCs w:val="21"/>
          </w:rPr>
          <w:t>，展现出更高的预测准确率与更强的泛化能力</w:t>
        </w:r>
      </w:ins>
      <w:ins w:id="69" w:author="Somomgbeom" w:date="2025-11-08T16:56:00Z">
        <w:del w:id="70" w:author="hui wan" w:date="2025-12-28T21:41:00Z">
          <w:r>
            <w:rPr>
              <w:rFonts w:hint="eastAsia" w:eastAsia="宋体"/>
              <w:bCs/>
              <w:snapToGrid/>
              <w:spacing w:val="0"/>
              <w:sz w:val="21"/>
              <w:szCs w:val="21"/>
            </w:rPr>
            <w:delText>，</w:delText>
          </w:r>
        </w:del>
      </w:ins>
      <w:ins w:id="71" w:author="hui wan" w:date="2025-12-28T21:41:00Z">
        <w:r>
          <w:rPr>
            <w:rFonts w:hint="eastAsia" w:eastAsia="宋体"/>
            <w:bCs/>
            <w:snapToGrid/>
            <w:spacing w:val="0"/>
            <w:sz w:val="21"/>
            <w:szCs w:val="21"/>
          </w:rPr>
          <w:t>。本研究</w:t>
        </w:r>
      </w:ins>
      <w:ins w:id="72" w:author="Somomgbeom" w:date="2025-11-08T16:56:00Z">
        <w:r>
          <w:rPr>
            <w:rFonts w:hint="eastAsia" w:eastAsia="宋体"/>
            <w:bCs/>
            <w:snapToGrid/>
            <w:spacing w:val="0"/>
            <w:sz w:val="21"/>
            <w:szCs w:val="21"/>
          </w:rPr>
          <w:t>为智慧教育场景下的个性化学习分析提供了</w:t>
        </w:r>
      </w:ins>
      <w:ins w:id="73" w:author="hui wan" w:date="2025-12-28T21:42:00Z">
        <w:r>
          <w:rPr>
            <w:rFonts w:hint="eastAsia" w:eastAsia="宋体"/>
            <w:bCs/>
            <w:snapToGrid/>
            <w:spacing w:val="0"/>
            <w:sz w:val="21"/>
            <w:szCs w:val="21"/>
          </w:rPr>
          <w:t>一种</w:t>
        </w:r>
      </w:ins>
      <w:ins w:id="74" w:author="Somomgbeom" w:date="2025-11-08T16:56:00Z">
        <w:r>
          <w:rPr>
            <w:rFonts w:hint="eastAsia" w:eastAsia="宋体"/>
            <w:bCs/>
            <w:snapToGrid/>
            <w:spacing w:val="0"/>
            <w:sz w:val="21"/>
            <w:szCs w:val="21"/>
          </w:rPr>
          <w:t>有效</w:t>
        </w:r>
      </w:ins>
      <w:ins w:id="75" w:author="hui wan" w:date="2025-12-28T21:42:00Z">
        <w:r>
          <w:rPr>
            <w:rFonts w:hint="eastAsia" w:eastAsia="宋体"/>
            <w:bCs/>
            <w:snapToGrid/>
            <w:spacing w:val="0"/>
            <w:sz w:val="21"/>
            <w:szCs w:val="21"/>
          </w:rPr>
          <w:t>且可扩展</w:t>
        </w:r>
      </w:ins>
      <w:ins w:id="76" w:author="Somomgbeom" w:date="2025-11-08T16:56:00Z">
        <w:r>
          <w:rPr>
            <w:rFonts w:hint="eastAsia" w:eastAsia="宋体"/>
            <w:bCs/>
            <w:snapToGrid/>
            <w:spacing w:val="0"/>
            <w:sz w:val="21"/>
            <w:szCs w:val="21"/>
          </w:rPr>
          <w:t>的新思路。</w:t>
        </w:r>
      </w:ins>
    </w:p>
    <w:p w14:paraId="54B65E4E">
      <w:pPr>
        <w:widowControl/>
        <w:snapToGrid/>
        <w:spacing w:line="360" w:lineRule="auto"/>
        <w:ind w:firstLine="0"/>
        <w:jc w:val="left"/>
        <w:textAlignment w:val="center"/>
        <w:rPr>
          <w:rFonts w:hint="eastAsia" w:hAnsi="宋体" w:eastAsia="宋体"/>
          <w:spacing w:val="0"/>
          <w:sz w:val="21"/>
          <w:szCs w:val="21"/>
        </w:rPr>
      </w:pPr>
      <w:r>
        <w:rPr>
          <w:rFonts w:hAnsi="宋体" w:eastAsia="宋体" w:cs="宋体"/>
          <w:b/>
          <w:snapToGrid/>
          <w:color w:val="000000"/>
          <w:spacing w:val="0"/>
          <w:kern w:val="0"/>
          <w:sz w:val="21"/>
          <w:szCs w:val="21"/>
        </w:rPr>
        <w:t>关键词</w:t>
      </w:r>
      <w:r>
        <w:rPr>
          <w:rFonts w:hint="eastAsia" w:eastAsia="宋体" w:cs="宋体"/>
          <w:b/>
          <w:snapToGrid/>
          <w:color w:val="000000"/>
          <w:spacing w:val="0"/>
          <w:kern w:val="0"/>
          <w:sz w:val="21"/>
          <w:szCs w:val="21"/>
        </w:rPr>
        <w:t>：</w:t>
      </w:r>
      <w:del w:id="77" w:author="hui wan" w:date="2025-12-28T21:42:00Z">
        <w:r>
          <w:rPr>
            <w:rFonts w:hint="eastAsia" w:hAnsi="宋体" w:eastAsia="宋体"/>
            <w:spacing w:val="0"/>
            <w:sz w:val="21"/>
            <w:szCs w:val="21"/>
          </w:rPr>
          <w:delText>智慧教育；</w:delText>
        </w:r>
      </w:del>
      <w:r>
        <w:rPr>
          <w:rFonts w:hint="eastAsia" w:hAnsi="宋体" w:eastAsia="宋体"/>
          <w:spacing w:val="0"/>
          <w:sz w:val="21"/>
          <w:szCs w:val="21"/>
        </w:rPr>
        <w:t>知识追踪；Transformer</w:t>
      </w:r>
      <w:ins w:id="78" w:author="hui wan" w:date="2025-12-28T21:42:00Z">
        <w:r>
          <w:rPr>
            <w:rFonts w:hint="eastAsia" w:hAnsi="宋体" w:eastAsia="宋体"/>
            <w:spacing w:val="0"/>
            <w:sz w:val="21"/>
            <w:szCs w:val="21"/>
          </w:rPr>
          <w:t>；智慧教育；</w:t>
        </w:r>
      </w:ins>
      <w:ins w:id="79" w:author="hui wan" w:date="2025-12-28T21:42:00Z">
        <w:r>
          <w:rPr>
            <w:rFonts w:hint="eastAsia" w:eastAsia="宋体"/>
            <w:bCs/>
            <w:snapToGrid/>
            <w:spacing w:val="0"/>
            <w:sz w:val="21"/>
            <w:szCs w:val="21"/>
          </w:rPr>
          <w:t>稀疏注意力机制</w:t>
        </w:r>
      </w:ins>
    </w:p>
    <w:p w14:paraId="734CB03F">
      <w:pPr>
        <w:widowControl/>
        <w:snapToGrid/>
        <w:spacing w:line="360" w:lineRule="auto"/>
        <w:ind w:firstLine="0"/>
        <w:jc w:val="left"/>
        <w:textAlignment w:val="center"/>
        <w:rPr>
          <w:rFonts w:hint="eastAsia" w:hAnsi="宋体" w:eastAsia="宋体"/>
          <w:spacing w:val="0"/>
          <w:sz w:val="21"/>
          <w:szCs w:val="21"/>
        </w:rPr>
      </w:pPr>
      <w:r>
        <w:rPr>
          <w:rFonts w:hint="eastAsia" w:hAnsi="宋体" w:eastAsia="宋体"/>
          <w:b/>
          <w:spacing w:val="0"/>
          <w:sz w:val="21"/>
          <w:szCs w:val="21"/>
        </w:rPr>
        <w:t>中图分类号：</w:t>
      </w:r>
      <w:r>
        <w:rPr>
          <w:rFonts w:hint="eastAsia" w:hAnsi="宋体" w:eastAsia="宋体"/>
          <w:spacing w:val="0"/>
          <w:sz w:val="21"/>
          <w:szCs w:val="21"/>
        </w:rPr>
        <w:t xml:space="preserve">TP301       </w:t>
      </w:r>
      <w:r>
        <w:rPr>
          <w:rFonts w:hint="eastAsia" w:hAnsi="宋体" w:eastAsia="宋体"/>
          <w:b/>
          <w:spacing w:val="0"/>
          <w:sz w:val="21"/>
          <w:szCs w:val="21"/>
        </w:rPr>
        <w:t>文献标识码：</w:t>
      </w:r>
      <w:r>
        <w:rPr>
          <w:rFonts w:hint="eastAsia" w:hAnsi="宋体" w:eastAsia="宋体"/>
          <w:spacing w:val="0"/>
          <w:sz w:val="21"/>
          <w:szCs w:val="21"/>
        </w:rPr>
        <w:t>A</w:t>
      </w:r>
    </w:p>
    <w:p w14:paraId="60125FE3">
      <w:pPr>
        <w:widowControl/>
        <w:snapToGrid/>
        <w:spacing w:line="360" w:lineRule="auto"/>
        <w:ind w:firstLine="0"/>
        <w:jc w:val="center"/>
        <w:textAlignment w:val="center"/>
        <w:rPr>
          <w:ins w:id="80" w:author="Somomgbeom [2]" w:date="2026-01-07T16:51:47Z"/>
          <w:rFonts w:eastAsia="宋体"/>
          <w:b/>
          <w:snapToGrid/>
          <w:spacing w:val="0"/>
          <w:sz w:val="28"/>
          <w:szCs w:val="28"/>
        </w:rPr>
      </w:pPr>
      <w:r>
        <w:rPr>
          <w:rFonts w:eastAsia="宋体"/>
          <w:b/>
          <w:snapToGrid/>
          <w:spacing w:val="0"/>
          <w:sz w:val="28"/>
          <w:szCs w:val="28"/>
        </w:rPr>
        <w:t>SATKT: a sparse attention Transformer knowledge tracing model</w:t>
      </w:r>
    </w:p>
    <w:p w14:paraId="156A88A4">
      <w:pPr>
        <w:spacing w:line="360" w:lineRule="auto"/>
        <w:ind w:firstLine="480"/>
        <w:jc w:val="center"/>
        <w:rPr>
          <w:ins w:id="81" w:author="Somomgbeom [2]" w:date="2026-01-07T19:32:15Z"/>
          <w:rFonts w:hint="default" w:eastAsia="宋体" w:cs="宋体"/>
          <w:kern w:val="0"/>
          <w:sz w:val="21"/>
          <w:szCs w:val="18"/>
          <w:lang w:val="en-US"/>
        </w:rPr>
      </w:pPr>
      <w:ins w:id="82" w:author="Somomgbeom [2]" w:date="2026-01-07T19:32:15Z">
        <w:r>
          <w:rPr>
            <w:rFonts w:eastAsia="宋体" w:cs="宋体"/>
            <w:kern w:val="0"/>
            <w:sz w:val="21"/>
            <w:szCs w:val="18"/>
          </w:rPr>
          <w:t>ZHUGE Bin</w:t>
        </w:r>
      </w:ins>
      <w:ins w:id="83" w:author="Somomgbeom [2]" w:date="2026-01-07T19:32:15Z">
        <w:r>
          <w:rPr>
            <w:rFonts w:hint="default" w:eastAsia="宋体" w:cs="宋体"/>
            <w:kern w:val="0"/>
            <w:sz w:val="21"/>
            <w:szCs w:val="18"/>
            <w:vertAlign w:val="superscript"/>
            <w:lang w:val="en-US"/>
          </w:rPr>
          <w:t>1</w:t>
        </w:r>
      </w:ins>
      <w:ins w:id="84" w:author="Somomgbeom [2]" w:date="2026-01-07T19:32:15Z">
        <w:r>
          <w:rPr>
            <w:rFonts w:eastAsia="宋体" w:cs="宋体"/>
            <w:kern w:val="0"/>
            <w:sz w:val="21"/>
            <w:szCs w:val="18"/>
          </w:rPr>
          <w:t>,</w:t>
        </w:r>
      </w:ins>
      <w:ins w:id="85" w:author="Somomgbeom [2]" w:date="2026-01-07T19:32:15Z">
        <w:r>
          <w:rPr>
            <w:rFonts w:hint="eastAsia" w:eastAsia="宋体" w:cs="宋体"/>
            <w:kern w:val="0"/>
            <w:sz w:val="21"/>
            <w:szCs w:val="18"/>
            <w:lang w:val="en-US" w:eastAsia="zh-CN"/>
          </w:rPr>
          <w:t xml:space="preserve"> </w:t>
        </w:r>
      </w:ins>
      <w:ins w:id="86" w:author="Somomgbeom [2]" w:date="2026-01-07T19:32:15Z">
        <w:r>
          <w:rPr>
            <w:rFonts w:hint="default" w:eastAsia="宋体" w:cs="宋体"/>
            <w:kern w:val="0"/>
            <w:sz w:val="21"/>
            <w:szCs w:val="18"/>
            <w:lang w:val="en-US" w:eastAsia="zh-CN"/>
          </w:rPr>
          <w:t>XIAO</w:t>
        </w:r>
      </w:ins>
      <w:ins w:id="87" w:author="Somomgbeom [2]" w:date="2026-01-07T19:32:15Z">
        <w:r>
          <w:rPr>
            <w:rFonts w:hint="eastAsia" w:eastAsia="宋体" w:cs="宋体"/>
            <w:kern w:val="0"/>
            <w:sz w:val="21"/>
            <w:szCs w:val="18"/>
            <w:lang w:val="en-US" w:eastAsia="zh-CN"/>
          </w:rPr>
          <w:t xml:space="preserve"> </w:t>
        </w:r>
      </w:ins>
      <w:ins w:id="88" w:author="Somomgbeom [2]" w:date="2026-01-07T19:32:15Z">
        <w:r>
          <w:rPr>
            <w:rFonts w:hint="default" w:eastAsia="宋体" w:cs="宋体"/>
            <w:kern w:val="0"/>
            <w:sz w:val="21"/>
            <w:szCs w:val="18"/>
            <w:lang w:val="en-US" w:eastAsia="zh-CN"/>
          </w:rPr>
          <w:t>M</w:t>
        </w:r>
      </w:ins>
      <w:ins w:id="89" w:author="Somomgbeom [2]" w:date="2026-01-07T19:32:15Z">
        <w:r>
          <w:rPr>
            <w:rFonts w:hint="eastAsia" w:eastAsia="宋体" w:cs="宋体"/>
            <w:kern w:val="0"/>
            <w:sz w:val="21"/>
            <w:szCs w:val="18"/>
            <w:lang w:val="en-US" w:eastAsia="zh-CN"/>
          </w:rPr>
          <w:t>engfan</w:t>
        </w:r>
      </w:ins>
      <w:ins w:id="90" w:author="Somomgbeom [2]" w:date="2026-01-07T19:32:15Z">
        <w:r>
          <w:rPr>
            <w:rFonts w:hint="default" w:eastAsia="宋体" w:cs="宋体"/>
            <w:kern w:val="0"/>
            <w:sz w:val="21"/>
            <w:szCs w:val="18"/>
            <w:vertAlign w:val="superscript"/>
            <w:lang w:val="en-US"/>
          </w:rPr>
          <w:t>1</w:t>
        </w:r>
      </w:ins>
      <w:ins w:id="91" w:author="Somomgbeom [2]" w:date="2026-01-07T19:32:15Z">
        <w:r>
          <w:rPr>
            <w:rFonts w:eastAsia="宋体" w:cs="宋体"/>
            <w:kern w:val="0"/>
            <w:sz w:val="21"/>
            <w:szCs w:val="18"/>
          </w:rPr>
          <w:t xml:space="preserve">, </w:t>
        </w:r>
      </w:ins>
      <w:ins w:id="92" w:author="Somomgbeom [2]" w:date="2026-01-07T19:32:15Z">
        <w:r>
          <w:rPr>
            <w:rFonts w:hint="default" w:eastAsia="宋体" w:cs="宋体"/>
            <w:kern w:val="0"/>
            <w:sz w:val="21"/>
            <w:szCs w:val="18"/>
            <w:lang w:val="en-US"/>
          </w:rPr>
          <w:t>WANG Ying</w:t>
        </w:r>
      </w:ins>
      <w:ins w:id="93" w:author="Somomgbeom [2]" w:date="2026-01-07T19:32:15Z">
        <w:r>
          <w:rPr>
            <w:rFonts w:hint="default" w:eastAsia="宋体" w:cs="宋体"/>
            <w:kern w:val="0"/>
            <w:sz w:val="21"/>
            <w:szCs w:val="18"/>
            <w:vertAlign w:val="superscript"/>
            <w:lang w:val="en-US"/>
          </w:rPr>
          <w:t>1</w:t>
        </w:r>
      </w:ins>
      <w:ins w:id="94" w:author="Somomgbeom [2]" w:date="2026-01-07T19:32:15Z">
        <w:r>
          <w:rPr>
            <w:rFonts w:hint="default" w:eastAsia="宋体" w:cs="宋体"/>
            <w:kern w:val="0"/>
            <w:sz w:val="21"/>
            <w:szCs w:val="18"/>
            <w:lang w:val="en-US"/>
          </w:rPr>
          <w:t>,</w:t>
        </w:r>
      </w:ins>
      <w:ins w:id="95" w:author="Somomgbeom [2]" w:date="2026-01-07T19:32:15Z">
        <w:r>
          <w:rPr>
            <w:rFonts w:eastAsia="宋体" w:cs="宋体"/>
            <w:kern w:val="0"/>
            <w:sz w:val="21"/>
            <w:szCs w:val="18"/>
          </w:rPr>
          <w:t>DONG Ligang</w:t>
        </w:r>
      </w:ins>
      <w:ins w:id="96" w:author="Somomgbeom [2]" w:date="2026-01-07T19:32:15Z">
        <w:r>
          <w:rPr>
            <w:rFonts w:hint="default" w:eastAsia="宋体" w:cs="宋体"/>
            <w:kern w:val="0"/>
            <w:sz w:val="21"/>
            <w:szCs w:val="18"/>
            <w:vertAlign w:val="superscript"/>
            <w:lang w:val="en-US"/>
          </w:rPr>
          <w:t>1</w:t>
        </w:r>
      </w:ins>
      <w:ins w:id="97" w:author="Somomgbeom [2]" w:date="2026-01-07T19:32:15Z">
        <w:r>
          <w:rPr>
            <w:rFonts w:eastAsia="宋体" w:cs="宋体"/>
            <w:kern w:val="0"/>
            <w:sz w:val="21"/>
            <w:szCs w:val="18"/>
          </w:rPr>
          <w:t>,</w:t>
        </w:r>
      </w:ins>
      <w:ins w:id="98" w:author="Somomgbeom [2]" w:date="2026-01-07T19:32:15Z">
        <w:r>
          <w:rPr>
            <w:rFonts w:hint="default" w:eastAsia="宋体" w:cs="宋体"/>
            <w:kern w:val="0"/>
            <w:sz w:val="21"/>
            <w:szCs w:val="18"/>
            <w:lang w:val="en-US"/>
          </w:rPr>
          <w:t>HONG Jinzhu</w:t>
        </w:r>
      </w:ins>
      <w:ins w:id="99" w:author="Somomgbeom [2]" w:date="2026-01-07T19:32:15Z">
        <w:r>
          <w:rPr>
            <w:rFonts w:hint="default" w:eastAsia="宋体" w:cs="宋体"/>
            <w:kern w:val="0"/>
            <w:sz w:val="21"/>
            <w:szCs w:val="18"/>
            <w:vertAlign w:val="superscript"/>
            <w:lang w:val="en-US"/>
          </w:rPr>
          <w:t>2</w:t>
        </w:r>
      </w:ins>
      <w:ins w:id="100" w:author="Somomgbeom [2]" w:date="2026-01-07T19:32:15Z">
        <w:r>
          <w:rPr>
            <w:rFonts w:hint="default" w:eastAsia="宋体" w:cs="宋体"/>
            <w:kern w:val="0"/>
            <w:sz w:val="21"/>
            <w:szCs w:val="18"/>
            <w:lang w:val="en-US"/>
          </w:rPr>
          <w:t>,</w:t>
        </w:r>
      </w:ins>
      <w:ins w:id="101" w:author="Somomgbeom [2]" w:date="2026-01-07T19:32:15Z">
        <w:r>
          <w:rPr>
            <w:rFonts w:eastAsia="宋体" w:cs="宋体"/>
            <w:kern w:val="0"/>
            <w:sz w:val="21"/>
            <w:szCs w:val="18"/>
          </w:rPr>
          <w:t xml:space="preserve"> JIANG Xian</w:t>
        </w:r>
      </w:ins>
      <w:ins w:id="102" w:author="Somomgbeom [2]" w:date="2026-01-07T19:32:15Z">
        <w:r>
          <w:rPr>
            <w:rFonts w:hint="default" w:eastAsia="宋体" w:cs="宋体"/>
            <w:kern w:val="0"/>
            <w:sz w:val="21"/>
            <w:szCs w:val="18"/>
            <w:vertAlign w:val="superscript"/>
            <w:lang w:val="en-US"/>
          </w:rPr>
          <w:t>1</w:t>
        </w:r>
      </w:ins>
    </w:p>
    <w:p w14:paraId="705DF27E">
      <w:pPr>
        <w:widowControl/>
        <w:numPr>
          <w:ilvl w:val="-1"/>
          <w:numId w:val="0"/>
        </w:numPr>
        <w:snapToGrid/>
        <w:spacing w:line="360" w:lineRule="auto"/>
        <w:ind w:firstLine="0"/>
        <w:jc w:val="center"/>
        <w:textAlignment w:val="auto"/>
        <w:rPr>
          <w:ins w:id="103" w:author="Somomgbeom [2]" w:date="2026-01-07T19:32:15Z"/>
          <w:rFonts w:eastAsia="宋体" w:cs="宋体"/>
          <w:kern w:val="0"/>
          <w:sz w:val="21"/>
          <w:szCs w:val="18"/>
        </w:rPr>
      </w:pPr>
      <w:ins w:id="104" w:author="Somomgbeom [2]" w:date="2026-01-07T19:32:15Z">
        <w:r>
          <w:rPr>
            <w:rFonts w:hint="eastAsia" w:eastAsia="宋体" w:cs="宋体"/>
            <w:kern w:val="0"/>
            <w:sz w:val="21"/>
            <w:szCs w:val="18"/>
            <w:lang w:val="en-US" w:eastAsia="zh-CN"/>
          </w:rPr>
          <w:t>1.</w:t>
        </w:r>
      </w:ins>
      <w:ins w:id="105" w:author="Somomgbeom [2]" w:date="2026-01-07T19:32:15Z">
        <w:r>
          <w:rPr>
            <w:rFonts w:eastAsia="宋体" w:cs="宋体"/>
            <w:kern w:val="0"/>
            <w:sz w:val="21"/>
            <w:szCs w:val="18"/>
          </w:rPr>
          <w:t>School of Information and Electronic Engineering (Sussex Artificial Intelligence Institute), Zhejiang Gongshang University,</w:t>
        </w:r>
      </w:ins>
      <w:ins w:id="106" w:author="Somomgbeom [2]" w:date="2026-01-07T19:32:15Z">
        <w:r>
          <w:rPr>
            <w:rFonts w:hint="default" w:eastAsia="宋体" w:cs="宋体"/>
            <w:kern w:val="0"/>
            <w:sz w:val="21"/>
            <w:szCs w:val="18"/>
            <w:lang w:val="en-US"/>
          </w:rPr>
          <w:t>Z</w:t>
        </w:r>
      </w:ins>
      <w:ins w:id="107" w:author="Somomgbeom [2]" w:date="2026-01-07T19:32:15Z">
        <w:r>
          <w:rPr>
            <w:rFonts w:hint="eastAsia" w:eastAsia="宋体" w:cs="宋体"/>
            <w:kern w:val="0"/>
            <w:sz w:val="21"/>
            <w:szCs w:val="18"/>
            <w:lang w:val="en-US" w:eastAsia="zh-CN"/>
          </w:rPr>
          <w:t>hejiang</w:t>
        </w:r>
      </w:ins>
      <w:ins w:id="108" w:author="Somomgbeom [2]" w:date="2026-01-07T19:32:15Z">
        <w:r>
          <w:rPr>
            <w:rFonts w:eastAsia="宋体" w:cs="宋体"/>
            <w:kern w:val="0"/>
            <w:sz w:val="21"/>
            <w:szCs w:val="18"/>
          </w:rPr>
          <w:t xml:space="preserve"> Hangzhou 310018, China</w:t>
        </w:r>
      </w:ins>
    </w:p>
    <w:p w14:paraId="521B26C1">
      <w:pPr>
        <w:widowControl/>
        <w:numPr>
          <w:ilvl w:val="-1"/>
          <w:numId w:val="0"/>
        </w:numPr>
        <w:snapToGrid/>
        <w:spacing w:line="360" w:lineRule="auto"/>
        <w:ind w:firstLine="0"/>
        <w:jc w:val="center"/>
        <w:textAlignment w:val="auto"/>
        <w:rPr>
          <w:rFonts w:eastAsia="宋体" w:cs="宋体"/>
          <w:kern w:val="0"/>
          <w:sz w:val="21"/>
          <w:szCs w:val="18"/>
        </w:rPr>
      </w:pPr>
      <w:ins w:id="109" w:author="Somomgbeom [2]" w:date="2026-01-07T19:32:15Z">
        <w:r>
          <w:rPr>
            <w:rFonts w:hint="eastAsia" w:eastAsia="宋体" w:cs="宋体"/>
            <w:kern w:val="0"/>
            <w:sz w:val="21"/>
            <w:szCs w:val="18"/>
            <w:lang w:val="en-US" w:eastAsia="zh-CN"/>
          </w:rPr>
          <w:t>2.</w:t>
        </w:r>
      </w:ins>
      <w:ins w:id="110" w:author="Somomgbeom [2]" w:date="2026-01-07T19:32:15Z">
        <w:r>
          <w:rPr>
            <w:rFonts w:eastAsia="宋体" w:cs="宋体"/>
            <w:kern w:val="0"/>
            <w:sz w:val="21"/>
            <w:szCs w:val="18"/>
            <w:lang w:val="en-US" w:eastAsia="zh-CN"/>
          </w:rPr>
          <w:t>School of Statistics and Data Science, Zhejiang Gongshang University,</w:t>
        </w:r>
      </w:ins>
      <w:ins w:id="111" w:author="Somomgbeom [2]" w:date="2026-01-07T19:32:15Z">
        <w:r>
          <w:rPr>
            <w:rFonts w:hint="default" w:eastAsia="宋体" w:cs="宋体"/>
            <w:kern w:val="0"/>
            <w:sz w:val="21"/>
            <w:szCs w:val="18"/>
            <w:lang w:val="en-US"/>
          </w:rPr>
          <w:t>Z</w:t>
        </w:r>
      </w:ins>
      <w:ins w:id="112" w:author="Somomgbeom [2]" w:date="2026-01-07T19:32:15Z">
        <w:r>
          <w:rPr>
            <w:rFonts w:hint="eastAsia" w:eastAsia="宋体" w:cs="宋体"/>
            <w:kern w:val="0"/>
            <w:sz w:val="21"/>
            <w:szCs w:val="18"/>
            <w:lang w:val="en-US" w:eastAsia="zh-CN"/>
          </w:rPr>
          <w:t>hejiang</w:t>
        </w:r>
      </w:ins>
      <w:ins w:id="113" w:author="Somomgbeom [2]" w:date="2026-01-07T19:32:15Z">
        <w:r>
          <w:rPr>
            <w:rFonts w:eastAsia="宋体" w:cs="宋体"/>
            <w:kern w:val="0"/>
            <w:sz w:val="21"/>
            <w:szCs w:val="18"/>
          </w:rPr>
          <w:t xml:space="preserve"> Hangzhou 310018, China</w:t>
        </w:r>
      </w:ins>
    </w:p>
    <w:p w14:paraId="3BF5832C">
      <w:pPr>
        <w:widowControl/>
        <w:snapToGrid/>
        <w:spacing w:line="360" w:lineRule="auto"/>
        <w:ind w:firstLine="0"/>
        <w:textAlignment w:val="center"/>
        <w:rPr>
          <w:ins w:id="114" w:author="hui wan" w:date="2025-12-28T21:43:00Z"/>
          <w:bCs/>
          <w:szCs w:val="21"/>
        </w:rPr>
      </w:pPr>
      <w:r>
        <w:rPr>
          <w:rFonts w:hint="eastAsia"/>
          <w:b/>
          <w:szCs w:val="21"/>
        </w:rPr>
        <w:t>A</w:t>
      </w:r>
      <w:r>
        <w:rPr>
          <w:b/>
          <w:szCs w:val="21"/>
        </w:rPr>
        <w:t>bstract</w:t>
      </w:r>
      <w:r>
        <w:rPr>
          <w:rFonts w:hint="eastAsia"/>
          <w:b/>
          <w:szCs w:val="21"/>
        </w:rPr>
        <w:t xml:space="preserve">: </w:t>
      </w:r>
      <w:r>
        <w:rPr>
          <w:rFonts w:hint="eastAsia"/>
          <w:bCs/>
          <w:szCs w:val="21"/>
        </w:rPr>
        <w:t xml:space="preserve">With the rapid development of online education, how to accurately model learners' knowledge status and provide personalized support has become a key part of realizing efficient teaching systems. Knowledge tracing aims to model students' potential knowledge status by using their historical answer data. In recent years, the Transformer model has been introduced into the field of knowledge tracing for its excellent sequence data processing capabilities, but its computational complexity is high when processing long sequences, and there is still room for further improvement in prediction accuracy. </w:t>
      </w:r>
      <w:ins w:id="115" w:author="hui wan" w:date="2025-12-28T21:46:00Z">
        <w:r>
          <w:rPr>
            <w:bCs/>
            <w:szCs w:val="21"/>
          </w:rPr>
          <w:t>To address this, a Transformer-based knowledge tracing model integrating sparse attention mechanism, named SATKT (sparse attention Transformer knowledge tracing), was proposed. In this model, a question‑knowledge embedding module was employed to comprehensively capture the evolution of students’ knowledge states from both the question level and the knowledge concept level. A sparse attention mechanism was introduced to selectively focus on key interaction information. Furthermore, a hybrid loss function was incorporated to achieve multi‑objective joint optimization, thereby further improving the convergence stability and prediction accuracy of the model. Experimental results on four knowledge tracing datasets showed that SATKT achieved an average improvement of approximately 1.33% in AUC compared with existing mainstream models, and also performed better in terms of ACC and RMSE, demonstrating higher prediction accuracy and stronger generalization ability. This study provides an effective and scalable new approach for personalized learning analysis in smart education scenarios.</w:t>
        </w:r>
      </w:ins>
      <w:del w:id="116" w:author="hui wan" w:date="2025-12-28T21:46:00Z">
        <w:r>
          <w:rPr>
            <w:rFonts w:hint="eastAsia"/>
            <w:bCs/>
            <w:szCs w:val="21"/>
          </w:rPr>
          <w:delText>This paper proposes a Transformer knowledge tracing model that integrates a sparse attention mechanism, Sparse Attention Transformer Knowledge Tracing (SATKT). The model uses a question knowledge embedding module to comprehensively characterize the evolution of students' knowledge status from the question level and knowledge point level. The model introduces a sparse attention mechanism to effectively focus on key interactive information. In addition, combined with a hybrid loss function, multi-objective joint optimization is achieved to further improve the prediction performance.</w:delText>
        </w:r>
      </w:del>
      <w:ins w:id="117" w:author="Somomgbeom" w:date="2025-11-08T17:05:00Z">
        <w:del w:id="118" w:author="hui wan" w:date="2025-12-28T21:46:00Z">
          <w:r>
            <w:rPr>
              <w:rFonts w:hint="eastAsia"/>
              <w:bCs/>
              <w:szCs w:val="21"/>
            </w:rPr>
            <w:delText>After experimental verification on four public knowledge tracing datasets, SATKT outperforms existing mainstream models in both prediction accuracy and generalization ability, showing its potential for wide application in smart education.</w:delText>
          </w:r>
        </w:del>
      </w:ins>
    </w:p>
    <w:p w14:paraId="36392CA4">
      <w:pPr>
        <w:widowControl/>
        <w:snapToGrid/>
        <w:spacing w:line="360" w:lineRule="auto"/>
        <w:ind w:firstLine="0"/>
        <w:textAlignment w:val="center"/>
        <w:rPr>
          <w:rFonts w:eastAsia="宋体"/>
          <w:snapToGrid/>
          <w:spacing w:val="0"/>
          <w:sz w:val="21"/>
          <w:szCs w:val="21"/>
        </w:rPr>
      </w:pPr>
      <w:ins w:id="119" w:author="hui wan" w:date="2025-12-28T21:44:00Z">
        <w:r>
          <w:rPr>
            <w:rFonts w:eastAsia="宋体"/>
            <w:b/>
            <w:bCs/>
            <w:snapToGrid/>
            <w:spacing w:val="0"/>
            <w:sz w:val="21"/>
            <w:szCs w:val="21"/>
            <w:rPrChange w:id="120" w:author="hui wan" w:date="2025-12-28T21:44:00Z">
              <w:rPr>
                <w:rFonts w:eastAsia="宋体"/>
                <w:snapToGrid/>
                <w:spacing w:val="0"/>
                <w:sz w:val="21"/>
                <w:szCs w:val="21"/>
              </w:rPr>
            </w:rPrChange>
          </w:rPr>
          <w:t xml:space="preserve">Keywords: </w:t>
        </w:r>
      </w:ins>
      <w:ins w:id="121" w:author="hui wan" w:date="2025-12-28T21:44:00Z">
        <w:r>
          <w:rPr>
            <w:rFonts w:hint="eastAsia" w:eastAsia="宋体"/>
            <w:snapToGrid/>
            <w:spacing w:val="0"/>
            <w:sz w:val="21"/>
            <w:szCs w:val="21"/>
          </w:rPr>
          <w:t xml:space="preserve">knowledge tracking, Transformer, </w:t>
        </w:r>
      </w:ins>
      <w:ins w:id="122" w:author="hui wan" w:date="2025-12-28T21:44:00Z">
        <w:r>
          <w:rPr>
            <w:rFonts w:eastAsia="宋体"/>
            <w:snapToGrid/>
            <w:spacing w:val="0"/>
            <w:sz w:val="21"/>
            <w:szCs w:val="21"/>
          </w:rPr>
          <w:t>smart education, sparse attention mechanism</w:t>
        </w:r>
      </w:ins>
    </w:p>
    <w:p w14:paraId="54B6048D">
      <w:pPr>
        <w:widowControl/>
        <w:snapToGrid/>
        <w:spacing w:line="360" w:lineRule="auto"/>
        <w:ind w:firstLine="0"/>
        <w:jc w:val="left"/>
        <w:textAlignment w:val="center"/>
        <w:outlineLvl w:val="0"/>
        <w:rPr>
          <w:rFonts w:eastAsia="宋体" w:cs="宋体"/>
          <w:b/>
          <w:snapToGrid/>
          <w:color w:val="000000"/>
          <w:spacing w:val="0"/>
          <w:kern w:val="0"/>
          <w:sz w:val="28"/>
          <w:szCs w:val="28"/>
        </w:rPr>
      </w:pPr>
      <w:del w:id="123" w:author="hui wan" w:date="2025-12-28T08:48:00Z">
        <w:r>
          <w:rPr>
            <w:rFonts w:eastAsia="宋体" w:cs="宋体"/>
            <w:b/>
            <w:snapToGrid/>
            <w:color w:val="000000"/>
            <w:spacing w:val="0"/>
            <w:kern w:val="0"/>
            <w:sz w:val="28"/>
            <w:szCs w:val="28"/>
          </w:rPr>
          <w:delText xml:space="preserve">1 </w:delText>
        </w:r>
      </w:del>
      <w:del w:id="124" w:author="hui wan" w:date="2025-12-28T08:48:00Z">
        <w:r>
          <w:rPr>
            <w:rFonts w:hint="eastAsia" w:eastAsia="宋体" w:cs="宋体"/>
            <w:b/>
            <w:snapToGrid/>
            <w:color w:val="000000"/>
            <w:spacing w:val="0"/>
            <w:kern w:val="0"/>
            <w:sz w:val="28"/>
            <w:szCs w:val="28"/>
          </w:rPr>
          <w:delText xml:space="preserve"> </w:delText>
        </w:r>
      </w:del>
      <w:ins w:id="125" w:author="hui wan" w:date="2025-12-28T08:48:00Z">
        <w:r>
          <w:rPr>
            <w:rFonts w:hint="eastAsia" w:eastAsia="宋体" w:cs="宋体"/>
            <w:b/>
            <w:snapToGrid/>
            <w:color w:val="000000"/>
            <w:spacing w:val="0"/>
            <w:kern w:val="0"/>
            <w:sz w:val="28"/>
            <w:szCs w:val="28"/>
          </w:rPr>
          <w:t>0</w:t>
        </w:r>
      </w:ins>
      <w:ins w:id="126" w:author="hui wan" w:date="2025-12-28T08:48:00Z">
        <w:r>
          <w:rPr>
            <w:rFonts w:eastAsia="宋体" w:cs="宋体"/>
            <w:b/>
            <w:snapToGrid/>
            <w:color w:val="000000"/>
            <w:spacing w:val="0"/>
            <w:kern w:val="0"/>
            <w:sz w:val="28"/>
            <w:szCs w:val="28"/>
          </w:rPr>
          <w:t xml:space="preserve"> </w:t>
        </w:r>
      </w:ins>
      <w:ins w:id="127" w:author="hui wan" w:date="2025-12-28T08:48:00Z">
        <w:r>
          <w:rPr>
            <w:rFonts w:hint="eastAsia" w:eastAsia="宋体" w:cs="宋体"/>
            <w:b/>
            <w:snapToGrid/>
            <w:color w:val="000000"/>
            <w:spacing w:val="0"/>
            <w:kern w:val="0"/>
            <w:sz w:val="28"/>
            <w:szCs w:val="28"/>
          </w:rPr>
          <w:t xml:space="preserve"> </w:t>
        </w:r>
      </w:ins>
      <w:r>
        <w:rPr>
          <w:rFonts w:eastAsia="宋体" w:cs="宋体"/>
          <w:b/>
          <w:snapToGrid/>
          <w:color w:val="000000"/>
          <w:spacing w:val="0"/>
          <w:kern w:val="0"/>
          <w:sz w:val="28"/>
          <w:szCs w:val="28"/>
        </w:rPr>
        <w:t>引言</w:t>
      </w:r>
    </w:p>
    <w:p w14:paraId="65D97FB2">
      <w:pPr>
        <w:snapToGrid/>
        <w:spacing w:line="360" w:lineRule="auto"/>
        <w:ind w:firstLine="420" w:firstLineChars="200"/>
        <w:textAlignment w:val="center"/>
        <w:rPr>
          <w:ins w:id="128" w:author="hui wan" w:date="2025-12-28T09:01:00Z"/>
          <w:rFonts w:eastAsia="宋体" w:cs="宋体"/>
          <w:snapToGrid/>
          <w:spacing w:val="0"/>
          <w:kern w:val="0"/>
          <w:sz w:val="21"/>
          <w:szCs w:val="21"/>
        </w:rPr>
      </w:pPr>
      <w:r>
        <w:rPr>
          <w:rFonts w:hint="eastAsia" w:eastAsia="宋体" w:cs="宋体"/>
          <w:snapToGrid/>
          <w:spacing w:val="0"/>
          <w:kern w:val="0"/>
          <w:sz w:val="21"/>
          <w:szCs w:val="21"/>
        </w:rPr>
        <w:t>在智慧教育加速发展的背景下，信息技术正</w:t>
      </w:r>
      <w:ins w:id="129" w:author="hui wan" w:date="2025-12-28T09:01:00Z">
        <w:r>
          <w:rPr>
            <w:rFonts w:hint="eastAsia" w:eastAsia="宋体" w:cs="宋体"/>
            <w:snapToGrid/>
            <w:spacing w:val="0"/>
            <w:kern w:val="0"/>
            <w:sz w:val="21"/>
            <w:szCs w:val="21"/>
          </w:rPr>
          <w:t>不断</w:t>
        </w:r>
      </w:ins>
      <w:r>
        <w:rPr>
          <w:rFonts w:hint="eastAsia" w:eastAsia="宋体" w:cs="宋体"/>
          <w:snapToGrid/>
          <w:spacing w:val="0"/>
          <w:kern w:val="0"/>
          <w:sz w:val="21"/>
          <w:szCs w:val="21"/>
        </w:rPr>
        <w:t>在重塑传统教育模式，深刻</w:t>
      </w:r>
      <w:del w:id="130" w:author="hui wan" w:date="2025-12-28T09:02:00Z">
        <w:r>
          <w:rPr>
            <w:rFonts w:hint="eastAsia" w:eastAsia="宋体" w:cs="宋体"/>
            <w:snapToGrid/>
            <w:spacing w:val="0"/>
            <w:kern w:val="0"/>
            <w:sz w:val="21"/>
            <w:szCs w:val="21"/>
          </w:rPr>
          <w:delText>地</w:delText>
        </w:r>
      </w:del>
      <w:r>
        <w:rPr>
          <w:rFonts w:hint="eastAsia" w:eastAsia="宋体" w:cs="宋体"/>
          <w:snapToGrid/>
          <w:spacing w:val="0"/>
          <w:kern w:val="0"/>
          <w:sz w:val="21"/>
          <w:szCs w:val="21"/>
        </w:rPr>
        <w:t>推动教育范式</w:t>
      </w:r>
      <w:ins w:id="131" w:author="hui wan" w:date="2025-12-28T09:02:00Z">
        <w:r>
          <w:rPr>
            <w:rFonts w:hint="eastAsia" w:eastAsia="宋体" w:cs="宋体"/>
            <w:snapToGrid/>
            <w:spacing w:val="0"/>
            <w:kern w:val="0"/>
            <w:sz w:val="21"/>
            <w:szCs w:val="21"/>
          </w:rPr>
          <w:t>的</w:t>
        </w:r>
      </w:ins>
      <w:r>
        <w:rPr>
          <w:rFonts w:hint="eastAsia" w:eastAsia="宋体" w:cs="宋体"/>
          <w:snapToGrid/>
          <w:spacing w:val="0"/>
          <w:kern w:val="0"/>
          <w:sz w:val="21"/>
          <w:szCs w:val="21"/>
        </w:rPr>
        <w:t>变革。尽管智慧教育展现出显著的变革潜力，</w:t>
      </w:r>
      <w:ins w:id="132" w:author="hui wan" w:date="2025-12-28T09:02:00Z">
        <w:r>
          <w:rPr>
            <w:rFonts w:hint="eastAsia" w:eastAsia="宋体" w:cs="宋体"/>
            <w:snapToGrid/>
            <w:spacing w:val="0"/>
            <w:kern w:val="0"/>
            <w:sz w:val="21"/>
            <w:szCs w:val="21"/>
          </w:rPr>
          <w:t>但</w:t>
        </w:r>
      </w:ins>
      <w:del w:id="133" w:author="hui wan" w:date="2025-12-28T09:02:00Z">
        <w:r>
          <w:rPr>
            <w:rFonts w:hint="eastAsia" w:eastAsia="宋体" w:cs="宋体"/>
            <w:snapToGrid/>
            <w:spacing w:val="0"/>
            <w:kern w:val="0"/>
            <w:sz w:val="21"/>
            <w:szCs w:val="21"/>
          </w:rPr>
          <w:delText>其</w:delText>
        </w:r>
      </w:del>
      <w:r>
        <w:rPr>
          <w:rFonts w:hint="eastAsia" w:eastAsia="宋体" w:cs="宋体"/>
          <w:snapToGrid/>
          <w:spacing w:val="0"/>
          <w:kern w:val="0"/>
          <w:sz w:val="21"/>
          <w:szCs w:val="21"/>
        </w:rPr>
        <w:t>在实际落地过程中仍面临诸多挑战。</w:t>
      </w:r>
      <w:del w:id="134" w:author="hui wan" w:date="2025-12-28T08:57:00Z">
        <w:r>
          <w:rPr>
            <w:rFonts w:hint="eastAsia" w:eastAsia="宋体" w:cs="宋体"/>
            <w:snapToGrid/>
            <w:spacing w:val="0"/>
            <w:kern w:val="0"/>
            <w:sz w:val="21"/>
            <w:szCs w:val="21"/>
          </w:rPr>
          <w:delText>而</w:delText>
        </w:r>
      </w:del>
      <w:r>
        <w:rPr>
          <w:rFonts w:hint="eastAsia" w:eastAsia="宋体" w:cs="宋体"/>
          <w:snapToGrid/>
          <w:spacing w:val="0"/>
          <w:kern w:val="0"/>
          <w:sz w:val="21"/>
          <w:szCs w:val="21"/>
        </w:rPr>
        <w:t>知识追踪（Knowledge Tracing</w:t>
      </w:r>
      <w:del w:id="135" w:author="hui wan" w:date="2025-12-28T08:58:00Z">
        <w:r>
          <w:rPr>
            <w:rFonts w:hint="eastAsia" w:eastAsia="宋体" w:cs="宋体"/>
            <w:snapToGrid/>
            <w:spacing w:val="0"/>
            <w:kern w:val="0"/>
            <w:sz w:val="21"/>
            <w:szCs w:val="21"/>
          </w:rPr>
          <w:delText xml:space="preserve">, </w:delText>
        </w:r>
      </w:del>
      <w:ins w:id="136" w:author="hui wan" w:date="2025-12-28T08:58:00Z">
        <w:r>
          <w:rPr>
            <w:rFonts w:hint="eastAsia" w:eastAsia="宋体" w:cs="宋体"/>
            <w:snapToGrid/>
            <w:spacing w:val="0"/>
            <w:kern w:val="0"/>
            <w:sz w:val="21"/>
            <w:szCs w:val="21"/>
          </w:rPr>
          <w:t>，</w:t>
        </w:r>
      </w:ins>
      <w:r>
        <w:rPr>
          <w:rFonts w:hint="eastAsia" w:eastAsia="宋体" w:cs="宋体"/>
          <w:snapToGrid/>
          <w:spacing w:val="0"/>
          <w:kern w:val="0"/>
          <w:sz w:val="21"/>
          <w:szCs w:val="21"/>
        </w:rPr>
        <w:t>KT）</w:t>
      </w:r>
      <w:ins w:id="137" w:author="hui wan" w:date="2025-12-28T09:03:00Z">
        <w:r>
          <w:rPr>
            <w:rFonts w:hint="eastAsia" w:eastAsia="宋体" w:cs="宋体"/>
            <w:snapToGrid/>
            <w:spacing w:val="0"/>
            <w:kern w:val="0"/>
            <w:sz w:val="21"/>
            <w:szCs w:val="21"/>
          </w:rPr>
          <w:t>作为</w:t>
        </w:r>
      </w:ins>
      <w:del w:id="138" w:author="hui wan" w:date="2025-12-28T09:03:00Z">
        <w:r>
          <w:rPr>
            <w:rFonts w:hint="eastAsia" w:eastAsia="宋体" w:cs="宋体"/>
            <w:snapToGrid/>
            <w:spacing w:val="0"/>
            <w:kern w:val="0"/>
            <w:sz w:val="21"/>
            <w:szCs w:val="21"/>
          </w:rPr>
          <w:delText>是</w:delText>
        </w:r>
      </w:del>
      <w:r>
        <w:rPr>
          <w:rFonts w:hint="eastAsia" w:eastAsia="宋体" w:cs="宋体"/>
          <w:snapToGrid/>
          <w:spacing w:val="0"/>
          <w:kern w:val="0"/>
          <w:sz w:val="21"/>
          <w:szCs w:val="21"/>
        </w:rPr>
        <w:t>智慧教育系统中的关键组成部分，</w:t>
      </w:r>
      <w:ins w:id="139" w:author="hui wan" w:date="2025-12-28T09:03:00Z">
        <w:r>
          <w:rPr>
            <w:rFonts w:hint="eastAsia" w:eastAsia="宋体" w:cs="宋体"/>
            <w:snapToGrid/>
            <w:spacing w:val="0"/>
            <w:kern w:val="0"/>
            <w:sz w:val="21"/>
            <w:szCs w:val="21"/>
          </w:rPr>
          <w:t>已</w:t>
        </w:r>
      </w:ins>
      <w:r>
        <w:rPr>
          <w:rFonts w:hint="eastAsia" w:eastAsia="宋体" w:cs="宋体"/>
          <w:snapToGrid/>
          <w:spacing w:val="0"/>
          <w:kern w:val="0"/>
          <w:sz w:val="21"/>
          <w:szCs w:val="21"/>
        </w:rPr>
        <w:t>广泛应用于学生建模、个性化推荐与智能反馈等核心任务中</w:t>
      </w:r>
      <w:r>
        <w:rPr>
          <w:rFonts w:eastAsia="宋体" w:cs="宋体"/>
          <w:snapToGrid/>
          <w:spacing w:val="0"/>
          <w:kern w:val="0"/>
          <w:sz w:val="21"/>
          <w:szCs w:val="21"/>
          <w:highlight w:val="yellow"/>
          <w:vertAlign w:val="superscript"/>
          <w:rPrChange w:id="140" w:author="hui wan" w:date="2025-12-28T08:57:00Z">
            <w:rPr>
              <w:rFonts w:eastAsia="宋体" w:cs="宋体"/>
              <w:snapToGrid/>
              <w:spacing w:val="0"/>
              <w:kern w:val="0"/>
              <w:sz w:val="21"/>
              <w:szCs w:val="21"/>
              <w:highlight w:val="yellow"/>
            </w:rPr>
          </w:rPrChange>
        </w:rPr>
        <w:t>[1]</w:t>
      </w:r>
      <w:r>
        <w:rPr>
          <w:rFonts w:hint="eastAsia" w:eastAsia="宋体" w:cs="宋体"/>
          <w:snapToGrid/>
          <w:spacing w:val="0"/>
          <w:kern w:val="0"/>
          <w:sz w:val="21"/>
          <w:szCs w:val="21"/>
        </w:rPr>
        <w:t>。其基本目标是</w:t>
      </w:r>
      <w:del w:id="141" w:author="hui wan" w:date="2025-12-28T09:04:00Z">
        <w:r>
          <w:rPr>
            <w:rFonts w:hint="eastAsia" w:eastAsia="宋体" w:cs="宋体"/>
            <w:snapToGrid/>
            <w:spacing w:val="0"/>
            <w:kern w:val="0"/>
            <w:sz w:val="21"/>
            <w:szCs w:val="21"/>
          </w:rPr>
          <w:delText>通过</w:delText>
        </w:r>
      </w:del>
      <w:r>
        <w:rPr>
          <w:rFonts w:hint="eastAsia" w:eastAsia="宋体" w:cs="宋体"/>
          <w:snapToGrid/>
          <w:spacing w:val="0"/>
          <w:kern w:val="0"/>
          <w:sz w:val="21"/>
          <w:szCs w:val="21"/>
        </w:rPr>
        <w:t>分析学生的历史学习行为，动态建模其潜在的知识状态，从而预测</w:t>
      </w:r>
      <w:del w:id="142" w:author="hui wan" w:date="2025-12-28T09:04:00Z">
        <w:r>
          <w:rPr>
            <w:rFonts w:hint="eastAsia" w:eastAsia="宋体" w:cs="宋体"/>
            <w:snapToGrid/>
            <w:spacing w:val="0"/>
            <w:kern w:val="0"/>
            <w:sz w:val="21"/>
            <w:szCs w:val="21"/>
          </w:rPr>
          <w:delText>其</w:delText>
        </w:r>
      </w:del>
      <w:ins w:id="143" w:author="hui wan" w:date="2025-12-28T09:04:00Z">
        <w:r>
          <w:rPr>
            <w:rFonts w:hint="eastAsia" w:eastAsia="宋体" w:cs="宋体"/>
            <w:snapToGrid/>
            <w:spacing w:val="0"/>
            <w:kern w:val="0"/>
            <w:sz w:val="21"/>
            <w:szCs w:val="21"/>
          </w:rPr>
          <w:t>学生</w:t>
        </w:r>
      </w:ins>
      <w:r>
        <w:rPr>
          <w:rFonts w:hint="eastAsia" w:eastAsia="宋体" w:cs="宋体"/>
          <w:snapToGrid/>
          <w:spacing w:val="0"/>
          <w:kern w:val="0"/>
          <w:sz w:val="21"/>
          <w:szCs w:val="21"/>
        </w:rPr>
        <w:t>未来的作答表现。具体而言，给定一个学生的学习交互序列</w:t>
      </w:r>
      <m:oMath>
        <m:sSub>
          <m:sSubPr>
            <m:ctrlPr>
              <w:rPr>
                <w:rFonts w:hint="eastAsia" w:ascii="Cambria Math" w:hAnsi="Cambria Math" w:eastAsia="宋体" w:cs="宋体"/>
                <w:snapToGrid/>
                <w:spacing w:val="0"/>
                <w:kern w:val="0"/>
                <w:sz w:val="21"/>
                <w:szCs w:val="21"/>
              </w:rPr>
            </m:ctrlPr>
          </m:sSubPr>
          <m:e>
            <m:r>
              <m:rPr/>
              <w:rPr>
                <w:rFonts w:hint="eastAsia" w:ascii="Cambria Math" w:hAnsi="Cambria Math" w:eastAsia="宋体" w:cs="宋体"/>
                <w:snapToGrid/>
                <w:spacing w:val="0"/>
                <w:kern w:val="0"/>
                <w:sz w:val="21"/>
                <w:szCs w:val="21"/>
              </w:rPr>
              <m:t>X</m:t>
            </m:r>
            <m:ctrlPr>
              <w:rPr>
                <w:rFonts w:hint="eastAsia" w:ascii="Cambria Math" w:hAnsi="Cambria Math" w:eastAsia="宋体" w:cs="宋体"/>
                <w:snapToGrid/>
                <w:spacing w:val="0"/>
                <w:kern w:val="0"/>
                <w:sz w:val="21"/>
                <w:szCs w:val="21"/>
              </w:rPr>
            </m:ctrlPr>
          </m:e>
          <m:sub>
            <m:r>
              <m:rPr>
                <m:sty m:val="p"/>
              </m:rPr>
              <w:rPr>
                <w:rFonts w:hint="eastAsia" w:eastAsia="宋体" w:cs="宋体"/>
                <w:snapToGrid/>
                <w:spacing w:val="0"/>
                <w:kern w:val="0"/>
                <w:sz w:val="21"/>
                <w:szCs w:val="21"/>
              </w:rPr>
              <m:t>0</m:t>
            </m:r>
            <m:ctrlPr>
              <w:rPr>
                <w:rFonts w:hint="eastAsia" w:ascii="Cambria Math" w:hAnsi="Cambria Math" w:eastAsia="宋体" w:cs="宋体"/>
                <w:snapToGrid/>
                <w:spacing w:val="0"/>
                <w:kern w:val="0"/>
                <w:sz w:val="21"/>
                <w:szCs w:val="21"/>
              </w:rPr>
            </m:ctrlPr>
          </m:sub>
        </m:sSub>
        <m:r>
          <m:rPr>
            <m:sty m:val="p"/>
          </m:rPr>
          <w:rPr>
            <w:rFonts w:hint="eastAsia" w:eastAsia="宋体" w:cs="宋体"/>
            <w:snapToGrid/>
            <w:spacing w:val="0"/>
            <w:kern w:val="0"/>
            <w:sz w:val="21"/>
            <w:szCs w:val="21"/>
          </w:rPr>
          <m:t>,</m:t>
        </m:r>
        <m:sSub>
          <m:sSubPr>
            <m:ctrlPr>
              <w:rPr>
                <w:rFonts w:hint="eastAsia" w:ascii="Cambria Math" w:hAnsi="Cambria Math" w:eastAsia="宋体" w:cs="宋体"/>
                <w:snapToGrid/>
                <w:spacing w:val="0"/>
                <w:kern w:val="0"/>
                <w:sz w:val="21"/>
                <w:szCs w:val="21"/>
              </w:rPr>
            </m:ctrlPr>
          </m:sSubPr>
          <m:e>
            <m:r>
              <m:rPr/>
              <w:rPr>
                <w:rFonts w:hint="eastAsia" w:ascii="Cambria Math" w:hAnsi="Cambria Math" w:eastAsia="宋体" w:cs="宋体"/>
                <w:snapToGrid/>
                <w:spacing w:val="0"/>
                <w:kern w:val="0"/>
                <w:sz w:val="21"/>
                <w:szCs w:val="21"/>
              </w:rPr>
              <m:t>X</m:t>
            </m:r>
            <m:ctrlPr>
              <w:rPr>
                <w:rFonts w:hint="eastAsia" w:ascii="Cambria Math" w:hAnsi="Cambria Math" w:eastAsia="宋体" w:cs="宋体"/>
                <w:snapToGrid/>
                <w:spacing w:val="0"/>
                <w:kern w:val="0"/>
                <w:sz w:val="21"/>
                <w:szCs w:val="21"/>
              </w:rPr>
            </m:ctrlPr>
          </m:e>
          <m:sub>
            <m:r>
              <m:rPr>
                <m:sty m:val="p"/>
              </m:rPr>
              <w:rPr>
                <w:rFonts w:hint="eastAsia" w:eastAsia="宋体" w:cs="宋体"/>
                <w:snapToGrid/>
                <w:spacing w:val="0"/>
                <w:kern w:val="0"/>
                <w:sz w:val="21"/>
                <w:szCs w:val="21"/>
              </w:rPr>
              <m:t>1</m:t>
            </m:r>
            <m:ctrlPr>
              <w:rPr>
                <w:rFonts w:hint="eastAsia" w:ascii="Cambria Math" w:hAnsi="Cambria Math" w:eastAsia="宋体" w:cs="宋体"/>
                <w:snapToGrid/>
                <w:spacing w:val="0"/>
                <w:kern w:val="0"/>
                <w:sz w:val="21"/>
                <w:szCs w:val="21"/>
              </w:rPr>
            </m:ctrlPr>
          </m:sub>
        </m:sSub>
        <m:r>
          <m:rPr>
            <m:sty m:val="p"/>
          </m:rPr>
          <w:rPr>
            <w:rFonts w:hint="eastAsia" w:eastAsia="宋体" w:cs="宋体"/>
            <w:snapToGrid/>
            <w:spacing w:val="0"/>
            <w:kern w:val="0"/>
            <w:sz w:val="21"/>
            <w:szCs w:val="21"/>
          </w:rPr>
          <m:t>,⋯,</m:t>
        </m:r>
        <m:sSub>
          <m:sSubPr>
            <m:ctrlPr>
              <w:rPr>
                <w:rFonts w:hint="eastAsia" w:ascii="Cambria Math" w:hAnsi="Cambria Math" w:eastAsia="宋体" w:cs="宋体"/>
                <w:i/>
                <w:iCs/>
                <w:snapToGrid/>
                <w:spacing w:val="0"/>
                <w:kern w:val="0"/>
                <w:sz w:val="21"/>
                <w:szCs w:val="21"/>
              </w:rPr>
            </m:ctrlPr>
          </m:sSubPr>
          <m:e>
            <m:r>
              <m:rPr/>
              <w:rPr>
                <w:rFonts w:hint="eastAsia" w:ascii="Cambria Math" w:hAnsi="Cambria Math" w:eastAsia="宋体" w:cs="宋体"/>
                <w:snapToGrid/>
                <w:spacing w:val="0"/>
                <w:kern w:val="0"/>
                <w:sz w:val="21"/>
                <w:szCs w:val="21"/>
              </w:rPr>
              <m:t>X</m:t>
            </m:r>
            <m:ctrlPr>
              <w:rPr>
                <w:rFonts w:hint="eastAsia" w:ascii="Cambria Math" w:hAnsi="Cambria Math" w:eastAsia="宋体" w:cs="宋体"/>
                <w:i/>
                <w:iCs/>
                <w:snapToGrid/>
                <w:spacing w:val="0"/>
                <w:kern w:val="0"/>
                <w:sz w:val="21"/>
                <w:szCs w:val="21"/>
              </w:rPr>
            </m:ctrlPr>
          </m:e>
          <m:sub>
            <m:r>
              <m:rPr/>
              <w:rPr>
                <w:rFonts w:hint="eastAsia" w:ascii="Cambria Math" w:hAnsi="Cambria Math" w:eastAsia="宋体" w:cs="宋体"/>
                <w:snapToGrid/>
                <w:spacing w:val="0"/>
                <w:kern w:val="0"/>
                <w:sz w:val="21"/>
                <w:szCs w:val="21"/>
              </w:rPr>
              <m:t>T</m:t>
            </m:r>
            <m:ctrlPr>
              <w:rPr>
                <w:rFonts w:hint="eastAsia" w:ascii="Cambria Math" w:hAnsi="Cambria Math" w:eastAsia="宋体" w:cs="宋体"/>
                <w:i/>
                <w:iCs/>
                <w:snapToGrid/>
                <w:spacing w:val="0"/>
                <w:kern w:val="0"/>
                <w:sz w:val="21"/>
                <w:szCs w:val="21"/>
              </w:rPr>
            </m:ctrlPr>
          </m:sub>
        </m:sSub>
      </m:oMath>
      <w:r>
        <w:rPr>
          <w:rFonts w:hint="eastAsia" w:eastAsia="宋体" w:cs="宋体"/>
          <w:snapToGrid/>
          <w:spacing w:val="0"/>
          <w:kern w:val="0"/>
          <w:sz w:val="21"/>
          <w:szCs w:val="21"/>
        </w:rPr>
        <w:t>，</w:t>
      </w:r>
      <w:del w:id="144" w:author="hui wan" w:date="2025-12-28T09:05:00Z">
        <w:r>
          <w:rPr>
            <w:rFonts w:hint="eastAsia" w:eastAsia="宋体" w:cs="宋体"/>
            <w:snapToGrid/>
            <w:spacing w:val="0"/>
            <w:kern w:val="0"/>
            <w:sz w:val="21"/>
            <w:szCs w:val="21"/>
          </w:rPr>
          <w:delText>该</w:delText>
        </w:r>
      </w:del>
      <w:r>
        <w:rPr>
          <w:rFonts w:hint="eastAsia" w:eastAsia="宋体" w:cs="宋体"/>
          <w:snapToGrid/>
          <w:spacing w:val="0"/>
          <w:kern w:val="0"/>
          <w:sz w:val="21"/>
          <w:szCs w:val="21"/>
        </w:rPr>
        <w:t>学生的每次交互可以表示为</w:t>
      </w:r>
      <m:oMath>
        <m:r>
          <m:rPr>
            <m:sty m:val="p"/>
          </m:rPr>
          <w:rPr>
            <w:rFonts w:hint="eastAsia" w:eastAsia="宋体" w:cs="宋体"/>
            <w:snapToGrid/>
            <w:spacing w:val="0"/>
            <w:kern w:val="0"/>
            <w:sz w:val="21"/>
            <w:szCs w:val="21"/>
          </w:rPr>
          <m:t>(</m:t>
        </m:r>
        <m:sSub>
          <m:sSubPr>
            <m:ctrlPr>
              <w:rPr>
                <w:rFonts w:hint="eastAsia" w:ascii="Cambria Math" w:hAnsi="Cambria Math" w:eastAsia="宋体" w:cs="宋体"/>
                <w:i/>
                <w:iCs/>
                <w:snapToGrid/>
                <w:spacing w:val="0"/>
                <w:kern w:val="0"/>
                <w:sz w:val="21"/>
                <w:szCs w:val="21"/>
              </w:rPr>
            </m:ctrlPr>
          </m:sSubPr>
          <m:e>
            <m:r>
              <m:rPr/>
              <w:rPr>
                <w:rFonts w:hint="eastAsia" w:ascii="Cambria Math" w:hAnsi="Cambria Math" w:eastAsia="宋体" w:cs="宋体"/>
                <w:snapToGrid/>
                <w:spacing w:val="0"/>
                <w:kern w:val="0"/>
                <w:sz w:val="21"/>
                <w:szCs w:val="21"/>
              </w:rPr>
              <m:t>q</m:t>
            </m:r>
            <m:ctrlPr>
              <w:rPr>
                <w:rFonts w:hint="eastAsia" w:ascii="Cambria Math" w:hAnsi="Cambria Math" w:eastAsia="宋体" w:cs="宋体"/>
                <w:i/>
                <w:iCs/>
                <w:snapToGrid/>
                <w:spacing w:val="0"/>
                <w:kern w:val="0"/>
                <w:sz w:val="21"/>
                <w:szCs w:val="21"/>
              </w:rPr>
            </m:ctrlPr>
          </m:e>
          <m:sub>
            <m:r>
              <m:rPr/>
              <w:rPr>
                <w:rFonts w:hint="eastAsia" w:ascii="Cambria Math" w:hAnsi="Cambria Math" w:eastAsia="宋体" w:cs="宋体"/>
                <w:snapToGrid/>
                <w:spacing w:val="0"/>
                <w:kern w:val="0"/>
                <w:sz w:val="21"/>
                <w:szCs w:val="21"/>
              </w:rPr>
              <m:t>t</m:t>
            </m:r>
            <m:ctrlPr>
              <w:rPr>
                <w:rFonts w:hint="eastAsia" w:ascii="Cambria Math" w:hAnsi="Cambria Math" w:eastAsia="宋体" w:cs="宋体"/>
                <w:i/>
                <w:iCs/>
                <w:snapToGrid/>
                <w:spacing w:val="0"/>
                <w:kern w:val="0"/>
                <w:sz w:val="21"/>
                <w:szCs w:val="21"/>
              </w:rPr>
            </m:ctrlPr>
          </m:sub>
        </m:sSub>
        <m:r>
          <m:rPr>
            <m:sty m:val="p"/>
          </m:rPr>
          <w:rPr>
            <w:rFonts w:hint="eastAsia" w:eastAsia="宋体" w:cs="宋体"/>
            <w:snapToGrid/>
            <w:spacing w:val="0"/>
            <w:kern w:val="0"/>
            <w:sz w:val="21"/>
            <w:szCs w:val="21"/>
          </w:rPr>
          <m:t>,</m:t>
        </m:r>
        <m:sSub>
          <m:sSubPr>
            <m:ctrlPr>
              <w:rPr>
                <w:rFonts w:hint="eastAsia" w:ascii="Cambria Math" w:hAnsi="Cambria Math" w:eastAsia="宋体" w:cs="宋体"/>
                <w:i/>
                <w:iCs/>
                <w:snapToGrid/>
                <w:spacing w:val="0"/>
                <w:kern w:val="0"/>
                <w:sz w:val="21"/>
                <w:szCs w:val="21"/>
              </w:rPr>
            </m:ctrlPr>
          </m:sSubPr>
          <m:e>
            <m:r>
              <m:rPr/>
              <w:rPr>
                <w:rFonts w:hint="eastAsia" w:ascii="Cambria Math" w:hAnsi="Cambria Math" w:eastAsia="宋体" w:cs="宋体"/>
                <w:snapToGrid/>
                <w:spacing w:val="0"/>
                <w:kern w:val="0"/>
                <w:sz w:val="21"/>
                <w:szCs w:val="21"/>
              </w:rPr>
              <m:t>r</m:t>
            </m:r>
            <m:ctrlPr>
              <w:rPr>
                <w:rFonts w:hint="eastAsia" w:ascii="Cambria Math" w:hAnsi="Cambria Math" w:eastAsia="宋体" w:cs="宋体"/>
                <w:i/>
                <w:iCs/>
                <w:snapToGrid/>
                <w:spacing w:val="0"/>
                <w:kern w:val="0"/>
                <w:sz w:val="21"/>
                <w:szCs w:val="21"/>
              </w:rPr>
            </m:ctrlPr>
          </m:e>
          <m:sub>
            <m:r>
              <m:rPr/>
              <w:rPr>
                <w:rFonts w:hint="eastAsia" w:ascii="Cambria Math" w:hAnsi="Cambria Math" w:eastAsia="宋体" w:cs="宋体"/>
                <w:snapToGrid/>
                <w:spacing w:val="0"/>
                <w:kern w:val="0"/>
                <w:sz w:val="21"/>
                <w:szCs w:val="21"/>
              </w:rPr>
              <m:t>t</m:t>
            </m:r>
            <m:ctrlPr>
              <w:rPr>
                <w:rFonts w:hint="eastAsia" w:ascii="Cambria Math" w:hAnsi="Cambria Math" w:eastAsia="宋体" w:cs="宋体"/>
                <w:i/>
                <w:iCs/>
                <w:snapToGrid/>
                <w:spacing w:val="0"/>
                <w:kern w:val="0"/>
                <w:sz w:val="21"/>
                <w:szCs w:val="21"/>
              </w:rPr>
            </m:ctrlPr>
          </m:sub>
        </m:sSub>
        <m:r>
          <m:rPr>
            <m:sty m:val="p"/>
          </m:rPr>
          <w:rPr>
            <w:rFonts w:hint="eastAsia" w:eastAsia="宋体" w:cs="宋体"/>
            <w:snapToGrid/>
            <w:spacing w:val="0"/>
            <w:kern w:val="0"/>
            <w:sz w:val="21"/>
            <w:szCs w:val="21"/>
          </w:rPr>
          <m:t>)</m:t>
        </m:r>
      </m:oMath>
      <w:r>
        <w:rPr>
          <w:rFonts w:hint="eastAsia" w:eastAsia="宋体" w:cs="宋体"/>
          <w:snapToGrid/>
          <w:spacing w:val="0"/>
          <w:kern w:val="0"/>
          <w:sz w:val="21"/>
          <w:szCs w:val="21"/>
        </w:rPr>
        <w:t>，其中</w:t>
      </w:r>
      <w:del w:id="145" w:author="hui wan" w:date="2025-12-28T08:58:00Z">
        <w:r>
          <w:rPr>
            <w:rFonts w:hint="eastAsia" w:eastAsia="宋体" w:cs="宋体"/>
            <w:snapToGrid/>
            <w:spacing w:val="0"/>
            <w:kern w:val="0"/>
            <w:sz w:val="21"/>
            <w:szCs w:val="21"/>
          </w:rPr>
          <w:delText xml:space="preserve"> </w:delText>
        </w:r>
      </w:del>
      <w:ins w:id="146" w:author="hui wan" w:date="2025-12-28T08:58:00Z">
        <w:r>
          <w:rPr>
            <w:rFonts w:hint="eastAsia" w:eastAsia="宋体" w:cs="宋体"/>
            <w:snapToGrid/>
            <w:spacing w:val="0"/>
            <w:kern w:val="0"/>
            <w:sz w:val="21"/>
            <w:szCs w:val="21"/>
          </w:rPr>
          <w:t>，</w:t>
        </w:r>
      </w:ins>
      <m:oMath>
        <m:sSub>
          <m:sSubPr>
            <m:ctrlPr>
              <w:rPr>
                <w:rFonts w:hint="eastAsia" w:ascii="Cambria Math" w:hAnsi="Cambria Math" w:eastAsia="宋体" w:cs="宋体"/>
                <w:i/>
                <w:iCs/>
                <w:snapToGrid/>
                <w:spacing w:val="0"/>
                <w:kern w:val="0"/>
                <w:sz w:val="21"/>
                <w:szCs w:val="21"/>
              </w:rPr>
            </m:ctrlPr>
          </m:sSubPr>
          <m:e>
            <m:r>
              <m:rPr/>
              <w:rPr>
                <w:rFonts w:hint="eastAsia" w:ascii="Cambria Math" w:hAnsi="Cambria Math" w:eastAsia="宋体" w:cs="宋体"/>
                <w:snapToGrid/>
                <w:spacing w:val="0"/>
                <w:kern w:val="0"/>
                <w:sz w:val="21"/>
                <w:szCs w:val="21"/>
              </w:rPr>
              <m:t>q</m:t>
            </m:r>
            <m:ctrlPr>
              <w:rPr>
                <w:rFonts w:hint="eastAsia" w:ascii="Cambria Math" w:hAnsi="Cambria Math" w:eastAsia="宋体" w:cs="宋体"/>
                <w:i/>
                <w:iCs/>
                <w:snapToGrid/>
                <w:spacing w:val="0"/>
                <w:kern w:val="0"/>
                <w:sz w:val="21"/>
                <w:szCs w:val="21"/>
              </w:rPr>
            </m:ctrlPr>
          </m:e>
          <m:sub>
            <m:r>
              <m:rPr/>
              <w:rPr>
                <w:rFonts w:hint="eastAsia" w:ascii="Cambria Math" w:hAnsi="Cambria Math" w:eastAsia="宋体" w:cs="宋体"/>
                <w:snapToGrid/>
                <w:spacing w:val="0"/>
                <w:kern w:val="0"/>
                <w:sz w:val="21"/>
                <w:szCs w:val="21"/>
              </w:rPr>
              <m:t>t</m:t>
            </m:r>
            <m:ctrlPr>
              <w:rPr>
                <w:rFonts w:hint="eastAsia" w:ascii="Cambria Math" w:hAnsi="Cambria Math" w:eastAsia="宋体" w:cs="宋体"/>
                <w:i/>
                <w:iCs/>
                <w:snapToGrid/>
                <w:spacing w:val="0"/>
                <w:kern w:val="0"/>
                <w:sz w:val="21"/>
                <w:szCs w:val="21"/>
              </w:rPr>
            </m:ctrlPr>
          </m:sub>
        </m:sSub>
      </m:oMath>
      <w:r>
        <w:rPr>
          <w:rFonts w:hint="eastAsia" w:eastAsia="宋体" w:cs="宋体"/>
          <w:snapToGrid/>
          <w:spacing w:val="0"/>
          <w:kern w:val="0"/>
          <w:sz w:val="21"/>
          <w:szCs w:val="21"/>
        </w:rPr>
        <w:t>表示学习者在时间步</w:t>
      </w:r>
      <m:oMath>
        <m:r>
          <m:rPr/>
          <w:rPr>
            <w:rFonts w:hint="eastAsia" w:ascii="Cambria Math" w:hAnsi="Cambria Math" w:eastAsia="宋体" w:cs="宋体"/>
            <w:snapToGrid/>
            <w:spacing w:val="0"/>
            <w:kern w:val="0"/>
            <w:sz w:val="21"/>
            <w:szCs w:val="21"/>
          </w:rPr>
          <m:t>t</m:t>
        </m:r>
      </m:oMath>
      <w:r>
        <w:rPr>
          <w:rFonts w:hint="eastAsia" w:eastAsia="宋体" w:cs="宋体"/>
          <w:snapToGrid/>
          <w:spacing w:val="0"/>
          <w:kern w:val="0"/>
          <w:sz w:val="21"/>
          <w:szCs w:val="21"/>
        </w:rPr>
        <w:t>回答的试题，</w:t>
      </w:r>
      <m:oMath>
        <m:sSub>
          <m:sSubPr>
            <m:ctrlPr>
              <w:rPr>
                <w:rFonts w:hint="eastAsia" w:ascii="Cambria Math" w:hAnsi="Cambria Math" w:eastAsia="宋体" w:cs="宋体"/>
                <w:i/>
                <w:iCs/>
                <w:snapToGrid/>
                <w:spacing w:val="0"/>
                <w:kern w:val="0"/>
                <w:sz w:val="21"/>
                <w:szCs w:val="21"/>
              </w:rPr>
            </m:ctrlPr>
          </m:sSubPr>
          <m:e>
            <m:r>
              <m:rPr/>
              <w:rPr>
                <w:rFonts w:hint="eastAsia" w:ascii="Cambria Math" w:hAnsi="Cambria Math" w:eastAsia="宋体" w:cs="宋体"/>
                <w:snapToGrid/>
                <w:spacing w:val="0"/>
                <w:kern w:val="0"/>
                <w:sz w:val="21"/>
                <w:szCs w:val="21"/>
              </w:rPr>
              <m:t>r</m:t>
            </m:r>
            <m:ctrlPr>
              <w:rPr>
                <w:rFonts w:hint="eastAsia" w:ascii="Cambria Math" w:hAnsi="Cambria Math" w:eastAsia="宋体" w:cs="宋体"/>
                <w:i/>
                <w:iCs/>
                <w:snapToGrid/>
                <w:spacing w:val="0"/>
                <w:kern w:val="0"/>
                <w:sz w:val="21"/>
                <w:szCs w:val="21"/>
              </w:rPr>
            </m:ctrlPr>
          </m:e>
          <m:sub>
            <m:r>
              <m:rPr/>
              <w:rPr>
                <w:rFonts w:hint="eastAsia" w:ascii="Cambria Math" w:hAnsi="Cambria Math" w:eastAsia="宋体" w:cs="宋体"/>
                <w:snapToGrid/>
                <w:spacing w:val="0"/>
                <w:kern w:val="0"/>
                <w:sz w:val="21"/>
                <w:szCs w:val="21"/>
              </w:rPr>
              <m:t>t</m:t>
            </m:r>
            <m:ctrlPr>
              <w:rPr>
                <w:rFonts w:hint="eastAsia" w:ascii="Cambria Math" w:hAnsi="Cambria Math" w:eastAsia="宋体" w:cs="宋体"/>
                <w:i/>
                <w:iCs/>
                <w:snapToGrid/>
                <w:spacing w:val="0"/>
                <w:kern w:val="0"/>
                <w:sz w:val="21"/>
                <w:szCs w:val="21"/>
              </w:rPr>
            </m:ctrlPr>
          </m:sub>
        </m:sSub>
        <m:r>
          <m:rPr>
            <m:sty m:val="p"/>
          </m:rPr>
          <w:rPr>
            <w:rFonts w:hint="eastAsia" w:eastAsia="宋体" w:cs="宋体"/>
            <w:snapToGrid/>
            <w:spacing w:val="0"/>
            <w:kern w:val="0"/>
            <w:sz w:val="21"/>
            <w:szCs w:val="21"/>
          </w:rPr>
          <m:t>∈{0,1}</m:t>
        </m:r>
      </m:oMath>
      <w:r>
        <w:rPr>
          <w:rFonts w:hint="eastAsia" w:eastAsia="宋体" w:cs="宋体"/>
          <w:snapToGrid/>
          <w:spacing w:val="0"/>
          <w:kern w:val="0"/>
          <w:sz w:val="21"/>
          <w:szCs w:val="21"/>
        </w:rPr>
        <w:t>表示作答结果的正误。</w:t>
      </w:r>
      <w:ins w:id="147" w:author="hui wan" w:date="2025-12-28T09:07:00Z">
        <w:r>
          <w:rPr>
            <w:rFonts w:hint="eastAsia" w:eastAsia="宋体" w:cs="宋体"/>
            <w:snapToGrid/>
            <w:spacing w:val="0"/>
            <w:kern w:val="0"/>
            <w:sz w:val="21"/>
            <w:szCs w:val="21"/>
          </w:rPr>
          <w:t>知识追踪示意图</w:t>
        </w:r>
      </w:ins>
      <w:r>
        <w:rPr>
          <w:rFonts w:hint="eastAsia" w:eastAsia="宋体" w:cs="宋体"/>
          <w:snapToGrid/>
          <w:spacing w:val="0"/>
          <w:kern w:val="0"/>
          <w:sz w:val="21"/>
          <w:szCs w:val="21"/>
        </w:rPr>
        <w:t>如图1所示</w:t>
      </w:r>
      <w:ins w:id="148" w:author="hui wan" w:date="2025-12-28T09:07:00Z">
        <w:r>
          <w:rPr>
            <w:rFonts w:hint="eastAsia" w:eastAsia="宋体" w:cs="宋体"/>
            <w:snapToGrid/>
            <w:spacing w:val="0"/>
            <w:kern w:val="0"/>
            <w:sz w:val="21"/>
            <w:szCs w:val="21"/>
          </w:rPr>
          <w:t>，</w:t>
        </w:r>
      </w:ins>
      <w:r>
        <w:rPr>
          <w:rFonts w:hint="eastAsia" w:eastAsia="宋体" w:cs="宋体"/>
          <w:snapToGrid/>
          <w:spacing w:val="0"/>
          <w:kern w:val="0"/>
          <w:sz w:val="21"/>
          <w:szCs w:val="21"/>
        </w:rPr>
        <w:t>学习者依次作答五</w:t>
      </w:r>
      <w:del w:id="149" w:author="hui wan" w:date="2025-12-28T09:07:00Z">
        <w:r>
          <w:rPr>
            <w:rFonts w:hint="eastAsia" w:eastAsia="宋体" w:cs="宋体"/>
            <w:snapToGrid/>
            <w:spacing w:val="0"/>
            <w:kern w:val="0"/>
            <w:sz w:val="21"/>
            <w:szCs w:val="21"/>
          </w:rPr>
          <w:delText>个问题</w:delText>
        </w:r>
      </w:del>
      <w:ins w:id="150" w:author="hui wan" w:date="2025-12-28T09:07:00Z">
        <w:r>
          <w:rPr>
            <w:rFonts w:hint="eastAsia" w:eastAsia="宋体" w:cs="宋体"/>
            <w:snapToGrid/>
            <w:spacing w:val="0"/>
            <w:kern w:val="0"/>
            <w:sz w:val="21"/>
            <w:szCs w:val="21"/>
          </w:rPr>
          <w:t>道题</w:t>
        </w:r>
      </w:ins>
      <w:r>
        <w:rPr>
          <w:rFonts w:hint="eastAsia" w:eastAsia="宋体" w:cs="宋体"/>
          <w:snapToGrid/>
          <w:spacing w:val="0"/>
          <w:kern w:val="0"/>
          <w:sz w:val="21"/>
          <w:szCs w:val="21"/>
        </w:rPr>
        <w:t>（</w:t>
      </w:r>
      <m:oMath>
        <m:sSub>
          <m:sSubPr>
            <m:ctrlPr>
              <w:rPr>
                <w:rFonts w:hint="eastAsia" w:ascii="Cambria Math" w:hAnsi="Cambria Math" w:eastAsia="宋体" w:cs="宋体"/>
                <w:snapToGrid/>
                <w:spacing w:val="0"/>
                <w:kern w:val="0"/>
                <w:sz w:val="21"/>
                <w:szCs w:val="21"/>
              </w:rPr>
            </m:ctrlPr>
          </m:sSubPr>
          <m:e>
            <m:r>
              <m:rPr/>
              <w:rPr>
                <w:rFonts w:hint="eastAsia" w:ascii="Cambria Math" w:hAnsi="Cambria Math" w:eastAsia="宋体" w:cs="宋体"/>
                <w:snapToGrid/>
                <w:spacing w:val="0"/>
                <w:kern w:val="0"/>
                <w:sz w:val="21"/>
                <w:szCs w:val="21"/>
              </w:rPr>
              <m:t>q</m:t>
            </m:r>
            <m:ctrlPr>
              <w:rPr>
                <w:rFonts w:hint="eastAsia" w:ascii="Cambria Math" w:hAnsi="Cambria Math" w:eastAsia="宋体" w:cs="宋体"/>
                <w:snapToGrid/>
                <w:spacing w:val="0"/>
                <w:kern w:val="0"/>
                <w:sz w:val="21"/>
                <w:szCs w:val="21"/>
              </w:rPr>
            </m:ctrlPr>
          </m:e>
          <m:sub>
            <m:r>
              <m:rPr>
                <m:sty m:val="p"/>
              </m:rPr>
              <w:rPr>
                <w:rFonts w:hint="eastAsia" w:eastAsia="宋体" w:cs="宋体"/>
                <w:snapToGrid/>
                <w:spacing w:val="0"/>
                <w:kern w:val="0"/>
                <w:sz w:val="21"/>
                <w:szCs w:val="21"/>
              </w:rPr>
              <m:t>1</m:t>
            </m:r>
            <m:ctrlPr>
              <w:rPr>
                <w:rFonts w:hint="eastAsia" w:ascii="Cambria Math" w:hAnsi="Cambria Math" w:eastAsia="宋体" w:cs="宋体"/>
                <w:snapToGrid/>
                <w:spacing w:val="0"/>
                <w:kern w:val="0"/>
                <w:sz w:val="21"/>
                <w:szCs w:val="21"/>
              </w:rPr>
            </m:ctrlPr>
          </m:sub>
        </m:sSub>
        <m:r>
          <m:rPr>
            <m:sty m:val="p"/>
          </m:rPr>
          <w:rPr>
            <w:rFonts w:hint="eastAsia" w:eastAsia="宋体" w:cs="宋体"/>
            <w:snapToGrid/>
            <w:spacing w:val="0"/>
            <w:kern w:val="0"/>
            <w:sz w:val="21"/>
            <w:szCs w:val="21"/>
          </w:rPr>
          <m:t>,</m:t>
        </m:r>
        <m:sSub>
          <m:sSubPr>
            <m:ctrlPr>
              <w:rPr>
                <w:rFonts w:hint="eastAsia" w:ascii="Cambria Math" w:hAnsi="Cambria Math" w:eastAsia="宋体" w:cs="宋体"/>
                <w:snapToGrid/>
                <w:spacing w:val="0"/>
                <w:kern w:val="0"/>
                <w:sz w:val="21"/>
                <w:szCs w:val="21"/>
              </w:rPr>
            </m:ctrlPr>
          </m:sSubPr>
          <m:e>
            <m:r>
              <m:rPr/>
              <w:rPr>
                <w:rFonts w:hint="eastAsia" w:ascii="Cambria Math" w:hAnsi="Cambria Math" w:eastAsia="宋体" w:cs="宋体"/>
                <w:snapToGrid/>
                <w:spacing w:val="0"/>
                <w:kern w:val="0"/>
                <w:sz w:val="21"/>
                <w:szCs w:val="21"/>
              </w:rPr>
              <m:t>q</m:t>
            </m:r>
            <m:ctrlPr>
              <w:rPr>
                <w:rFonts w:hint="eastAsia" w:ascii="Cambria Math" w:hAnsi="Cambria Math" w:eastAsia="宋体" w:cs="宋体"/>
                <w:snapToGrid/>
                <w:spacing w:val="0"/>
                <w:kern w:val="0"/>
                <w:sz w:val="21"/>
                <w:szCs w:val="21"/>
              </w:rPr>
            </m:ctrlPr>
          </m:e>
          <m:sub>
            <m:r>
              <m:rPr>
                <m:sty m:val="p"/>
              </m:rPr>
              <w:rPr>
                <w:rFonts w:hint="eastAsia" w:eastAsia="宋体" w:cs="宋体"/>
                <w:snapToGrid/>
                <w:spacing w:val="0"/>
                <w:kern w:val="0"/>
                <w:sz w:val="21"/>
                <w:szCs w:val="21"/>
              </w:rPr>
              <m:t>2</m:t>
            </m:r>
            <m:ctrlPr>
              <w:rPr>
                <w:rFonts w:hint="eastAsia" w:ascii="Cambria Math" w:hAnsi="Cambria Math" w:eastAsia="宋体" w:cs="宋体"/>
                <w:snapToGrid/>
                <w:spacing w:val="0"/>
                <w:kern w:val="0"/>
                <w:sz w:val="21"/>
                <w:szCs w:val="21"/>
              </w:rPr>
            </m:ctrlPr>
          </m:sub>
        </m:sSub>
        <m:r>
          <m:rPr>
            <m:sty m:val="p"/>
          </m:rPr>
          <w:rPr>
            <w:rFonts w:hint="eastAsia" w:eastAsia="宋体" w:cs="宋体"/>
            <w:snapToGrid/>
            <w:spacing w:val="0"/>
            <w:kern w:val="0"/>
            <w:sz w:val="21"/>
            <w:szCs w:val="21"/>
          </w:rPr>
          <m:t>,</m:t>
        </m:r>
        <m:sSub>
          <m:sSubPr>
            <m:ctrlPr>
              <w:rPr>
                <w:rFonts w:hint="eastAsia" w:ascii="Cambria Math" w:hAnsi="Cambria Math" w:eastAsia="宋体" w:cs="宋体"/>
                <w:snapToGrid/>
                <w:spacing w:val="0"/>
                <w:kern w:val="0"/>
                <w:sz w:val="21"/>
                <w:szCs w:val="21"/>
              </w:rPr>
            </m:ctrlPr>
          </m:sSubPr>
          <m:e>
            <m:r>
              <m:rPr/>
              <w:rPr>
                <w:rFonts w:hint="eastAsia" w:ascii="Cambria Math" w:hAnsi="Cambria Math" w:eastAsia="宋体" w:cs="宋体"/>
                <w:snapToGrid/>
                <w:spacing w:val="0"/>
                <w:kern w:val="0"/>
                <w:sz w:val="21"/>
                <w:szCs w:val="21"/>
              </w:rPr>
              <m:t>q</m:t>
            </m:r>
            <m:ctrlPr>
              <w:rPr>
                <w:rFonts w:hint="eastAsia" w:ascii="Cambria Math" w:hAnsi="Cambria Math" w:eastAsia="宋体" w:cs="宋体"/>
                <w:snapToGrid/>
                <w:spacing w:val="0"/>
                <w:kern w:val="0"/>
                <w:sz w:val="21"/>
                <w:szCs w:val="21"/>
              </w:rPr>
            </m:ctrlPr>
          </m:e>
          <m:sub>
            <m:r>
              <m:rPr>
                <m:sty m:val="p"/>
              </m:rPr>
              <w:rPr>
                <w:rFonts w:hint="eastAsia" w:eastAsia="宋体" w:cs="宋体"/>
                <w:snapToGrid/>
                <w:spacing w:val="0"/>
                <w:kern w:val="0"/>
                <w:sz w:val="21"/>
                <w:szCs w:val="21"/>
              </w:rPr>
              <m:t>3</m:t>
            </m:r>
            <m:ctrlPr>
              <w:rPr>
                <w:rFonts w:hint="eastAsia" w:ascii="Cambria Math" w:hAnsi="Cambria Math" w:eastAsia="宋体" w:cs="宋体"/>
                <w:snapToGrid/>
                <w:spacing w:val="0"/>
                <w:kern w:val="0"/>
                <w:sz w:val="21"/>
                <w:szCs w:val="21"/>
              </w:rPr>
            </m:ctrlPr>
          </m:sub>
        </m:sSub>
        <m:r>
          <m:rPr>
            <m:sty m:val="p"/>
          </m:rPr>
          <w:rPr>
            <w:rFonts w:hint="eastAsia" w:eastAsia="宋体" w:cs="宋体"/>
            <w:snapToGrid/>
            <w:spacing w:val="0"/>
            <w:kern w:val="0"/>
            <w:sz w:val="21"/>
            <w:szCs w:val="21"/>
          </w:rPr>
          <m:t>,</m:t>
        </m:r>
        <m:sSub>
          <m:sSubPr>
            <m:ctrlPr>
              <w:rPr>
                <w:rFonts w:hint="eastAsia" w:ascii="Cambria Math" w:hAnsi="Cambria Math" w:eastAsia="宋体" w:cs="宋体"/>
                <w:iCs/>
                <w:snapToGrid/>
                <w:spacing w:val="0"/>
                <w:kern w:val="0"/>
                <w:sz w:val="21"/>
                <w:szCs w:val="21"/>
              </w:rPr>
            </m:ctrlPr>
          </m:sSubPr>
          <m:e>
            <m:r>
              <m:rPr>
                <m:sty m:val="p"/>
              </m:rPr>
              <w:rPr>
                <w:rFonts w:hint="eastAsia" w:eastAsia="宋体" w:cs="宋体"/>
                <w:snapToGrid/>
                <w:spacing w:val="0"/>
                <w:kern w:val="0"/>
                <w:sz w:val="21"/>
                <w:szCs w:val="21"/>
              </w:rPr>
              <m:t>q</m:t>
            </m:r>
            <m:ctrlPr>
              <w:rPr>
                <w:rFonts w:hint="eastAsia" w:ascii="Cambria Math" w:hAnsi="Cambria Math" w:eastAsia="宋体" w:cs="宋体"/>
                <w:iCs/>
                <w:snapToGrid/>
                <w:spacing w:val="0"/>
                <w:kern w:val="0"/>
                <w:sz w:val="21"/>
                <w:szCs w:val="21"/>
              </w:rPr>
            </m:ctrlPr>
          </m:e>
          <m:sub>
            <m:r>
              <m:rPr>
                <m:sty m:val="p"/>
              </m:rPr>
              <w:rPr>
                <w:rFonts w:hint="eastAsia" w:eastAsia="宋体" w:cs="宋体"/>
                <w:snapToGrid/>
                <w:spacing w:val="0"/>
                <w:kern w:val="0"/>
                <w:sz w:val="21"/>
                <w:szCs w:val="21"/>
              </w:rPr>
              <m:t>4</m:t>
            </m:r>
            <m:ctrlPr>
              <w:rPr>
                <w:rFonts w:hint="eastAsia" w:ascii="Cambria Math" w:hAnsi="Cambria Math" w:eastAsia="宋体" w:cs="宋体"/>
                <w:iCs/>
                <w:snapToGrid/>
                <w:spacing w:val="0"/>
                <w:kern w:val="0"/>
                <w:sz w:val="21"/>
                <w:szCs w:val="21"/>
              </w:rPr>
            </m:ctrlPr>
          </m:sub>
        </m:sSub>
        <m:r>
          <m:rPr>
            <m:sty m:val="p"/>
          </m:rPr>
          <w:rPr>
            <w:rFonts w:hint="eastAsia" w:eastAsia="宋体" w:cs="宋体"/>
            <w:snapToGrid/>
            <w:spacing w:val="0"/>
            <w:kern w:val="0"/>
            <w:sz w:val="21"/>
            <w:szCs w:val="21"/>
          </w:rPr>
          <m:t>,</m:t>
        </m:r>
        <m:sSub>
          <m:sSubPr>
            <m:ctrlPr>
              <w:rPr>
                <w:rFonts w:hint="eastAsia" w:ascii="Cambria Math" w:hAnsi="Cambria Math" w:eastAsia="宋体" w:cs="宋体"/>
                <w:iCs/>
                <w:snapToGrid/>
                <w:spacing w:val="0"/>
                <w:kern w:val="0"/>
                <w:sz w:val="21"/>
                <w:szCs w:val="21"/>
              </w:rPr>
            </m:ctrlPr>
          </m:sSubPr>
          <m:e>
            <m:r>
              <m:rPr/>
              <w:rPr>
                <w:rFonts w:hint="eastAsia" w:ascii="Cambria Math" w:hAnsi="Cambria Math" w:eastAsia="宋体" w:cs="宋体"/>
                <w:snapToGrid/>
                <w:spacing w:val="0"/>
                <w:kern w:val="0"/>
                <w:sz w:val="21"/>
                <w:szCs w:val="21"/>
              </w:rPr>
              <m:t>q</m:t>
            </m:r>
            <m:ctrlPr>
              <w:rPr>
                <w:rFonts w:hint="eastAsia" w:ascii="Cambria Math" w:hAnsi="Cambria Math" w:eastAsia="宋体" w:cs="宋体"/>
                <w:iCs/>
                <w:snapToGrid/>
                <w:spacing w:val="0"/>
                <w:kern w:val="0"/>
                <w:sz w:val="21"/>
                <w:szCs w:val="21"/>
              </w:rPr>
            </m:ctrlPr>
          </m:e>
          <m:sub>
            <m:r>
              <m:rPr>
                <m:sty m:val="p"/>
              </m:rPr>
              <w:rPr>
                <w:rFonts w:hint="eastAsia" w:eastAsia="宋体" w:cs="宋体"/>
                <w:snapToGrid/>
                <w:spacing w:val="0"/>
                <w:kern w:val="0"/>
                <w:sz w:val="21"/>
                <w:szCs w:val="21"/>
              </w:rPr>
              <m:t>5</m:t>
            </m:r>
            <m:ctrlPr>
              <w:rPr>
                <w:rFonts w:hint="eastAsia" w:ascii="Cambria Math" w:hAnsi="Cambria Math" w:eastAsia="宋体" w:cs="宋体"/>
                <w:iCs/>
                <w:snapToGrid/>
                <w:spacing w:val="0"/>
                <w:kern w:val="0"/>
                <w:sz w:val="21"/>
                <w:szCs w:val="21"/>
              </w:rPr>
            </m:ctrlPr>
          </m:sub>
        </m:sSub>
      </m:oMath>
      <w:r>
        <w:rPr>
          <w:rFonts w:hint="eastAsia" w:eastAsia="宋体" w:cs="宋体"/>
          <w:snapToGrid/>
          <w:spacing w:val="0"/>
          <w:kern w:val="0"/>
          <w:sz w:val="21"/>
          <w:szCs w:val="21"/>
        </w:rPr>
        <w:t xml:space="preserve">），其中前四道题的作答结果 </w:t>
      </w:r>
      <m:oMath>
        <m:r>
          <m:rPr>
            <m:sty m:val="p"/>
          </m:rPr>
          <w:rPr>
            <w:rFonts w:hint="eastAsia" w:eastAsia="宋体" w:cs="宋体"/>
            <w:snapToGrid/>
            <w:spacing w:val="0"/>
            <w:kern w:val="0"/>
            <w:sz w:val="21"/>
            <w:szCs w:val="21"/>
          </w:rPr>
          <m:t>(</m:t>
        </m:r>
        <m:sSub>
          <m:sSubPr>
            <m:ctrlPr>
              <w:rPr>
                <w:rFonts w:hint="eastAsia" w:ascii="Cambria Math" w:hAnsi="Cambria Math" w:eastAsia="宋体" w:cs="宋体"/>
                <w:snapToGrid/>
                <w:spacing w:val="0"/>
                <w:kern w:val="0"/>
                <w:sz w:val="21"/>
                <w:szCs w:val="21"/>
              </w:rPr>
            </m:ctrlPr>
          </m:sSubPr>
          <m:e>
            <m:r>
              <m:rPr/>
              <w:rPr>
                <w:rFonts w:hint="eastAsia" w:ascii="Cambria Math" w:hAnsi="Cambria Math" w:eastAsia="宋体" w:cs="宋体"/>
                <w:snapToGrid/>
                <w:spacing w:val="0"/>
                <w:kern w:val="0"/>
                <w:sz w:val="21"/>
                <w:szCs w:val="21"/>
              </w:rPr>
              <m:t>r</m:t>
            </m:r>
            <m:ctrlPr>
              <w:rPr>
                <w:rFonts w:hint="eastAsia" w:ascii="Cambria Math" w:hAnsi="Cambria Math" w:eastAsia="宋体" w:cs="宋体"/>
                <w:snapToGrid/>
                <w:spacing w:val="0"/>
                <w:kern w:val="0"/>
                <w:sz w:val="21"/>
                <w:szCs w:val="21"/>
              </w:rPr>
            </m:ctrlPr>
          </m:e>
          <m:sub>
            <m:r>
              <m:rPr>
                <m:sty m:val="p"/>
              </m:rPr>
              <w:rPr>
                <w:rFonts w:hint="eastAsia" w:eastAsia="宋体" w:cs="宋体"/>
                <w:snapToGrid/>
                <w:spacing w:val="0"/>
                <w:kern w:val="0"/>
                <w:sz w:val="21"/>
                <w:szCs w:val="21"/>
              </w:rPr>
              <m:t>1</m:t>
            </m:r>
            <m:ctrlPr>
              <w:rPr>
                <w:rFonts w:hint="eastAsia" w:ascii="Cambria Math" w:hAnsi="Cambria Math" w:eastAsia="宋体" w:cs="宋体"/>
                <w:snapToGrid/>
                <w:spacing w:val="0"/>
                <w:kern w:val="0"/>
                <w:sz w:val="21"/>
                <w:szCs w:val="21"/>
              </w:rPr>
            </m:ctrlPr>
          </m:sub>
        </m:sSub>
        <m:r>
          <m:rPr>
            <m:sty m:val="p"/>
          </m:rPr>
          <w:rPr>
            <w:rFonts w:hint="eastAsia" w:eastAsia="宋体" w:cs="宋体"/>
            <w:snapToGrid/>
            <w:spacing w:val="0"/>
            <w:kern w:val="0"/>
            <w:sz w:val="21"/>
            <w:szCs w:val="21"/>
          </w:rPr>
          <m:t>,</m:t>
        </m:r>
        <m:sSub>
          <m:sSubPr>
            <m:ctrlPr>
              <w:rPr>
                <w:rFonts w:hint="eastAsia" w:ascii="Cambria Math" w:hAnsi="Cambria Math" w:eastAsia="宋体" w:cs="宋体"/>
                <w:i/>
                <w:iCs/>
                <w:snapToGrid/>
                <w:spacing w:val="0"/>
                <w:kern w:val="0"/>
                <w:sz w:val="21"/>
                <w:szCs w:val="21"/>
              </w:rPr>
            </m:ctrlPr>
          </m:sSubPr>
          <m:e>
            <m:r>
              <m:rPr/>
              <w:rPr>
                <w:rFonts w:hint="eastAsia" w:ascii="Cambria Math" w:hAnsi="Cambria Math" w:eastAsia="宋体" w:cs="宋体"/>
                <w:snapToGrid/>
                <w:spacing w:val="0"/>
                <w:kern w:val="0"/>
                <w:sz w:val="21"/>
                <w:szCs w:val="21"/>
              </w:rPr>
              <m:t>r</m:t>
            </m:r>
            <m:ctrlPr>
              <w:rPr>
                <w:rFonts w:hint="eastAsia" w:ascii="Cambria Math" w:hAnsi="Cambria Math" w:eastAsia="宋体" w:cs="宋体"/>
                <w:i/>
                <w:iCs/>
                <w:snapToGrid/>
                <w:spacing w:val="0"/>
                <w:kern w:val="0"/>
                <w:sz w:val="21"/>
                <w:szCs w:val="21"/>
              </w:rPr>
            </m:ctrlPr>
          </m:e>
          <m:sub>
            <m:r>
              <m:rPr/>
              <w:rPr>
                <w:rFonts w:hint="eastAsia" w:ascii="Cambria Math" w:hAnsi="Cambria Math" w:eastAsia="宋体" w:cs="宋体"/>
                <w:snapToGrid/>
                <w:spacing w:val="0"/>
                <w:kern w:val="0"/>
                <w:sz w:val="21"/>
                <w:szCs w:val="21"/>
              </w:rPr>
              <m:t>2</m:t>
            </m:r>
            <m:ctrlPr>
              <w:rPr>
                <w:rFonts w:hint="eastAsia" w:ascii="Cambria Math" w:hAnsi="Cambria Math" w:eastAsia="宋体" w:cs="宋体"/>
                <w:i/>
                <w:iCs/>
                <w:snapToGrid/>
                <w:spacing w:val="0"/>
                <w:kern w:val="0"/>
                <w:sz w:val="21"/>
                <w:szCs w:val="21"/>
              </w:rPr>
            </m:ctrlPr>
          </m:sub>
        </m:sSub>
        <m:r>
          <m:rPr>
            <m:sty m:val="p"/>
          </m:rPr>
          <w:rPr>
            <w:rFonts w:hint="eastAsia" w:eastAsia="宋体" w:cs="宋体"/>
            <w:snapToGrid/>
            <w:spacing w:val="0"/>
            <w:kern w:val="0"/>
            <w:sz w:val="21"/>
            <w:szCs w:val="21"/>
          </w:rPr>
          <m:t>,</m:t>
        </m:r>
        <m:sSub>
          <m:sSubPr>
            <m:ctrlPr>
              <w:rPr>
                <w:rFonts w:hint="eastAsia" w:ascii="Cambria Math" w:hAnsi="Cambria Math" w:eastAsia="宋体" w:cs="宋体"/>
                <w:iCs/>
                <w:snapToGrid/>
                <w:spacing w:val="0"/>
                <w:kern w:val="0"/>
                <w:sz w:val="21"/>
                <w:szCs w:val="21"/>
              </w:rPr>
            </m:ctrlPr>
          </m:sSubPr>
          <m:e>
            <m:r>
              <m:rPr/>
              <w:rPr>
                <w:rFonts w:hint="eastAsia" w:ascii="Cambria Math" w:hAnsi="Cambria Math" w:eastAsia="宋体" w:cs="宋体"/>
                <w:snapToGrid/>
                <w:spacing w:val="0"/>
                <w:kern w:val="0"/>
                <w:sz w:val="21"/>
                <w:szCs w:val="21"/>
              </w:rPr>
              <m:t>r</m:t>
            </m:r>
            <m:ctrlPr>
              <w:rPr>
                <w:rFonts w:hint="eastAsia" w:ascii="Cambria Math" w:hAnsi="Cambria Math" w:eastAsia="宋体" w:cs="宋体"/>
                <w:iCs/>
                <w:snapToGrid/>
                <w:spacing w:val="0"/>
                <w:kern w:val="0"/>
                <w:sz w:val="21"/>
                <w:szCs w:val="21"/>
              </w:rPr>
            </m:ctrlPr>
          </m:e>
          <m:sub>
            <m:r>
              <m:rPr>
                <m:sty m:val="p"/>
              </m:rPr>
              <w:rPr>
                <w:rFonts w:hint="eastAsia" w:eastAsia="宋体" w:cs="宋体"/>
                <w:snapToGrid/>
                <w:spacing w:val="0"/>
                <w:kern w:val="0"/>
                <w:sz w:val="21"/>
                <w:szCs w:val="21"/>
              </w:rPr>
              <m:t>3</m:t>
            </m:r>
            <m:ctrlPr>
              <w:rPr>
                <w:rFonts w:hint="eastAsia" w:ascii="Cambria Math" w:hAnsi="Cambria Math" w:eastAsia="宋体" w:cs="宋体"/>
                <w:iCs/>
                <w:snapToGrid/>
                <w:spacing w:val="0"/>
                <w:kern w:val="0"/>
                <w:sz w:val="21"/>
                <w:szCs w:val="21"/>
              </w:rPr>
            </m:ctrlPr>
          </m:sub>
        </m:sSub>
        <m:r>
          <m:rPr>
            <m:sty m:val="p"/>
          </m:rPr>
          <w:rPr>
            <w:rFonts w:hint="eastAsia" w:eastAsia="宋体" w:cs="宋体"/>
            <w:snapToGrid/>
            <w:spacing w:val="0"/>
            <w:kern w:val="0"/>
            <w:sz w:val="21"/>
            <w:szCs w:val="21"/>
          </w:rPr>
          <m:t>,</m:t>
        </m:r>
        <m:sSub>
          <m:sSubPr>
            <m:ctrlPr>
              <w:rPr>
                <w:rFonts w:hint="eastAsia" w:ascii="Cambria Math" w:hAnsi="Cambria Math" w:eastAsia="宋体" w:cs="宋体"/>
                <w:iCs/>
                <w:snapToGrid/>
                <w:spacing w:val="0"/>
                <w:kern w:val="0"/>
                <w:sz w:val="21"/>
                <w:szCs w:val="21"/>
              </w:rPr>
            </m:ctrlPr>
          </m:sSubPr>
          <m:e>
            <m:r>
              <m:rPr/>
              <w:rPr>
                <w:rFonts w:hint="eastAsia" w:ascii="Cambria Math" w:hAnsi="Cambria Math" w:eastAsia="宋体" w:cs="宋体"/>
                <w:snapToGrid/>
                <w:spacing w:val="0"/>
                <w:kern w:val="0"/>
                <w:sz w:val="21"/>
                <w:szCs w:val="21"/>
              </w:rPr>
              <m:t>r</m:t>
            </m:r>
            <m:ctrlPr>
              <w:rPr>
                <w:rFonts w:hint="eastAsia" w:ascii="Cambria Math" w:hAnsi="Cambria Math" w:eastAsia="宋体" w:cs="宋体"/>
                <w:iCs/>
                <w:snapToGrid/>
                <w:spacing w:val="0"/>
                <w:kern w:val="0"/>
                <w:sz w:val="21"/>
                <w:szCs w:val="21"/>
              </w:rPr>
            </m:ctrlPr>
          </m:e>
          <m:sub>
            <m:r>
              <m:rPr>
                <m:sty m:val="p"/>
              </m:rPr>
              <w:rPr>
                <w:rFonts w:hint="eastAsia" w:eastAsia="宋体" w:cs="宋体"/>
                <w:snapToGrid/>
                <w:spacing w:val="0"/>
                <w:kern w:val="0"/>
                <w:sz w:val="21"/>
                <w:szCs w:val="21"/>
              </w:rPr>
              <m:t>4</m:t>
            </m:r>
            <m:ctrlPr>
              <w:rPr>
                <w:rFonts w:hint="eastAsia" w:ascii="Cambria Math" w:hAnsi="Cambria Math" w:eastAsia="宋体" w:cs="宋体"/>
                <w:iCs/>
                <w:snapToGrid/>
                <w:spacing w:val="0"/>
                <w:kern w:val="0"/>
                <w:sz w:val="21"/>
                <w:szCs w:val="21"/>
              </w:rPr>
            </m:ctrlPr>
          </m:sub>
        </m:sSub>
        <m:r>
          <m:rPr>
            <m:sty m:val="p"/>
          </m:rPr>
          <w:rPr>
            <w:rFonts w:hint="eastAsia" w:eastAsia="宋体" w:cs="宋体"/>
            <w:snapToGrid/>
            <w:spacing w:val="0"/>
            <w:kern w:val="0"/>
            <w:sz w:val="21"/>
            <w:szCs w:val="21"/>
          </w:rPr>
          <m:t>)</m:t>
        </m:r>
      </m:oMath>
      <w:r>
        <w:rPr>
          <w:rFonts w:hint="eastAsia" w:eastAsia="宋体" w:cs="宋体"/>
          <w:snapToGrid/>
          <w:spacing w:val="0"/>
          <w:kern w:val="0"/>
          <w:sz w:val="21"/>
          <w:szCs w:val="21"/>
        </w:rPr>
        <w:t xml:space="preserve"> 已知，第五道题</w:t>
      </w:r>
      <m:oMath>
        <m:sSub>
          <m:sSubPr>
            <m:ctrlPr>
              <w:rPr>
                <w:rFonts w:hint="eastAsia" w:ascii="Cambria Math" w:hAnsi="Cambria Math" w:eastAsia="宋体" w:cs="宋体"/>
                <w:snapToGrid/>
                <w:spacing w:val="0"/>
                <w:kern w:val="0"/>
                <w:sz w:val="21"/>
                <w:szCs w:val="21"/>
              </w:rPr>
            </m:ctrlPr>
          </m:sSubPr>
          <m:e>
            <m:r>
              <m:rPr/>
              <w:rPr>
                <w:rFonts w:hint="eastAsia" w:ascii="Cambria Math" w:hAnsi="Cambria Math" w:eastAsia="宋体" w:cs="宋体"/>
                <w:snapToGrid/>
                <w:spacing w:val="0"/>
                <w:kern w:val="0"/>
                <w:sz w:val="21"/>
                <w:szCs w:val="21"/>
              </w:rPr>
              <m:t>q</m:t>
            </m:r>
            <m:ctrlPr>
              <w:rPr>
                <w:rFonts w:hint="eastAsia" w:ascii="Cambria Math" w:hAnsi="Cambria Math" w:eastAsia="宋体" w:cs="宋体"/>
                <w:snapToGrid/>
                <w:spacing w:val="0"/>
                <w:kern w:val="0"/>
                <w:sz w:val="21"/>
                <w:szCs w:val="21"/>
              </w:rPr>
            </m:ctrlPr>
          </m:e>
          <m:sub>
            <m:r>
              <m:rPr>
                <m:sty m:val="p"/>
              </m:rPr>
              <w:rPr>
                <w:rFonts w:hint="eastAsia" w:eastAsia="宋体" w:cs="宋体"/>
                <w:snapToGrid/>
                <w:spacing w:val="0"/>
                <w:kern w:val="0"/>
                <w:sz w:val="21"/>
                <w:szCs w:val="21"/>
              </w:rPr>
              <m:t>5</m:t>
            </m:r>
            <m:ctrlPr>
              <w:rPr>
                <w:rFonts w:hint="eastAsia" w:ascii="Cambria Math" w:hAnsi="Cambria Math" w:eastAsia="宋体" w:cs="宋体"/>
                <w:snapToGrid/>
                <w:spacing w:val="0"/>
                <w:kern w:val="0"/>
                <w:sz w:val="21"/>
                <w:szCs w:val="21"/>
              </w:rPr>
            </m:ctrlPr>
          </m:sub>
        </m:sSub>
      </m:oMath>
      <w:r>
        <w:rPr>
          <w:rFonts w:hint="eastAsia" w:eastAsia="宋体" w:cs="宋体"/>
          <w:snapToGrid/>
          <w:spacing w:val="0"/>
          <w:kern w:val="0"/>
          <w:sz w:val="21"/>
          <w:szCs w:val="21"/>
        </w:rPr>
        <w:t>为预测目标。知识追踪模型利用学习者的历史作答记录，推断其当前对相关知识点的掌握情况，并预测其在</w:t>
      </w:r>
      <m:oMath>
        <m:sSub>
          <m:sSubPr>
            <m:ctrlPr>
              <w:rPr>
                <w:rFonts w:hint="eastAsia" w:ascii="Cambria Math" w:hAnsi="Cambria Math" w:eastAsia="宋体" w:cs="宋体"/>
                <w:snapToGrid/>
                <w:spacing w:val="0"/>
                <w:kern w:val="0"/>
                <w:sz w:val="21"/>
                <w:szCs w:val="21"/>
              </w:rPr>
            </m:ctrlPr>
          </m:sSubPr>
          <m:e>
            <m:r>
              <m:rPr/>
              <w:rPr>
                <w:rFonts w:hint="eastAsia" w:ascii="Cambria Math" w:hAnsi="Cambria Math" w:eastAsia="宋体" w:cs="宋体"/>
                <w:snapToGrid/>
                <w:spacing w:val="0"/>
                <w:kern w:val="0"/>
                <w:sz w:val="21"/>
                <w:szCs w:val="21"/>
              </w:rPr>
              <m:t>q</m:t>
            </m:r>
            <m:ctrlPr>
              <w:rPr>
                <w:rFonts w:hint="eastAsia" w:ascii="Cambria Math" w:hAnsi="Cambria Math" w:eastAsia="宋体" w:cs="宋体"/>
                <w:snapToGrid/>
                <w:spacing w:val="0"/>
                <w:kern w:val="0"/>
                <w:sz w:val="21"/>
                <w:szCs w:val="21"/>
              </w:rPr>
            </m:ctrlPr>
          </m:e>
          <m:sub>
            <m:r>
              <m:rPr>
                <m:sty m:val="p"/>
              </m:rPr>
              <w:rPr>
                <w:rFonts w:hint="eastAsia" w:eastAsia="宋体" w:cs="宋体"/>
                <w:snapToGrid/>
                <w:spacing w:val="0"/>
                <w:kern w:val="0"/>
                <w:sz w:val="21"/>
                <w:szCs w:val="21"/>
              </w:rPr>
              <m:t>5</m:t>
            </m:r>
            <m:ctrlPr>
              <w:rPr>
                <w:rFonts w:hint="eastAsia" w:ascii="Cambria Math" w:hAnsi="Cambria Math" w:eastAsia="宋体" w:cs="宋体"/>
                <w:snapToGrid/>
                <w:spacing w:val="0"/>
                <w:kern w:val="0"/>
                <w:sz w:val="21"/>
                <w:szCs w:val="21"/>
              </w:rPr>
            </m:ctrlPr>
          </m:sub>
        </m:sSub>
      </m:oMath>
      <w:r>
        <w:rPr>
          <w:rFonts w:hint="eastAsia" w:eastAsia="宋体" w:cs="宋体"/>
          <w:snapToGrid/>
          <w:spacing w:val="0"/>
          <w:kern w:val="0"/>
          <w:sz w:val="21"/>
          <w:szCs w:val="21"/>
        </w:rPr>
        <w:t>上的作答结果。通过知识追踪，教育系统能够动态评估学生的知识状态，</w:t>
      </w:r>
      <w:ins w:id="151" w:author="hui wan" w:date="2025-12-28T09:09:00Z">
        <w:r>
          <w:rPr>
            <w:rFonts w:hint="eastAsia" w:eastAsia="宋体" w:cs="宋体"/>
            <w:snapToGrid/>
            <w:spacing w:val="0"/>
            <w:kern w:val="0"/>
            <w:sz w:val="21"/>
            <w:szCs w:val="21"/>
          </w:rPr>
          <w:t>从而</w:t>
        </w:r>
      </w:ins>
      <w:del w:id="152" w:author="hui wan" w:date="2025-12-28T09:09:00Z">
        <w:r>
          <w:rPr>
            <w:rFonts w:hint="eastAsia" w:eastAsia="宋体" w:cs="宋体"/>
            <w:snapToGrid/>
            <w:spacing w:val="0"/>
            <w:kern w:val="0"/>
            <w:sz w:val="21"/>
            <w:szCs w:val="21"/>
          </w:rPr>
          <w:delText>进而</w:delText>
        </w:r>
      </w:del>
      <w:r>
        <w:rPr>
          <w:rFonts w:hint="eastAsia" w:eastAsia="宋体" w:cs="宋体"/>
          <w:snapToGrid/>
          <w:spacing w:val="0"/>
          <w:kern w:val="0"/>
          <w:sz w:val="21"/>
          <w:szCs w:val="21"/>
        </w:rPr>
        <w:t>提供个性化的学习建议与教学干预，</w:t>
      </w:r>
      <w:ins w:id="153" w:author="hui wan" w:date="2025-12-28T09:09:00Z">
        <w:r>
          <w:rPr>
            <w:rFonts w:hint="eastAsia" w:eastAsia="宋体" w:cs="宋体"/>
            <w:snapToGrid/>
            <w:spacing w:val="0"/>
            <w:kern w:val="0"/>
            <w:sz w:val="21"/>
            <w:szCs w:val="21"/>
          </w:rPr>
          <w:t>以</w:t>
        </w:r>
      </w:ins>
      <w:r>
        <w:rPr>
          <w:rFonts w:hint="eastAsia" w:eastAsia="宋体" w:cs="宋体"/>
          <w:snapToGrid/>
          <w:spacing w:val="0"/>
          <w:kern w:val="0"/>
          <w:sz w:val="21"/>
          <w:szCs w:val="21"/>
        </w:rPr>
        <w:t>提升学习效果。随着在线教育平台的广泛应用与学习数据的激增，知识追踪模型不仅需</w:t>
      </w:r>
      <w:ins w:id="154" w:author="hui wan" w:date="2025-12-28T09:09:00Z">
        <w:r>
          <w:rPr>
            <w:rFonts w:hint="eastAsia" w:eastAsia="宋体" w:cs="宋体"/>
            <w:snapToGrid/>
            <w:spacing w:val="0"/>
            <w:kern w:val="0"/>
            <w:sz w:val="21"/>
            <w:szCs w:val="21"/>
          </w:rPr>
          <w:t>要</w:t>
        </w:r>
      </w:ins>
      <w:r>
        <w:rPr>
          <w:rFonts w:hint="eastAsia" w:eastAsia="宋体" w:cs="宋体"/>
          <w:snapToGrid/>
          <w:spacing w:val="0"/>
          <w:kern w:val="0"/>
          <w:sz w:val="21"/>
          <w:szCs w:val="21"/>
        </w:rPr>
        <w:t>具备更高的预测精度，还应具备良好的可解释性、稳定性和可扩展性，才能在真实教育场景中发挥</w:t>
      </w:r>
      <w:del w:id="155" w:author="hui wan" w:date="2025-12-28T09:10:00Z">
        <w:r>
          <w:rPr>
            <w:rFonts w:hint="eastAsia" w:eastAsia="宋体" w:cs="宋体"/>
            <w:snapToGrid/>
            <w:spacing w:val="0"/>
            <w:kern w:val="0"/>
            <w:sz w:val="21"/>
            <w:szCs w:val="21"/>
          </w:rPr>
          <w:delText>应有的</w:delText>
        </w:r>
      </w:del>
      <w:r>
        <w:rPr>
          <w:rFonts w:hint="eastAsia" w:eastAsia="宋体" w:cs="宋体"/>
          <w:snapToGrid/>
          <w:spacing w:val="0"/>
          <w:kern w:val="0"/>
          <w:sz w:val="21"/>
          <w:szCs w:val="21"/>
        </w:rPr>
        <w:t>智能决策作用</w:t>
      </w:r>
      <w:r>
        <w:rPr>
          <w:rFonts w:eastAsia="宋体" w:cs="宋体"/>
          <w:snapToGrid/>
          <w:spacing w:val="0"/>
          <w:kern w:val="0"/>
          <w:sz w:val="21"/>
          <w:szCs w:val="21"/>
          <w:highlight w:val="yellow"/>
          <w:vertAlign w:val="superscript"/>
          <w:rPrChange w:id="156" w:author="hui wan" w:date="2025-12-28T09:10:00Z">
            <w:rPr>
              <w:rFonts w:eastAsia="宋体" w:cs="宋体"/>
              <w:snapToGrid/>
              <w:spacing w:val="0"/>
              <w:kern w:val="0"/>
              <w:sz w:val="21"/>
              <w:szCs w:val="21"/>
              <w:highlight w:val="yellow"/>
            </w:rPr>
          </w:rPrChange>
        </w:rPr>
        <w:t>[2]</w:t>
      </w:r>
      <w:r>
        <w:rPr>
          <w:rFonts w:hint="eastAsia" w:eastAsia="宋体" w:cs="宋体"/>
          <w:snapToGrid/>
          <w:spacing w:val="0"/>
          <w:kern w:val="0"/>
          <w:sz w:val="21"/>
          <w:szCs w:val="21"/>
        </w:rPr>
        <w:t>。</w:t>
      </w:r>
    </w:p>
    <w:p w14:paraId="73C1615F">
      <w:pPr>
        <w:snapToGrid/>
        <w:spacing w:line="360" w:lineRule="auto"/>
        <w:ind w:firstLine="420" w:firstLineChars="200"/>
        <w:textAlignment w:val="center"/>
        <w:rPr>
          <w:del w:id="157" w:author="hui wan" w:date="2025-12-28T09:12:00Z"/>
          <w:rFonts w:eastAsia="宋体" w:cs="宋体"/>
          <w:snapToGrid/>
          <w:spacing w:val="0"/>
          <w:kern w:val="0"/>
          <w:sz w:val="21"/>
          <w:szCs w:val="21"/>
        </w:rPr>
      </w:pPr>
    </w:p>
    <w:p w14:paraId="6404ADC6">
      <w:pPr>
        <w:snapToGrid/>
        <w:spacing w:line="240" w:lineRule="auto"/>
        <w:ind w:firstLine="0"/>
        <w:jc w:val="center"/>
        <w:textAlignment w:val="center"/>
        <w:rPr>
          <w:rFonts w:eastAsiaTheme="minorEastAsia"/>
        </w:rPr>
      </w:pPr>
      <w:r>
        <w:drawing>
          <wp:inline distT="0" distB="0" distL="114300" distR="114300">
            <wp:extent cx="3578225" cy="865505"/>
            <wp:effectExtent l="0" t="0" r="3175" b="10795"/>
            <wp:docPr id="1" name="图片 1" descr="E:/AAAA研究生/AAA大论文/我的小论文/电信科学/返修2/知识追踪示意图.png知识追踪示意图"/>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E:/AAAA研究生/AAA大论文/我的小论文/电信科学/返修2/知识追踪示意图.png知识追踪示意图"/>
                    <pic:cNvPicPr>
                      <a:picLocks noChangeAspect="1"/>
                    </pic:cNvPicPr>
                  </pic:nvPicPr>
                  <pic:blipFill>
                    <a:blip r:embed="rId10"/>
                    <a:srcRect l="770" r="770"/>
                    <a:stretch>
                      <a:fillRect/>
                    </a:stretch>
                  </pic:blipFill>
                  <pic:spPr>
                    <a:xfrm>
                      <a:off x="0" y="0"/>
                      <a:ext cx="3578225" cy="865505"/>
                    </a:xfrm>
                    <a:prstGeom prst="rect">
                      <a:avLst/>
                    </a:prstGeom>
                    <a:noFill/>
                    <a:ln>
                      <a:noFill/>
                    </a:ln>
                  </pic:spPr>
                </pic:pic>
              </a:graphicData>
            </a:graphic>
          </wp:inline>
        </w:drawing>
      </w:r>
    </w:p>
    <w:p w14:paraId="228B642A">
      <w:pPr>
        <w:autoSpaceDE w:val="0"/>
        <w:autoSpaceDN w:val="0"/>
        <w:adjustRightInd w:val="0"/>
        <w:snapToGrid/>
        <w:spacing w:line="360" w:lineRule="auto"/>
        <w:ind w:firstLine="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图1 知识追踪示意图</w:t>
      </w:r>
    </w:p>
    <w:p w14:paraId="588E73ED">
      <w:pPr>
        <w:snapToGrid/>
        <w:spacing w:line="360" w:lineRule="auto"/>
        <w:ind w:firstLine="420" w:firstLineChars="200"/>
        <w:textAlignment w:val="center"/>
        <w:rPr>
          <w:ins w:id="158" w:author="hui wan" w:date="2025-12-28T09:23:00Z"/>
          <w:rFonts w:eastAsia="宋体" w:cs="宋体"/>
          <w:snapToGrid/>
          <w:spacing w:val="0"/>
          <w:kern w:val="0"/>
          <w:sz w:val="21"/>
          <w:szCs w:val="21"/>
        </w:rPr>
      </w:pPr>
      <w:r>
        <w:rPr>
          <w:rFonts w:hint="eastAsia" w:eastAsia="宋体" w:cs="宋体"/>
          <w:snapToGrid/>
          <w:spacing w:val="0"/>
          <w:kern w:val="0"/>
          <w:sz w:val="21"/>
          <w:szCs w:val="21"/>
        </w:rPr>
        <w:t>早期的知识追踪方法</w:t>
      </w:r>
      <w:ins w:id="159" w:author="hui wan" w:date="2025-12-28T09:16:00Z">
        <w:r>
          <w:rPr>
            <w:rFonts w:hint="eastAsia" w:eastAsia="宋体" w:cs="宋体"/>
            <w:snapToGrid/>
            <w:spacing w:val="0"/>
            <w:kern w:val="0"/>
            <w:sz w:val="21"/>
            <w:szCs w:val="21"/>
          </w:rPr>
          <w:t>，</w:t>
        </w:r>
      </w:ins>
      <w:r>
        <w:rPr>
          <w:rFonts w:hint="eastAsia" w:eastAsia="宋体" w:cs="宋体"/>
          <w:snapToGrid/>
          <w:spacing w:val="0"/>
          <w:kern w:val="0"/>
          <w:sz w:val="21"/>
          <w:szCs w:val="21"/>
        </w:rPr>
        <w:t>如贝叶斯知识追踪和深度知识追踪</w:t>
      </w:r>
      <w:ins w:id="160" w:author="hui wan" w:date="2025-12-28T09:16:00Z">
        <w:r>
          <w:rPr>
            <w:rFonts w:hint="eastAsia" w:eastAsia="宋体" w:cs="宋体"/>
            <w:snapToGrid/>
            <w:spacing w:val="0"/>
            <w:kern w:val="0"/>
            <w:sz w:val="21"/>
            <w:szCs w:val="21"/>
          </w:rPr>
          <w:t>，</w:t>
        </w:r>
      </w:ins>
      <w:r>
        <w:rPr>
          <w:rFonts w:hint="eastAsia" w:eastAsia="宋体" w:cs="宋体"/>
          <w:snapToGrid/>
          <w:spacing w:val="0"/>
          <w:kern w:val="0"/>
          <w:sz w:val="21"/>
          <w:szCs w:val="21"/>
        </w:rPr>
        <w:t>在建模学生的知识演化过程中发挥了重要作用</w:t>
      </w:r>
      <w:del w:id="161" w:author="hui wan" w:date="2025-12-28T09:23:00Z">
        <w:r>
          <w:rPr>
            <w:rFonts w:hint="eastAsia" w:eastAsia="宋体" w:cs="宋体"/>
            <w:snapToGrid/>
            <w:spacing w:val="0"/>
            <w:kern w:val="0"/>
            <w:sz w:val="21"/>
            <w:szCs w:val="21"/>
          </w:rPr>
          <w:delText>，</w:delText>
        </w:r>
      </w:del>
      <w:ins w:id="162" w:author="hui wan" w:date="2025-12-28T09:23:00Z">
        <w:r>
          <w:rPr>
            <w:rFonts w:hint="eastAsia" w:eastAsia="宋体" w:cs="宋体"/>
            <w:snapToGrid/>
            <w:spacing w:val="0"/>
            <w:kern w:val="0"/>
            <w:sz w:val="21"/>
            <w:szCs w:val="21"/>
          </w:rPr>
          <w:t>。</w:t>
        </w:r>
      </w:ins>
      <w:ins w:id="163" w:author="hui wan" w:date="2025-12-28T09:24:00Z">
        <w:r>
          <w:rPr>
            <w:rFonts w:hint="eastAsia" w:eastAsia="宋体" w:cs="宋体"/>
            <w:snapToGrid/>
            <w:spacing w:val="0"/>
            <w:kern w:val="0"/>
            <w:sz w:val="21"/>
            <w:szCs w:val="21"/>
          </w:rPr>
          <w:t>然而，</w:t>
        </w:r>
      </w:ins>
      <w:del w:id="164" w:author="hui wan" w:date="2025-12-28T09:24:00Z">
        <w:r>
          <w:rPr>
            <w:rFonts w:hint="eastAsia" w:eastAsia="宋体" w:cs="宋体"/>
            <w:snapToGrid/>
            <w:spacing w:val="0"/>
            <w:kern w:val="0"/>
            <w:sz w:val="21"/>
            <w:szCs w:val="21"/>
          </w:rPr>
          <w:delText>但</w:delText>
        </w:r>
      </w:del>
      <w:r>
        <w:rPr>
          <w:rFonts w:hint="eastAsia" w:eastAsia="宋体" w:cs="宋体"/>
          <w:snapToGrid/>
          <w:spacing w:val="0"/>
          <w:kern w:val="0"/>
          <w:sz w:val="21"/>
          <w:szCs w:val="21"/>
        </w:rPr>
        <w:t>这些方法在捕捉复杂知识结构、建模长期依赖关系等方面存在明显不足。为克服上述局限，</w:t>
      </w:r>
      <w:ins w:id="165" w:author="hui wan" w:date="2025-12-28T09:24:00Z">
        <w:r>
          <w:rPr>
            <w:rFonts w:hint="eastAsia" w:eastAsia="宋体" w:cs="宋体"/>
            <w:snapToGrid/>
            <w:spacing w:val="0"/>
            <w:kern w:val="0"/>
            <w:sz w:val="21"/>
            <w:szCs w:val="21"/>
          </w:rPr>
          <w:t>近年来</w:t>
        </w:r>
      </w:ins>
      <w:r>
        <w:rPr>
          <w:rFonts w:hint="eastAsia" w:eastAsia="宋体" w:cs="宋体"/>
          <w:snapToGrid/>
          <w:spacing w:val="0"/>
          <w:kern w:val="0"/>
          <w:sz w:val="21"/>
          <w:szCs w:val="21"/>
        </w:rPr>
        <w:t>Transformer</w:t>
      </w:r>
      <w:del w:id="166" w:author="hui wan" w:date="2025-12-28T09:20:00Z">
        <w:r>
          <w:rPr>
            <w:rFonts w:hint="eastAsia" w:eastAsia="宋体" w:cs="宋体"/>
            <w:snapToGrid/>
            <w:spacing w:val="0"/>
            <w:kern w:val="0"/>
            <w:sz w:val="21"/>
            <w:szCs w:val="21"/>
          </w:rPr>
          <w:delText xml:space="preserve"> </w:delText>
        </w:r>
      </w:del>
      <w:r>
        <w:rPr>
          <w:rFonts w:hint="eastAsia" w:eastAsia="宋体" w:cs="宋体"/>
          <w:snapToGrid/>
          <w:spacing w:val="0"/>
          <w:kern w:val="0"/>
          <w:sz w:val="21"/>
          <w:szCs w:val="21"/>
        </w:rPr>
        <w:t>架构被引入</w:t>
      </w:r>
      <w:del w:id="167" w:author="hui wan" w:date="2025-12-28T09:24:00Z">
        <w:r>
          <w:rPr>
            <w:rFonts w:hint="eastAsia" w:eastAsia="宋体" w:cs="宋体"/>
            <w:snapToGrid/>
            <w:spacing w:val="0"/>
            <w:kern w:val="0"/>
            <w:sz w:val="21"/>
            <w:szCs w:val="21"/>
          </w:rPr>
          <w:delText xml:space="preserve">到 </w:delText>
        </w:r>
      </w:del>
      <w:r>
        <w:rPr>
          <w:rFonts w:hint="eastAsia" w:eastAsia="宋体" w:cs="宋体"/>
          <w:snapToGrid/>
          <w:spacing w:val="0"/>
          <w:kern w:val="0"/>
          <w:sz w:val="21"/>
          <w:szCs w:val="21"/>
        </w:rPr>
        <w:t>KT</w:t>
      </w:r>
      <w:del w:id="168" w:author="hui wan" w:date="2025-12-28T09:24:00Z">
        <w:r>
          <w:rPr>
            <w:rFonts w:hint="eastAsia" w:eastAsia="宋体" w:cs="宋体"/>
            <w:snapToGrid/>
            <w:spacing w:val="0"/>
            <w:kern w:val="0"/>
            <w:sz w:val="21"/>
            <w:szCs w:val="21"/>
          </w:rPr>
          <w:delText xml:space="preserve"> </w:delText>
        </w:r>
      </w:del>
      <w:r>
        <w:rPr>
          <w:rFonts w:hint="eastAsia" w:eastAsia="宋体" w:cs="宋体"/>
          <w:snapToGrid/>
          <w:spacing w:val="0"/>
          <w:kern w:val="0"/>
          <w:sz w:val="21"/>
          <w:szCs w:val="21"/>
        </w:rPr>
        <w:t>任务中</w:t>
      </w:r>
      <w:del w:id="169" w:author="hui wan" w:date="2025-12-28T09:26:00Z">
        <w:r>
          <w:rPr>
            <w:rFonts w:hint="eastAsia" w:eastAsia="宋体" w:cs="宋体"/>
            <w:snapToGrid/>
            <w:spacing w:val="0"/>
            <w:kern w:val="0"/>
            <w:sz w:val="21"/>
            <w:szCs w:val="21"/>
          </w:rPr>
          <w:delText>，</w:delText>
        </w:r>
      </w:del>
      <w:ins w:id="170" w:author="hui wan" w:date="2025-12-28T09:26:00Z">
        <w:r>
          <w:rPr>
            <w:rFonts w:hint="eastAsia" w:eastAsia="宋体" w:cs="宋体"/>
            <w:snapToGrid/>
            <w:spacing w:val="0"/>
            <w:kern w:val="0"/>
            <w:sz w:val="21"/>
            <w:szCs w:val="21"/>
          </w:rPr>
          <w:t>。</w:t>
        </w:r>
      </w:ins>
      <w:ins w:id="171" w:author="hui wan" w:date="2025-12-28T09:24:00Z">
        <w:r>
          <w:rPr>
            <w:rFonts w:hint="eastAsia" w:eastAsia="宋体" w:cs="宋体"/>
            <w:snapToGrid/>
            <w:spacing w:val="0"/>
            <w:kern w:val="0"/>
            <w:sz w:val="21"/>
            <w:szCs w:val="21"/>
          </w:rPr>
          <w:t>凭借</w:t>
        </w:r>
      </w:ins>
      <w:del w:id="172" w:author="hui wan" w:date="2025-12-28T09:24:00Z">
        <w:r>
          <w:rPr>
            <w:rFonts w:hint="eastAsia" w:eastAsia="宋体" w:cs="宋体"/>
            <w:snapToGrid/>
            <w:spacing w:val="0"/>
            <w:kern w:val="0"/>
            <w:sz w:val="21"/>
            <w:szCs w:val="21"/>
          </w:rPr>
          <w:delText>因</w:delText>
        </w:r>
      </w:del>
      <w:r>
        <w:rPr>
          <w:rFonts w:hint="eastAsia" w:eastAsia="宋体" w:cs="宋体"/>
          <w:snapToGrid/>
          <w:spacing w:val="0"/>
          <w:kern w:val="0"/>
          <w:sz w:val="21"/>
          <w:szCs w:val="21"/>
        </w:rPr>
        <w:t>其</w:t>
      </w:r>
      <w:ins w:id="173" w:author="hui wan" w:date="2025-12-28T09:25:00Z">
        <w:r>
          <w:rPr>
            <w:rFonts w:hint="eastAsia" w:eastAsia="宋体" w:cs="宋体"/>
            <w:snapToGrid/>
            <w:spacing w:val="0"/>
            <w:kern w:val="0"/>
            <w:sz w:val="21"/>
            <w:szCs w:val="21"/>
          </w:rPr>
          <w:t>强大的</w:t>
        </w:r>
      </w:ins>
      <w:r>
        <w:rPr>
          <w:rFonts w:hint="eastAsia" w:eastAsia="宋体" w:cs="宋体"/>
          <w:snapToGrid/>
          <w:spacing w:val="0"/>
          <w:kern w:val="0"/>
          <w:sz w:val="21"/>
          <w:szCs w:val="21"/>
        </w:rPr>
        <w:t>并行计算能力强</w:t>
      </w:r>
      <w:del w:id="174" w:author="hui wan" w:date="2025-12-28T09:25:00Z">
        <w:r>
          <w:rPr>
            <w:rFonts w:hint="eastAsia" w:eastAsia="宋体" w:cs="宋体"/>
            <w:snapToGrid/>
            <w:spacing w:val="0"/>
            <w:kern w:val="0"/>
            <w:sz w:val="21"/>
            <w:szCs w:val="21"/>
          </w:rPr>
          <w:delText>、</w:delText>
        </w:r>
      </w:del>
      <w:ins w:id="175" w:author="hui wan" w:date="2025-12-28T09:25:00Z">
        <w:r>
          <w:rPr>
            <w:rFonts w:hint="eastAsia" w:eastAsia="宋体" w:cs="宋体"/>
            <w:snapToGrid/>
            <w:spacing w:val="0"/>
            <w:kern w:val="0"/>
            <w:sz w:val="21"/>
            <w:szCs w:val="21"/>
          </w:rPr>
          <w:t>和出色的</w:t>
        </w:r>
      </w:ins>
      <w:del w:id="176" w:author="hui wan" w:date="2025-12-28T09:25:00Z">
        <w:r>
          <w:rPr>
            <w:rFonts w:hint="eastAsia" w:eastAsia="宋体" w:cs="宋体"/>
            <w:snapToGrid/>
            <w:spacing w:val="0"/>
            <w:kern w:val="0"/>
            <w:sz w:val="21"/>
            <w:szCs w:val="21"/>
          </w:rPr>
          <w:delText>建模</w:delText>
        </w:r>
      </w:del>
      <w:r>
        <w:rPr>
          <w:rFonts w:hint="eastAsia" w:eastAsia="宋体" w:cs="宋体"/>
          <w:snapToGrid/>
          <w:spacing w:val="0"/>
          <w:kern w:val="0"/>
          <w:sz w:val="21"/>
          <w:szCs w:val="21"/>
        </w:rPr>
        <w:t>全局依赖关系</w:t>
      </w:r>
      <w:ins w:id="177" w:author="hui wan" w:date="2025-12-28T09:25:00Z">
        <w:r>
          <w:rPr>
            <w:rFonts w:hint="eastAsia" w:eastAsia="宋体" w:cs="宋体"/>
            <w:snapToGrid/>
            <w:spacing w:val="0"/>
            <w:kern w:val="0"/>
            <w:sz w:val="21"/>
            <w:szCs w:val="21"/>
          </w:rPr>
          <w:t>建模</w:t>
        </w:r>
      </w:ins>
      <w:r>
        <w:rPr>
          <w:rFonts w:hint="eastAsia" w:eastAsia="宋体" w:cs="宋体"/>
          <w:snapToGrid/>
          <w:spacing w:val="0"/>
          <w:kern w:val="0"/>
          <w:sz w:val="21"/>
          <w:szCs w:val="21"/>
        </w:rPr>
        <w:t>表现</w:t>
      </w:r>
      <w:del w:id="178" w:author="hui wan" w:date="2025-12-28T09:25:00Z">
        <w:r>
          <w:rPr>
            <w:rFonts w:hint="eastAsia" w:eastAsia="宋体" w:cs="宋体"/>
            <w:snapToGrid/>
            <w:spacing w:val="0"/>
            <w:kern w:val="0"/>
            <w:sz w:val="21"/>
            <w:szCs w:val="21"/>
          </w:rPr>
          <w:delText>出色</w:delText>
        </w:r>
      </w:del>
      <w:r>
        <w:rPr>
          <w:rFonts w:hint="eastAsia" w:eastAsia="宋体" w:cs="宋体"/>
          <w:snapToGrid/>
          <w:spacing w:val="0"/>
          <w:kern w:val="0"/>
          <w:sz w:val="21"/>
          <w:szCs w:val="21"/>
        </w:rPr>
        <w:t>，</w:t>
      </w:r>
      <w:ins w:id="179" w:author="hui wan" w:date="2025-12-28T09:26:00Z">
        <w:r>
          <w:rPr>
            <w:rFonts w:hint="eastAsia" w:eastAsia="宋体" w:cs="宋体"/>
            <w:snapToGrid/>
            <w:spacing w:val="0"/>
            <w:kern w:val="0"/>
            <w:sz w:val="21"/>
            <w:szCs w:val="21"/>
          </w:rPr>
          <w:t>Transformer</w:t>
        </w:r>
      </w:ins>
      <w:del w:id="180" w:author="hui wan" w:date="2025-12-28T09:24:00Z">
        <w:r>
          <w:rPr>
            <w:rFonts w:hint="eastAsia" w:eastAsia="宋体" w:cs="宋体"/>
            <w:snapToGrid/>
            <w:spacing w:val="0"/>
            <w:kern w:val="0"/>
            <w:sz w:val="21"/>
            <w:szCs w:val="21"/>
          </w:rPr>
          <w:delText>近年来</w:delText>
        </w:r>
      </w:del>
      <w:r>
        <w:rPr>
          <w:rFonts w:hint="eastAsia" w:eastAsia="宋体" w:cs="宋体"/>
          <w:snapToGrid/>
          <w:spacing w:val="0"/>
          <w:kern w:val="0"/>
          <w:sz w:val="21"/>
          <w:szCs w:val="21"/>
        </w:rPr>
        <w:t>在智慧教育任务中</w:t>
      </w:r>
      <w:ins w:id="181" w:author="hui wan" w:date="2025-12-28T09:26:00Z">
        <w:r>
          <w:rPr>
            <w:rFonts w:hint="eastAsia" w:eastAsia="宋体" w:cs="宋体"/>
            <w:snapToGrid/>
            <w:spacing w:val="0"/>
            <w:kern w:val="0"/>
            <w:sz w:val="21"/>
            <w:szCs w:val="21"/>
          </w:rPr>
          <w:t>已</w:t>
        </w:r>
      </w:ins>
      <w:r>
        <w:rPr>
          <w:rFonts w:hint="eastAsia" w:eastAsia="宋体" w:cs="宋体"/>
          <w:snapToGrid/>
          <w:spacing w:val="0"/>
          <w:kern w:val="0"/>
          <w:sz w:val="21"/>
          <w:szCs w:val="21"/>
        </w:rPr>
        <w:t>取得</w:t>
      </w:r>
      <w:del w:id="182" w:author="hui wan" w:date="2025-12-28T09:26:00Z">
        <w:r>
          <w:rPr>
            <w:rFonts w:hint="eastAsia" w:eastAsia="宋体" w:cs="宋体"/>
            <w:snapToGrid/>
            <w:spacing w:val="0"/>
            <w:kern w:val="0"/>
            <w:sz w:val="21"/>
            <w:szCs w:val="21"/>
          </w:rPr>
          <w:delText>了</w:delText>
        </w:r>
      </w:del>
      <w:r>
        <w:rPr>
          <w:rFonts w:hint="eastAsia" w:eastAsia="宋体" w:cs="宋体"/>
          <w:snapToGrid/>
          <w:spacing w:val="0"/>
          <w:kern w:val="0"/>
          <w:sz w:val="21"/>
          <w:szCs w:val="21"/>
        </w:rPr>
        <w:t>显著进展</w:t>
      </w:r>
      <w:r>
        <w:rPr>
          <w:rFonts w:eastAsia="宋体" w:cs="宋体"/>
          <w:snapToGrid/>
          <w:spacing w:val="0"/>
          <w:kern w:val="0"/>
          <w:sz w:val="21"/>
          <w:szCs w:val="21"/>
          <w:highlight w:val="yellow"/>
          <w:vertAlign w:val="superscript"/>
          <w:rPrChange w:id="183" w:author="hui wan" w:date="2025-12-28T09:17:00Z">
            <w:rPr>
              <w:rFonts w:eastAsia="宋体" w:cs="宋体"/>
              <w:snapToGrid/>
              <w:spacing w:val="0"/>
              <w:kern w:val="0"/>
              <w:sz w:val="21"/>
              <w:szCs w:val="21"/>
              <w:highlight w:val="yellow"/>
            </w:rPr>
          </w:rPrChange>
        </w:rPr>
        <w:t>[</w:t>
      </w:r>
      <w:ins w:id="184" w:author="Somomgbeom" w:date="2025-10-12T20:33:00Z">
        <w:r>
          <w:rPr>
            <w:rFonts w:eastAsia="宋体" w:cs="宋体"/>
            <w:snapToGrid/>
            <w:spacing w:val="0"/>
            <w:kern w:val="0"/>
            <w:sz w:val="21"/>
            <w:szCs w:val="21"/>
            <w:highlight w:val="yellow"/>
            <w:vertAlign w:val="superscript"/>
            <w:rPrChange w:id="185" w:author="hui wan" w:date="2025-12-28T09:17:00Z">
              <w:rPr>
                <w:rFonts w:eastAsia="宋体" w:cs="宋体"/>
                <w:snapToGrid/>
                <w:spacing w:val="0"/>
                <w:kern w:val="0"/>
                <w:sz w:val="21"/>
                <w:szCs w:val="21"/>
                <w:highlight w:val="yellow"/>
              </w:rPr>
            </w:rPrChange>
          </w:rPr>
          <w:t>3</w:t>
        </w:r>
      </w:ins>
      <w:r>
        <w:rPr>
          <w:rFonts w:eastAsia="宋体" w:cs="宋体"/>
          <w:snapToGrid/>
          <w:spacing w:val="0"/>
          <w:kern w:val="0"/>
          <w:sz w:val="21"/>
          <w:szCs w:val="21"/>
          <w:highlight w:val="yellow"/>
          <w:vertAlign w:val="superscript"/>
          <w:rPrChange w:id="186" w:author="hui wan" w:date="2025-12-28T09:17:00Z">
            <w:rPr>
              <w:rFonts w:eastAsia="宋体" w:cs="宋体"/>
              <w:snapToGrid/>
              <w:spacing w:val="0"/>
              <w:kern w:val="0"/>
              <w:sz w:val="21"/>
              <w:szCs w:val="21"/>
              <w:highlight w:val="yellow"/>
            </w:rPr>
          </w:rPrChange>
        </w:rPr>
        <w:t>]</w:t>
      </w:r>
      <w:r>
        <w:rPr>
          <w:rFonts w:hint="eastAsia" w:eastAsia="宋体" w:cs="宋体"/>
          <w:snapToGrid/>
          <w:spacing w:val="0"/>
          <w:kern w:val="0"/>
          <w:sz w:val="21"/>
          <w:szCs w:val="21"/>
        </w:rPr>
        <w:t>。</w:t>
      </w:r>
      <w:ins w:id="187" w:author="hui wan" w:date="2025-12-28T09:26:00Z">
        <w:r>
          <w:rPr>
            <w:rFonts w:hint="eastAsia" w:eastAsia="宋体" w:cs="宋体"/>
            <w:snapToGrid/>
            <w:spacing w:val="0"/>
            <w:kern w:val="0"/>
            <w:sz w:val="21"/>
            <w:szCs w:val="21"/>
          </w:rPr>
          <w:t>具体而言，</w:t>
        </w:r>
      </w:ins>
      <w:r>
        <w:rPr>
          <w:rFonts w:hint="eastAsia" w:eastAsia="宋体" w:cs="宋体"/>
          <w:snapToGrid/>
          <w:spacing w:val="0"/>
          <w:kern w:val="0"/>
          <w:sz w:val="21"/>
          <w:szCs w:val="21"/>
        </w:rPr>
        <w:t>Transformer通过自注意力机制允许模型在序列</w:t>
      </w:r>
      <w:del w:id="188" w:author="hui wan" w:date="2025-12-28T09:27:00Z">
        <w:r>
          <w:rPr>
            <w:rFonts w:hint="eastAsia" w:eastAsia="宋体" w:cs="宋体"/>
            <w:snapToGrid/>
            <w:spacing w:val="0"/>
            <w:kern w:val="0"/>
            <w:sz w:val="21"/>
            <w:szCs w:val="21"/>
          </w:rPr>
          <w:delText>中</w:delText>
        </w:r>
      </w:del>
      <w:ins w:id="189" w:author="hui wan" w:date="2025-12-28T09:27:00Z">
        <w:r>
          <w:rPr>
            <w:rFonts w:hint="eastAsia" w:eastAsia="宋体" w:cs="宋体"/>
            <w:snapToGrid/>
            <w:spacing w:val="0"/>
            <w:kern w:val="0"/>
            <w:sz w:val="21"/>
            <w:szCs w:val="21"/>
          </w:rPr>
          <w:t>的</w:t>
        </w:r>
      </w:ins>
      <w:r>
        <w:rPr>
          <w:rFonts w:hint="eastAsia" w:eastAsia="宋体" w:cs="宋体"/>
          <w:snapToGrid/>
          <w:spacing w:val="0"/>
          <w:kern w:val="0"/>
          <w:sz w:val="21"/>
          <w:szCs w:val="21"/>
        </w:rPr>
        <w:t>任意两点间直接建立关联，从而</w:t>
      </w:r>
      <w:ins w:id="190" w:author="hui wan" w:date="2025-12-28T09:27:00Z">
        <w:r>
          <w:rPr>
            <w:rFonts w:hint="eastAsia" w:eastAsia="宋体" w:cs="宋体"/>
            <w:snapToGrid/>
            <w:spacing w:val="0"/>
            <w:kern w:val="0"/>
            <w:sz w:val="21"/>
            <w:szCs w:val="21"/>
          </w:rPr>
          <w:t>能够</w:t>
        </w:r>
      </w:ins>
      <w:r>
        <w:rPr>
          <w:rFonts w:hint="eastAsia" w:eastAsia="宋体" w:cs="宋体"/>
          <w:snapToGrid/>
          <w:spacing w:val="0"/>
          <w:kern w:val="0"/>
          <w:sz w:val="21"/>
          <w:szCs w:val="21"/>
        </w:rPr>
        <w:t>在全局</w:t>
      </w:r>
      <w:ins w:id="191" w:author="hui wan" w:date="2025-12-28T09:27:00Z">
        <w:r>
          <w:rPr>
            <w:rFonts w:hint="eastAsia" w:eastAsia="宋体" w:cs="宋体"/>
            <w:snapToGrid/>
            <w:spacing w:val="0"/>
            <w:kern w:val="0"/>
            <w:sz w:val="21"/>
            <w:szCs w:val="21"/>
          </w:rPr>
          <w:t>视角</w:t>
        </w:r>
      </w:ins>
      <w:del w:id="192" w:author="hui wan" w:date="2025-12-28T09:27:00Z">
        <w:r>
          <w:rPr>
            <w:rFonts w:hint="eastAsia" w:eastAsia="宋体" w:cs="宋体"/>
            <w:snapToGrid/>
            <w:spacing w:val="0"/>
            <w:kern w:val="0"/>
            <w:sz w:val="21"/>
            <w:szCs w:val="21"/>
          </w:rPr>
          <w:delText>上</w:delText>
        </w:r>
      </w:del>
      <w:r>
        <w:rPr>
          <w:rFonts w:hint="eastAsia" w:eastAsia="宋体" w:cs="宋体"/>
          <w:snapToGrid/>
          <w:spacing w:val="0"/>
          <w:kern w:val="0"/>
          <w:sz w:val="21"/>
          <w:szCs w:val="21"/>
        </w:rPr>
        <w:t>优化学习者知识状态的预测。然而，全注意力机制的主要缺点在于，它</w:t>
      </w:r>
      <w:del w:id="193" w:author="hui wan" w:date="2025-12-28T09:28:00Z">
        <w:r>
          <w:rPr>
            <w:rFonts w:hint="eastAsia" w:eastAsia="宋体" w:cs="宋体"/>
            <w:snapToGrid/>
            <w:spacing w:val="0"/>
            <w:kern w:val="0"/>
            <w:sz w:val="21"/>
            <w:szCs w:val="21"/>
          </w:rPr>
          <w:delText>涉及</w:delText>
        </w:r>
      </w:del>
      <w:ins w:id="194" w:author="hui wan" w:date="2025-12-28T09:28:00Z">
        <w:r>
          <w:rPr>
            <w:rFonts w:hint="eastAsia" w:eastAsia="宋体" w:cs="宋体"/>
            <w:snapToGrid/>
            <w:spacing w:val="0"/>
            <w:kern w:val="0"/>
            <w:sz w:val="21"/>
            <w:szCs w:val="21"/>
          </w:rPr>
          <w:t>需要对</w:t>
        </w:r>
      </w:ins>
      <w:r>
        <w:rPr>
          <w:rFonts w:hint="eastAsia" w:eastAsia="宋体" w:cs="宋体"/>
          <w:snapToGrid/>
          <w:spacing w:val="0"/>
          <w:kern w:val="0"/>
          <w:sz w:val="21"/>
          <w:szCs w:val="21"/>
        </w:rPr>
        <w:t>序列中所有元素</w:t>
      </w:r>
      <w:ins w:id="195" w:author="hui wan" w:date="2025-12-28T09:28:00Z">
        <w:r>
          <w:rPr>
            <w:rFonts w:hint="eastAsia" w:eastAsia="宋体" w:cs="宋体"/>
            <w:snapToGrid/>
            <w:spacing w:val="0"/>
            <w:kern w:val="0"/>
            <w:sz w:val="21"/>
            <w:szCs w:val="21"/>
          </w:rPr>
          <w:t>进行</w:t>
        </w:r>
      </w:ins>
      <w:del w:id="196" w:author="hui wan" w:date="2025-12-28T09:28:00Z">
        <w:r>
          <w:rPr>
            <w:rFonts w:hint="eastAsia" w:eastAsia="宋体" w:cs="宋体"/>
            <w:snapToGrid/>
            <w:spacing w:val="0"/>
            <w:kern w:val="0"/>
            <w:sz w:val="21"/>
            <w:szCs w:val="21"/>
          </w:rPr>
          <w:delText>的</w:delText>
        </w:r>
      </w:del>
      <w:r>
        <w:rPr>
          <w:rFonts w:hint="eastAsia" w:eastAsia="宋体" w:cs="宋体"/>
          <w:snapToGrid/>
          <w:spacing w:val="0"/>
          <w:kern w:val="0"/>
          <w:sz w:val="21"/>
          <w:szCs w:val="21"/>
        </w:rPr>
        <w:t>复杂计算，尤其在处理长序列时效率低下，并可能导致信息过载。</w:t>
      </w:r>
    </w:p>
    <w:p w14:paraId="52ECA54B">
      <w:pPr>
        <w:snapToGrid/>
        <w:spacing w:line="360" w:lineRule="auto"/>
        <w:ind w:firstLine="420" w:firstLineChars="200"/>
        <w:textAlignment w:val="center"/>
        <w:rPr>
          <w:del w:id="197" w:author="hui wan" w:date="2025-12-28T09:28:00Z"/>
          <w:rFonts w:eastAsia="宋体" w:cs="宋体"/>
          <w:snapToGrid/>
          <w:spacing w:val="0"/>
          <w:kern w:val="0"/>
          <w:sz w:val="21"/>
          <w:szCs w:val="21"/>
        </w:rPr>
      </w:pPr>
    </w:p>
    <w:p w14:paraId="6C022EAD">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针对上述挑战，本</w:t>
      </w:r>
      <w:del w:id="198" w:author="hui wan" w:date="2025-12-28T09:28:00Z">
        <w:r>
          <w:rPr>
            <w:rFonts w:hint="eastAsia" w:eastAsia="宋体" w:cs="宋体"/>
            <w:snapToGrid/>
            <w:spacing w:val="0"/>
            <w:kern w:val="0"/>
            <w:sz w:val="21"/>
            <w:szCs w:val="21"/>
          </w:rPr>
          <w:delText>研究</w:delText>
        </w:r>
      </w:del>
      <w:ins w:id="199" w:author="hui wan" w:date="2025-12-28T09:28:00Z">
        <w:r>
          <w:rPr>
            <w:rFonts w:hint="eastAsia" w:eastAsia="宋体" w:cs="宋体"/>
            <w:snapToGrid/>
            <w:spacing w:val="0"/>
            <w:kern w:val="0"/>
            <w:sz w:val="21"/>
            <w:szCs w:val="21"/>
          </w:rPr>
          <w:t>文</w:t>
        </w:r>
      </w:ins>
      <w:r>
        <w:rPr>
          <w:rFonts w:hint="eastAsia" w:eastAsia="宋体" w:cs="宋体"/>
          <w:snapToGrid/>
          <w:spacing w:val="0"/>
          <w:kern w:val="0"/>
          <w:sz w:val="21"/>
          <w:szCs w:val="21"/>
        </w:rPr>
        <w:t>提出了一种新型的知识追踪模型——基于Transformer的稀疏注意力知识追踪</w:t>
      </w:r>
      <w:ins w:id="200" w:author="Somomgbeom" w:date="2025-10-12T20:43:00Z">
        <w:r>
          <w:rPr>
            <w:rFonts w:hint="eastAsia" w:eastAsia="宋体" w:cs="宋体"/>
            <w:snapToGrid/>
            <w:spacing w:val="0"/>
            <w:kern w:val="0"/>
            <w:sz w:val="21"/>
            <w:szCs w:val="21"/>
          </w:rPr>
          <w:t>模型</w:t>
        </w:r>
      </w:ins>
      <w:r>
        <w:rPr>
          <w:rFonts w:hint="eastAsia" w:eastAsia="宋体" w:cs="宋体"/>
          <w:snapToGrid/>
          <w:spacing w:val="0"/>
          <w:kern w:val="0"/>
          <w:sz w:val="21"/>
          <w:szCs w:val="21"/>
        </w:rPr>
        <w:t>（</w:t>
      </w:r>
      <w:r>
        <w:rPr>
          <w:rFonts w:eastAsia="宋体" w:cs="宋体"/>
          <w:snapToGrid/>
          <w:spacing w:val="0"/>
          <w:kern w:val="0"/>
          <w:sz w:val="21"/>
          <w:szCs w:val="21"/>
        </w:rPr>
        <w:t>sparse attention</w:t>
      </w:r>
      <w:r>
        <w:rPr>
          <w:rFonts w:hint="eastAsia" w:eastAsia="宋体" w:cs="宋体"/>
          <w:snapToGrid/>
          <w:spacing w:val="0"/>
          <w:kern w:val="0"/>
          <w:sz w:val="21"/>
          <w:szCs w:val="21"/>
        </w:rPr>
        <w:t xml:space="preserve"> Transformer </w:t>
      </w:r>
      <w:r>
        <w:rPr>
          <w:rFonts w:eastAsia="宋体" w:cs="宋体"/>
          <w:snapToGrid/>
          <w:spacing w:val="0"/>
          <w:kern w:val="0"/>
          <w:sz w:val="21"/>
          <w:szCs w:val="21"/>
        </w:rPr>
        <w:t>knowledge tracing</w:t>
      </w:r>
      <w:r>
        <w:rPr>
          <w:rFonts w:hint="eastAsia" w:eastAsia="宋体" w:cs="宋体"/>
          <w:snapToGrid/>
          <w:spacing w:val="0"/>
          <w:kern w:val="0"/>
          <w:sz w:val="21"/>
          <w:szCs w:val="21"/>
        </w:rPr>
        <w:t>，简称SATKT）。该模型通过引入问题知识嵌入、稀疏注意力机制和混合损失函数算法，不仅在处理大规模学习者互动数据时更为高效，且在预测学习者知识状态方面更为准确。</w:t>
      </w:r>
    </w:p>
    <w:p w14:paraId="2AC58C0C">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本文的</w:t>
      </w:r>
      <w:del w:id="201" w:author="hui wan" w:date="2025-12-28T09:32:00Z">
        <w:r>
          <w:rPr>
            <w:rFonts w:hint="eastAsia" w:eastAsia="宋体" w:cs="宋体"/>
            <w:snapToGrid/>
            <w:spacing w:val="0"/>
            <w:kern w:val="0"/>
            <w:sz w:val="21"/>
            <w:szCs w:val="21"/>
          </w:rPr>
          <w:delText>关</w:delText>
        </w:r>
      </w:del>
      <w:ins w:id="202" w:author="hui wan" w:date="2025-12-28T09:32:00Z">
        <w:r>
          <w:rPr>
            <w:rFonts w:hint="eastAsia" w:eastAsia="宋体" w:cs="宋体"/>
            <w:snapToGrid/>
            <w:spacing w:val="0"/>
            <w:kern w:val="0"/>
            <w:sz w:val="21"/>
            <w:szCs w:val="21"/>
          </w:rPr>
          <w:t>主要</w:t>
        </w:r>
      </w:ins>
      <w:del w:id="203" w:author="hui wan" w:date="2025-12-28T09:32:00Z">
        <w:r>
          <w:rPr>
            <w:rFonts w:hint="eastAsia" w:eastAsia="宋体" w:cs="宋体"/>
            <w:snapToGrid/>
            <w:spacing w:val="0"/>
            <w:kern w:val="0"/>
            <w:sz w:val="21"/>
            <w:szCs w:val="21"/>
          </w:rPr>
          <w:delText>键</w:delText>
        </w:r>
      </w:del>
      <w:r>
        <w:rPr>
          <w:rFonts w:hint="eastAsia" w:eastAsia="宋体" w:cs="宋体"/>
          <w:snapToGrid/>
          <w:spacing w:val="0"/>
          <w:kern w:val="0"/>
          <w:sz w:val="21"/>
          <w:szCs w:val="21"/>
        </w:rPr>
        <w:t>创新点</w:t>
      </w:r>
      <w:del w:id="204" w:author="hui wan" w:date="2025-12-28T09:32:00Z">
        <w:r>
          <w:rPr>
            <w:rFonts w:hint="eastAsia" w:eastAsia="宋体" w:cs="宋体"/>
            <w:snapToGrid/>
            <w:spacing w:val="0"/>
            <w:kern w:val="0"/>
            <w:sz w:val="21"/>
            <w:szCs w:val="21"/>
          </w:rPr>
          <w:delText>总结</w:delText>
        </w:r>
      </w:del>
      <w:r>
        <w:rPr>
          <w:rFonts w:hint="eastAsia" w:eastAsia="宋体" w:cs="宋体"/>
          <w:snapToGrid/>
          <w:spacing w:val="0"/>
          <w:kern w:val="0"/>
          <w:sz w:val="21"/>
          <w:szCs w:val="21"/>
        </w:rPr>
        <w:t>如下：</w:t>
      </w:r>
    </w:p>
    <w:p w14:paraId="779A8318">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（1）问题知识嵌入：</w:t>
      </w:r>
      <w:ins w:id="205" w:author="hui wan" w:date="2025-12-28T09:35:00Z">
        <w:r>
          <w:rPr>
            <w:rFonts w:hint="eastAsia" w:eastAsia="宋体" w:cs="宋体"/>
            <w:snapToGrid/>
            <w:spacing w:val="0"/>
            <w:kern w:val="0"/>
            <w:sz w:val="21"/>
            <w:szCs w:val="21"/>
          </w:rPr>
          <w:t>结合</w:t>
        </w:r>
      </w:ins>
      <w:del w:id="206" w:author="hui wan" w:date="2025-12-28T09:35:00Z">
        <w:r>
          <w:rPr>
            <w:rFonts w:hint="eastAsia" w:eastAsia="宋体" w:cs="宋体"/>
            <w:snapToGrid/>
            <w:spacing w:val="0"/>
            <w:kern w:val="0"/>
            <w:sz w:val="21"/>
            <w:szCs w:val="21"/>
          </w:rPr>
          <w:delText>通过</w:delText>
        </w:r>
      </w:del>
      <w:r>
        <w:rPr>
          <w:rFonts w:hint="eastAsia" w:eastAsia="宋体" w:cs="宋体"/>
          <w:snapToGrid/>
          <w:spacing w:val="0"/>
          <w:kern w:val="0"/>
          <w:sz w:val="21"/>
          <w:szCs w:val="21"/>
        </w:rPr>
        <w:t>问题</w:t>
      </w:r>
      <w:del w:id="207" w:author="hui wan" w:date="2025-12-28T09:35:00Z">
        <w:r>
          <w:rPr>
            <w:rFonts w:hint="eastAsia" w:eastAsia="宋体" w:cs="宋体"/>
            <w:snapToGrid/>
            <w:spacing w:val="0"/>
            <w:kern w:val="0"/>
            <w:sz w:val="21"/>
            <w:szCs w:val="21"/>
          </w:rPr>
          <w:delText>与</w:delText>
        </w:r>
      </w:del>
      <w:r>
        <w:rPr>
          <w:rFonts w:hint="eastAsia" w:eastAsia="宋体" w:cs="宋体"/>
          <w:snapToGrid/>
          <w:spacing w:val="0"/>
          <w:kern w:val="0"/>
          <w:sz w:val="21"/>
          <w:szCs w:val="21"/>
        </w:rPr>
        <w:t>得分嵌入</w:t>
      </w:r>
      <w:ins w:id="208" w:author="hui wan" w:date="2025-12-28T09:35:00Z">
        <w:r>
          <w:rPr>
            <w:rFonts w:hint="eastAsia" w:eastAsia="宋体" w:cs="宋体"/>
            <w:snapToGrid/>
            <w:spacing w:val="0"/>
            <w:kern w:val="0"/>
            <w:sz w:val="21"/>
            <w:szCs w:val="21"/>
          </w:rPr>
          <w:t>与</w:t>
        </w:r>
      </w:ins>
      <w:del w:id="209" w:author="hui wan" w:date="2025-12-28T09:35:00Z">
        <w:r>
          <w:rPr>
            <w:rFonts w:hint="eastAsia" w:eastAsia="宋体" w:cs="宋体"/>
            <w:snapToGrid/>
            <w:spacing w:val="0"/>
            <w:kern w:val="0"/>
            <w:sz w:val="21"/>
            <w:szCs w:val="21"/>
          </w:rPr>
          <w:delText>以及</w:delText>
        </w:r>
      </w:del>
      <w:r>
        <w:rPr>
          <w:rFonts w:hint="eastAsia" w:eastAsia="宋体" w:cs="宋体"/>
          <w:snapToGrid/>
          <w:spacing w:val="0"/>
          <w:kern w:val="0"/>
          <w:sz w:val="21"/>
          <w:szCs w:val="21"/>
        </w:rPr>
        <w:t>知识参数嵌入，</w:t>
      </w:r>
      <w:ins w:id="210" w:author="hui wan" w:date="2025-12-28T09:35:00Z">
        <w:r>
          <w:rPr>
            <w:rFonts w:hint="eastAsia" w:eastAsia="宋体" w:cs="宋体"/>
            <w:snapToGrid/>
            <w:spacing w:val="0"/>
            <w:kern w:val="0"/>
            <w:sz w:val="21"/>
            <w:szCs w:val="21"/>
          </w:rPr>
          <w:t>有效</w:t>
        </w:r>
      </w:ins>
      <w:r>
        <w:rPr>
          <w:rFonts w:hint="eastAsia" w:eastAsia="宋体" w:cs="宋体"/>
          <w:snapToGrid/>
          <w:spacing w:val="0"/>
          <w:kern w:val="0"/>
          <w:sz w:val="21"/>
          <w:szCs w:val="21"/>
        </w:rPr>
        <w:t>整合学习者</w:t>
      </w:r>
      <w:ins w:id="211" w:author="hui wan" w:date="2025-12-28T09:35:00Z">
        <w:r>
          <w:rPr>
            <w:rFonts w:hint="eastAsia" w:eastAsia="宋体" w:cs="宋体"/>
            <w:snapToGrid/>
            <w:spacing w:val="0"/>
            <w:kern w:val="0"/>
            <w:sz w:val="21"/>
            <w:szCs w:val="21"/>
          </w:rPr>
          <w:t>的</w:t>
        </w:r>
      </w:ins>
      <w:r>
        <w:rPr>
          <w:rFonts w:hint="eastAsia" w:eastAsia="宋体" w:cs="宋体"/>
          <w:snapToGrid/>
          <w:spacing w:val="0"/>
          <w:kern w:val="0"/>
          <w:sz w:val="21"/>
          <w:szCs w:val="21"/>
        </w:rPr>
        <w:t>作答行为与问题知识点特征，</w:t>
      </w:r>
      <w:ins w:id="212" w:author="hui wan" w:date="2025-12-28T09:36:00Z">
        <w:r>
          <w:rPr>
            <w:rFonts w:hint="eastAsia" w:eastAsia="宋体" w:cs="宋体"/>
            <w:snapToGrid/>
            <w:spacing w:val="0"/>
            <w:kern w:val="0"/>
            <w:sz w:val="21"/>
            <w:szCs w:val="21"/>
          </w:rPr>
          <w:t>从而</w:t>
        </w:r>
      </w:ins>
      <w:r>
        <w:rPr>
          <w:rFonts w:hint="eastAsia" w:eastAsia="宋体" w:cs="宋体"/>
          <w:snapToGrid/>
          <w:spacing w:val="0"/>
          <w:kern w:val="0"/>
          <w:sz w:val="21"/>
          <w:szCs w:val="21"/>
        </w:rPr>
        <w:t>有效捕捉学习者在问题和知识层面的动态</w:t>
      </w:r>
      <w:del w:id="213" w:author="hui wan" w:date="2025-12-28T09:36:00Z">
        <w:r>
          <w:rPr>
            <w:rFonts w:hint="eastAsia" w:eastAsia="宋体" w:cs="宋体"/>
            <w:snapToGrid/>
            <w:spacing w:val="0"/>
            <w:kern w:val="0"/>
            <w:sz w:val="21"/>
            <w:szCs w:val="21"/>
          </w:rPr>
          <w:delText>掌握</w:delText>
        </w:r>
      </w:del>
      <w:r>
        <w:rPr>
          <w:rFonts w:hint="eastAsia" w:eastAsia="宋体" w:cs="宋体"/>
          <w:snapToGrid/>
          <w:spacing w:val="0"/>
          <w:kern w:val="0"/>
          <w:sz w:val="21"/>
          <w:szCs w:val="21"/>
        </w:rPr>
        <w:t>状态</w:t>
      </w:r>
      <w:ins w:id="214" w:author="hui wan" w:date="2025-12-28T09:36:00Z">
        <w:r>
          <w:rPr>
            <w:rFonts w:hint="eastAsia" w:eastAsia="宋体" w:cs="宋体"/>
            <w:snapToGrid/>
            <w:spacing w:val="0"/>
            <w:kern w:val="0"/>
            <w:sz w:val="21"/>
            <w:szCs w:val="21"/>
          </w:rPr>
          <w:t>变化</w:t>
        </w:r>
      </w:ins>
      <w:r>
        <w:rPr>
          <w:rFonts w:hint="eastAsia" w:eastAsia="宋体" w:cs="宋体"/>
          <w:snapToGrid/>
          <w:spacing w:val="0"/>
          <w:kern w:val="0"/>
          <w:sz w:val="21"/>
          <w:szCs w:val="21"/>
        </w:rPr>
        <w:t>；</w:t>
      </w:r>
    </w:p>
    <w:p w14:paraId="7DA42EA5">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（2）稀疏注意力机制：在Transformer</w:t>
      </w:r>
      <w:del w:id="215" w:author="hui wan" w:date="2025-12-28T09:36:00Z">
        <w:r>
          <w:rPr>
            <w:rFonts w:hint="eastAsia" w:eastAsia="宋体" w:cs="宋体"/>
            <w:snapToGrid/>
            <w:spacing w:val="0"/>
            <w:kern w:val="0"/>
            <w:sz w:val="21"/>
            <w:szCs w:val="21"/>
          </w:rPr>
          <w:delText>体系</w:delText>
        </w:r>
      </w:del>
      <w:r>
        <w:rPr>
          <w:rFonts w:hint="eastAsia" w:eastAsia="宋体" w:cs="宋体"/>
          <w:snapToGrid/>
          <w:spacing w:val="0"/>
          <w:kern w:val="0"/>
          <w:sz w:val="21"/>
          <w:szCs w:val="21"/>
        </w:rPr>
        <w:t>的注意力机制中融入</w:t>
      </w:r>
      <w:del w:id="216" w:author="hui wan" w:date="2025-12-28T09:36:00Z">
        <w:r>
          <w:rPr>
            <w:rFonts w:hint="eastAsia" w:eastAsia="宋体" w:cs="宋体"/>
            <w:snapToGrid/>
            <w:spacing w:val="0"/>
            <w:kern w:val="0"/>
            <w:sz w:val="21"/>
            <w:szCs w:val="21"/>
          </w:rPr>
          <w:delText>了</w:delText>
        </w:r>
      </w:del>
      <w:r>
        <w:rPr>
          <w:rFonts w:hint="eastAsia" w:eastAsia="宋体" w:cs="宋体"/>
          <w:snapToGrid/>
          <w:spacing w:val="0"/>
          <w:kern w:val="0"/>
          <w:sz w:val="21"/>
          <w:szCs w:val="21"/>
        </w:rPr>
        <w:t>稀疏机制，通过设定的阈值选择最重要的注意力权重，实现高效稳定的知识状态估计和跟踪；</w:t>
      </w:r>
    </w:p>
    <w:p w14:paraId="1E9E64C2">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（3）融合损失函数：提出一种</w:t>
      </w:r>
      <w:del w:id="217" w:author="hui wan" w:date="2025-12-28T09:37:00Z">
        <w:r>
          <w:rPr>
            <w:rFonts w:hint="eastAsia" w:eastAsia="宋体" w:cs="宋体"/>
            <w:snapToGrid/>
            <w:spacing w:val="0"/>
            <w:kern w:val="0"/>
            <w:sz w:val="21"/>
            <w:szCs w:val="21"/>
          </w:rPr>
          <w:delText>新的损失函数算法，</w:delText>
        </w:r>
      </w:del>
      <w:r>
        <w:rPr>
          <w:rFonts w:hint="eastAsia" w:eastAsia="宋体" w:cs="宋体"/>
          <w:snapToGrid/>
          <w:spacing w:val="0"/>
          <w:kern w:val="0"/>
          <w:sz w:val="21"/>
          <w:szCs w:val="21"/>
        </w:rPr>
        <w:t>融合加权二元交叉熵损失</w:t>
      </w:r>
      <w:ins w:id="218" w:author="hui wan" w:date="2025-12-28T21:14:00Z">
        <w:r>
          <w:rPr>
            <w:rFonts w:hint="eastAsia" w:eastAsia="宋体" w:cs="宋体"/>
            <w:snapToGrid/>
            <w:spacing w:val="0"/>
            <w:kern w:val="0"/>
            <w:sz w:val="21"/>
            <w:szCs w:val="21"/>
          </w:rPr>
          <w:t>（</w:t>
        </w:r>
      </w:ins>
      <w:ins w:id="219" w:author="hui wan" w:date="2025-12-28T21:14:00Z">
        <w:r>
          <w:rPr>
            <w:rFonts w:eastAsia="宋体" w:cs="宋体"/>
            <w:snapToGrid/>
            <w:spacing w:val="0"/>
            <w:kern w:val="0"/>
            <w:sz w:val="21"/>
            <w:szCs w:val="21"/>
          </w:rPr>
          <w:t>binary cross-entropy loss</w:t>
        </w:r>
      </w:ins>
      <w:ins w:id="220" w:author="hui wan" w:date="2025-12-28T21:14:00Z">
        <w:r>
          <w:rPr>
            <w:rFonts w:hint="eastAsia" w:eastAsia="宋体" w:cs="宋体"/>
            <w:snapToGrid/>
            <w:spacing w:val="0"/>
            <w:kern w:val="0"/>
            <w:sz w:val="21"/>
            <w:szCs w:val="21"/>
          </w:rPr>
          <w:t>，BCE Loss）</w:t>
        </w:r>
      </w:ins>
      <w:r>
        <w:rPr>
          <w:rFonts w:hint="eastAsia" w:eastAsia="宋体" w:cs="宋体"/>
          <w:snapToGrid/>
          <w:spacing w:val="0"/>
          <w:kern w:val="0"/>
          <w:sz w:val="21"/>
          <w:szCs w:val="21"/>
        </w:rPr>
        <w:t>、知识一致性损失和正则化损失</w:t>
      </w:r>
      <w:ins w:id="221" w:author="hui wan" w:date="2025-12-28T09:37:00Z">
        <w:r>
          <w:rPr>
            <w:rFonts w:hint="eastAsia" w:eastAsia="宋体" w:cs="宋体"/>
            <w:snapToGrid/>
            <w:spacing w:val="0"/>
            <w:kern w:val="0"/>
            <w:sz w:val="21"/>
            <w:szCs w:val="21"/>
          </w:rPr>
          <w:t>的新型损失函数</w:t>
        </w:r>
      </w:ins>
      <w:r>
        <w:rPr>
          <w:rFonts w:hint="eastAsia" w:eastAsia="宋体" w:cs="宋体"/>
          <w:snapToGrid/>
          <w:spacing w:val="0"/>
          <w:kern w:val="0"/>
          <w:sz w:val="21"/>
          <w:szCs w:val="21"/>
        </w:rPr>
        <w:t>，</w:t>
      </w:r>
      <w:ins w:id="222" w:author="hui wan" w:date="2025-12-28T09:37:00Z">
        <w:r>
          <w:rPr>
            <w:rFonts w:hint="eastAsia" w:eastAsia="宋体" w:cs="宋体"/>
            <w:snapToGrid/>
            <w:spacing w:val="0"/>
            <w:kern w:val="0"/>
            <w:sz w:val="21"/>
            <w:szCs w:val="21"/>
          </w:rPr>
          <w:t>以</w:t>
        </w:r>
      </w:ins>
      <w:r>
        <w:rPr>
          <w:rFonts w:hint="eastAsia" w:eastAsia="宋体" w:cs="宋体"/>
          <w:snapToGrid/>
          <w:spacing w:val="0"/>
          <w:kern w:val="0"/>
          <w:sz w:val="21"/>
          <w:szCs w:val="21"/>
        </w:rPr>
        <w:t>优化模型</w:t>
      </w:r>
      <w:ins w:id="223" w:author="hui wan" w:date="2025-12-28T09:37:00Z">
        <w:r>
          <w:rPr>
            <w:rFonts w:hint="eastAsia" w:eastAsia="宋体" w:cs="宋体"/>
            <w:snapToGrid/>
            <w:spacing w:val="0"/>
            <w:kern w:val="0"/>
            <w:sz w:val="21"/>
            <w:szCs w:val="21"/>
          </w:rPr>
          <w:t>训练效果</w:t>
        </w:r>
      </w:ins>
      <w:del w:id="224" w:author="hui wan" w:date="2025-12-28T09:37:00Z">
        <w:r>
          <w:rPr>
            <w:rFonts w:hint="eastAsia" w:eastAsia="宋体" w:cs="宋体"/>
            <w:snapToGrid/>
            <w:spacing w:val="0"/>
            <w:kern w:val="0"/>
            <w:sz w:val="21"/>
            <w:szCs w:val="21"/>
          </w:rPr>
          <w:delText>性能</w:delText>
        </w:r>
      </w:del>
      <w:r>
        <w:rPr>
          <w:rFonts w:hint="eastAsia" w:eastAsia="宋体" w:cs="宋体"/>
          <w:snapToGrid/>
          <w:spacing w:val="0"/>
          <w:kern w:val="0"/>
          <w:sz w:val="21"/>
          <w:szCs w:val="21"/>
        </w:rPr>
        <w:t>并增强对序列数据的学习能力；</w:t>
      </w:r>
    </w:p>
    <w:p w14:paraId="3D8C20D9">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（4）广泛的实证评估：在</w:t>
      </w:r>
      <w:del w:id="225" w:author="hui wan" w:date="2025-12-28T09:14:00Z">
        <w:r>
          <w:rPr>
            <w:rFonts w:hint="eastAsia" w:eastAsia="宋体" w:cs="宋体"/>
            <w:snapToGrid/>
            <w:spacing w:val="0"/>
            <w:kern w:val="0"/>
            <w:sz w:val="21"/>
            <w:szCs w:val="21"/>
          </w:rPr>
          <w:delText>四</w:delText>
        </w:r>
      </w:del>
      <w:ins w:id="226" w:author="hui wan" w:date="2025-12-28T09:14:00Z">
        <w:r>
          <w:rPr>
            <w:rFonts w:hint="eastAsia" w:eastAsia="宋体" w:cs="宋体"/>
            <w:snapToGrid/>
            <w:spacing w:val="0"/>
            <w:kern w:val="0"/>
            <w:sz w:val="21"/>
            <w:szCs w:val="21"/>
          </w:rPr>
          <w:t>4</w:t>
        </w:r>
      </w:ins>
      <w:r>
        <w:rPr>
          <w:rFonts w:hint="eastAsia" w:eastAsia="宋体" w:cs="宋体"/>
          <w:snapToGrid/>
          <w:spacing w:val="0"/>
          <w:kern w:val="0"/>
          <w:sz w:val="21"/>
          <w:szCs w:val="21"/>
        </w:rPr>
        <w:t>个开源知识追踪数据集上对所提出模型进行了评估，并与其他主流模型进行</w:t>
      </w:r>
      <w:del w:id="227" w:author="hui wan" w:date="2025-12-28T09:38:00Z">
        <w:r>
          <w:rPr>
            <w:rFonts w:hint="eastAsia" w:eastAsia="宋体" w:cs="宋体"/>
            <w:snapToGrid/>
            <w:spacing w:val="0"/>
            <w:kern w:val="0"/>
            <w:sz w:val="21"/>
            <w:szCs w:val="21"/>
          </w:rPr>
          <w:delText>了</w:delText>
        </w:r>
      </w:del>
      <w:r>
        <w:rPr>
          <w:rFonts w:hint="eastAsia" w:eastAsia="宋体" w:cs="宋体"/>
          <w:snapToGrid/>
          <w:spacing w:val="0"/>
          <w:kern w:val="0"/>
          <w:sz w:val="21"/>
          <w:szCs w:val="21"/>
        </w:rPr>
        <w:t>对比，结果显示本文模型在</w:t>
      </w:r>
      <w:ins w:id="228" w:author="hui wan" w:date="2025-12-28T09:38:00Z">
        <w:r>
          <w:rPr>
            <w:rFonts w:hint="eastAsia" w:eastAsia="宋体" w:cs="宋体"/>
            <w:snapToGrid/>
            <w:spacing w:val="0"/>
            <w:kern w:val="0"/>
            <w:sz w:val="21"/>
            <w:szCs w:val="21"/>
          </w:rPr>
          <w:t>多</w:t>
        </w:r>
      </w:ins>
      <w:del w:id="229" w:author="hui wan" w:date="2025-12-28T09:38:00Z">
        <w:r>
          <w:rPr>
            <w:rFonts w:hint="eastAsia" w:eastAsia="宋体" w:cs="宋体"/>
            <w:snapToGrid/>
            <w:spacing w:val="0"/>
            <w:kern w:val="0"/>
            <w:sz w:val="21"/>
            <w:szCs w:val="21"/>
          </w:rPr>
          <w:delText>各</w:delText>
        </w:r>
      </w:del>
      <w:r>
        <w:rPr>
          <w:rFonts w:hint="eastAsia" w:eastAsia="宋体" w:cs="宋体"/>
          <w:snapToGrid/>
          <w:spacing w:val="0"/>
          <w:kern w:val="0"/>
          <w:sz w:val="21"/>
          <w:szCs w:val="21"/>
        </w:rPr>
        <w:t>项评价指标上均有所提升。</w:t>
      </w:r>
    </w:p>
    <w:p w14:paraId="43D4EB6A">
      <w:pPr>
        <w:widowControl/>
        <w:snapToGrid/>
        <w:spacing w:line="360" w:lineRule="auto"/>
        <w:ind w:firstLine="0"/>
        <w:jc w:val="left"/>
        <w:textAlignment w:val="center"/>
        <w:outlineLvl w:val="0"/>
        <w:rPr>
          <w:rFonts w:eastAsia="宋体" w:cs="宋体"/>
          <w:b/>
          <w:snapToGrid/>
          <w:color w:val="000000"/>
          <w:spacing w:val="0"/>
          <w:kern w:val="0"/>
          <w:sz w:val="28"/>
          <w:szCs w:val="28"/>
        </w:rPr>
      </w:pPr>
      <w:del w:id="230" w:author="hui wan" w:date="2025-12-28T08:48:00Z">
        <w:r>
          <w:rPr>
            <w:rFonts w:hint="eastAsia" w:eastAsia="宋体" w:cs="宋体"/>
            <w:b/>
            <w:snapToGrid/>
            <w:color w:val="000000"/>
            <w:spacing w:val="0"/>
            <w:kern w:val="0"/>
            <w:sz w:val="28"/>
            <w:szCs w:val="28"/>
          </w:rPr>
          <w:delText xml:space="preserve">2  </w:delText>
        </w:r>
      </w:del>
      <w:ins w:id="231" w:author="hui wan" w:date="2025-12-28T08:48:00Z">
        <w:r>
          <w:rPr>
            <w:rFonts w:hint="eastAsia" w:eastAsia="宋体" w:cs="宋体"/>
            <w:b/>
            <w:snapToGrid/>
            <w:color w:val="000000"/>
            <w:spacing w:val="0"/>
            <w:kern w:val="0"/>
            <w:sz w:val="28"/>
            <w:szCs w:val="28"/>
          </w:rPr>
          <w:t xml:space="preserve">1  </w:t>
        </w:r>
      </w:ins>
      <w:r>
        <w:rPr>
          <w:rFonts w:hint="eastAsia" w:eastAsia="宋体" w:cs="宋体"/>
          <w:b/>
          <w:snapToGrid/>
          <w:color w:val="000000"/>
          <w:spacing w:val="0"/>
          <w:kern w:val="0"/>
          <w:sz w:val="28"/>
          <w:szCs w:val="28"/>
        </w:rPr>
        <w:t>相关工作</w:t>
      </w:r>
    </w:p>
    <w:p w14:paraId="5A581F64">
      <w:pPr>
        <w:snapToGrid/>
        <w:spacing w:line="360" w:lineRule="auto"/>
        <w:ind w:firstLine="420" w:firstLineChars="200"/>
        <w:textAlignment w:val="center"/>
        <w:rPr>
          <w:ins w:id="232" w:author="Somomgbeom" w:date="2025-10-12T16:22:00Z"/>
          <w:rFonts w:eastAsia="宋体" w:cs="宋体"/>
          <w:snapToGrid/>
          <w:spacing w:val="0"/>
          <w:kern w:val="0"/>
          <w:sz w:val="21"/>
          <w:szCs w:val="21"/>
        </w:rPr>
      </w:pPr>
      <w:ins w:id="233" w:author="Somomgbeom" w:date="2025-10-12T19:51:00Z">
        <w:r>
          <w:rPr>
            <w:rFonts w:hint="eastAsia" w:eastAsia="宋体" w:cs="宋体"/>
            <w:snapToGrid/>
            <w:spacing w:val="0"/>
            <w:kern w:val="0"/>
            <w:sz w:val="21"/>
            <w:szCs w:val="21"/>
          </w:rPr>
          <w:t>知识追踪</w:t>
        </w:r>
      </w:ins>
      <w:ins w:id="234" w:author="Somomgbeom" w:date="2025-10-12T19:51:00Z">
        <w:del w:id="235" w:author="hui wan" w:date="2025-12-28T09:45:00Z">
          <w:r>
            <w:rPr>
              <w:rFonts w:hint="eastAsia" w:eastAsia="宋体" w:cs="宋体"/>
              <w:snapToGrid/>
              <w:spacing w:val="0"/>
              <w:kern w:val="0"/>
              <w:sz w:val="21"/>
              <w:szCs w:val="21"/>
            </w:rPr>
            <w:delText>是</w:delText>
          </w:r>
        </w:del>
      </w:ins>
      <w:ins w:id="236" w:author="hui wan" w:date="2025-12-28T09:45:00Z">
        <w:r>
          <w:rPr>
            <w:rFonts w:hint="eastAsia" w:eastAsia="宋体" w:cs="宋体"/>
            <w:snapToGrid/>
            <w:spacing w:val="0"/>
            <w:kern w:val="0"/>
            <w:sz w:val="21"/>
            <w:szCs w:val="21"/>
          </w:rPr>
          <w:t>作为</w:t>
        </w:r>
      </w:ins>
      <w:ins w:id="237" w:author="Somomgbeom" w:date="2025-10-12T19:51:00Z">
        <w:r>
          <w:rPr>
            <w:rFonts w:hint="eastAsia" w:eastAsia="宋体" w:cs="宋体"/>
            <w:snapToGrid/>
            <w:spacing w:val="0"/>
            <w:kern w:val="0"/>
            <w:sz w:val="21"/>
            <w:szCs w:val="21"/>
          </w:rPr>
          <w:t>个性化教育的</w:t>
        </w:r>
      </w:ins>
      <w:ins w:id="238" w:author="Somomgbeom" w:date="2025-10-12T19:51:00Z">
        <w:del w:id="239" w:author="hui wan" w:date="2025-12-28T09:45:00Z">
          <w:r>
            <w:rPr>
              <w:rFonts w:hint="eastAsia" w:eastAsia="宋体" w:cs="宋体"/>
              <w:snapToGrid/>
              <w:spacing w:val="0"/>
              <w:kern w:val="0"/>
              <w:sz w:val="21"/>
              <w:szCs w:val="21"/>
            </w:rPr>
            <w:delText>核心</w:delText>
          </w:r>
        </w:del>
      </w:ins>
      <w:ins w:id="240" w:author="hui wan" w:date="2025-12-28T09:45:00Z">
        <w:r>
          <w:rPr>
            <w:rFonts w:hint="eastAsia" w:eastAsia="宋体" w:cs="宋体"/>
            <w:snapToGrid/>
            <w:spacing w:val="0"/>
            <w:kern w:val="0"/>
            <w:sz w:val="21"/>
            <w:szCs w:val="21"/>
          </w:rPr>
          <w:t>关键</w:t>
        </w:r>
      </w:ins>
      <w:ins w:id="241" w:author="Somomgbeom" w:date="2025-10-12T19:51:00Z">
        <w:r>
          <w:rPr>
            <w:rFonts w:hint="eastAsia" w:eastAsia="宋体" w:cs="宋体"/>
            <w:snapToGrid/>
            <w:spacing w:val="0"/>
            <w:kern w:val="0"/>
            <w:sz w:val="21"/>
            <w:szCs w:val="21"/>
          </w:rPr>
          <w:t>任务之一，在教育心理学和教育数据挖掘领域得到了广泛研究</w:t>
        </w:r>
      </w:ins>
      <w:ins w:id="242" w:author="hui wan" w:date="2025-12-28T09:46:00Z">
        <w:r>
          <w:rPr>
            <w:rFonts w:hint="eastAsia" w:eastAsia="宋体" w:cs="宋体"/>
            <w:snapToGrid/>
            <w:spacing w:val="0"/>
            <w:kern w:val="0"/>
            <w:sz w:val="21"/>
            <w:szCs w:val="21"/>
          </w:rPr>
          <w:t>关注</w:t>
        </w:r>
      </w:ins>
      <w:ins w:id="243" w:author="Somomgbeom" w:date="2025-10-12T19:51:00Z">
        <w:r>
          <w:rPr>
            <w:rFonts w:eastAsia="宋体" w:cs="宋体"/>
            <w:snapToGrid/>
            <w:spacing w:val="0"/>
            <w:kern w:val="0"/>
            <w:sz w:val="21"/>
            <w:szCs w:val="21"/>
            <w:highlight w:val="yellow"/>
            <w:vertAlign w:val="superscript"/>
            <w:rPrChange w:id="244" w:author="hui wan" w:date="2025-12-28T09:46:00Z">
              <w:rPr>
                <w:rFonts w:eastAsia="宋体" w:cs="宋体"/>
                <w:snapToGrid/>
                <w:spacing w:val="0"/>
                <w:kern w:val="0"/>
                <w:sz w:val="21"/>
                <w:szCs w:val="21"/>
                <w:highlight w:val="yellow"/>
              </w:rPr>
            </w:rPrChange>
          </w:rPr>
          <w:t>[</w:t>
        </w:r>
      </w:ins>
      <w:ins w:id="245" w:author="Somomgbeom" w:date="2025-10-12T20:33:00Z">
        <w:r>
          <w:rPr>
            <w:rFonts w:eastAsia="宋体" w:cs="宋体"/>
            <w:snapToGrid/>
            <w:spacing w:val="0"/>
            <w:kern w:val="0"/>
            <w:sz w:val="21"/>
            <w:szCs w:val="21"/>
            <w:highlight w:val="yellow"/>
            <w:vertAlign w:val="superscript"/>
            <w:rPrChange w:id="246" w:author="hui wan" w:date="2025-12-28T09:46:00Z">
              <w:rPr>
                <w:rFonts w:eastAsia="宋体" w:cs="宋体"/>
                <w:snapToGrid/>
                <w:spacing w:val="0"/>
                <w:kern w:val="0"/>
                <w:sz w:val="21"/>
                <w:szCs w:val="21"/>
                <w:highlight w:val="yellow"/>
              </w:rPr>
            </w:rPrChange>
          </w:rPr>
          <w:t>4</w:t>
        </w:r>
      </w:ins>
      <w:ins w:id="247" w:author="Somomgbeom" w:date="2025-10-12T19:51:00Z">
        <w:r>
          <w:rPr>
            <w:rFonts w:eastAsia="宋体" w:cs="宋体"/>
            <w:snapToGrid/>
            <w:spacing w:val="0"/>
            <w:kern w:val="0"/>
            <w:sz w:val="21"/>
            <w:szCs w:val="21"/>
            <w:highlight w:val="yellow"/>
            <w:vertAlign w:val="superscript"/>
            <w:rPrChange w:id="248" w:author="hui wan" w:date="2025-12-28T09:46:00Z">
              <w:rPr>
                <w:rFonts w:eastAsia="宋体" w:cs="宋体"/>
                <w:snapToGrid/>
                <w:spacing w:val="0"/>
                <w:kern w:val="0"/>
                <w:sz w:val="21"/>
                <w:szCs w:val="21"/>
                <w:highlight w:val="yellow"/>
              </w:rPr>
            </w:rPrChange>
          </w:rPr>
          <w:t>]</w:t>
        </w:r>
      </w:ins>
      <w:ins w:id="249" w:author="Somomgbeom" w:date="2025-10-12T19:51:00Z">
        <w:r>
          <w:rPr>
            <w:rFonts w:hint="eastAsia" w:eastAsia="宋体" w:cs="宋体"/>
            <w:snapToGrid/>
            <w:spacing w:val="0"/>
            <w:kern w:val="0"/>
            <w:sz w:val="21"/>
            <w:szCs w:val="21"/>
          </w:rPr>
          <w:t>。</w:t>
        </w:r>
      </w:ins>
      <w:ins w:id="250" w:author="hui wan" w:date="2025-12-28T09:46:00Z">
        <w:r>
          <w:rPr>
            <w:rFonts w:hint="eastAsia" w:eastAsia="宋体" w:cs="宋体"/>
            <w:snapToGrid/>
            <w:spacing w:val="0"/>
            <w:kern w:val="0"/>
            <w:sz w:val="21"/>
            <w:szCs w:val="21"/>
          </w:rPr>
          <w:t>知识追踪</w:t>
        </w:r>
      </w:ins>
      <w:ins w:id="251" w:author="Somomgbeom" w:date="2025-10-12T19:51:00Z">
        <w:r>
          <w:rPr>
            <w:rFonts w:hint="eastAsia" w:eastAsia="宋体" w:cs="宋体"/>
            <w:snapToGrid/>
            <w:spacing w:val="0"/>
            <w:kern w:val="0"/>
            <w:sz w:val="21"/>
            <w:szCs w:val="21"/>
          </w:rPr>
          <w:t>通过分析学生的历史学习互动数据，</w:t>
        </w:r>
      </w:ins>
      <w:ins w:id="252" w:author="Somomgbeom" w:date="2025-10-12T19:51:00Z">
        <w:del w:id="253" w:author="hui wan" w:date="2025-12-28T09:46:00Z">
          <w:r>
            <w:rPr>
              <w:rFonts w:hint="eastAsia" w:eastAsia="宋体" w:cs="宋体"/>
              <w:snapToGrid/>
              <w:spacing w:val="0"/>
              <w:kern w:val="0"/>
              <w:sz w:val="21"/>
              <w:szCs w:val="21"/>
            </w:rPr>
            <w:delText>知识追踪旨在</w:delText>
          </w:r>
        </w:del>
      </w:ins>
      <w:ins w:id="254" w:author="Somomgbeom" w:date="2025-10-12T19:51:00Z">
        <w:r>
          <w:rPr>
            <w:rFonts w:hint="eastAsia" w:eastAsia="宋体" w:cs="宋体"/>
            <w:snapToGrid/>
            <w:spacing w:val="0"/>
            <w:kern w:val="0"/>
            <w:sz w:val="21"/>
            <w:szCs w:val="21"/>
          </w:rPr>
          <w:t>刻画学生潜在知识状态的动态变化过程，并</w:t>
        </w:r>
      </w:ins>
      <w:ins w:id="255" w:author="hui wan" w:date="2025-12-28T09:46:00Z">
        <w:r>
          <w:rPr>
            <w:rFonts w:hint="eastAsia" w:eastAsia="宋体" w:cs="宋体"/>
            <w:snapToGrid/>
            <w:spacing w:val="0"/>
            <w:kern w:val="0"/>
            <w:sz w:val="21"/>
            <w:szCs w:val="21"/>
          </w:rPr>
          <w:t>在此基础上</w:t>
        </w:r>
      </w:ins>
      <w:ins w:id="256" w:author="Somomgbeom" w:date="2025-10-12T19:51:00Z">
        <w:del w:id="257" w:author="hui wan" w:date="2025-12-28T09:46:00Z">
          <w:r>
            <w:rPr>
              <w:rFonts w:hint="eastAsia" w:eastAsia="宋体" w:cs="宋体"/>
              <w:snapToGrid/>
              <w:spacing w:val="0"/>
              <w:kern w:val="0"/>
              <w:sz w:val="21"/>
              <w:szCs w:val="21"/>
            </w:rPr>
            <w:delText>据此</w:delText>
          </w:r>
        </w:del>
      </w:ins>
      <w:ins w:id="258" w:author="Somomgbeom" w:date="2025-10-12T19:51:00Z">
        <w:r>
          <w:rPr>
            <w:rFonts w:hint="eastAsia" w:eastAsia="宋体" w:cs="宋体"/>
            <w:snapToGrid/>
            <w:spacing w:val="0"/>
            <w:kern w:val="0"/>
            <w:sz w:val="21"/>
            <w:szCs w:val="21"/>
          </w:rPr>
          <w:t>预测其未来的学习表现</w:t>
        </w:r>
      </w:ins>
      <w:ins w:id="259" w:author="Somomgbeom" w:date="2025-10-12T20:33:00Z">
        <w:r>
          <w:rPr>
            <w:rFonts w:eastAsia="宋体" w:cs="宋体"/>
            <w:snapToGrid/>
            <w:spacing w:val="0"/>
            <w:kern w:val="0"/>
            <w:sz w:val="21"/>
            <w:szCs w:val="21"/>
            <w:highlight w:val="yellow"/>
            <w:vertAlign w:val="superscript"/>
            <w:rPrChange w:id="260" w:author="hui wan" w:date="2025-12-28T09:40:00Z">
              <w:rPr>
                <w:rFonts w:eastAsia="宋体" w:cs="宋体"/>
                <w:snapToGrid/>
                <w:spacing w:val="0"/>
                <w:kern w:val="0"/>
                <w:sz w:val="21"/>
                <w:szCs w:val="21"/>
                <w:highlight w:val="yellow"/>
              </w:rPr>
            </w:rPrChange>
          </w:rPr>
          <w:t>[5</w:t>
        </w:r>
      </w:ins>
      <w:ins w:id="261" w:author="Somomgbeom" w:date="2025-10-12T19:51:00Z">
        <w:del w:id="262" w:author="hui wan" w:date="2025-12-28T09:40:00Z">
          <w:r>
            <w:rPr>
              <w:rFonts w:eastAsia="宋体" w:cs="宋体"/>
              <w:snapToGrid/>
              <w:spacing w:val="0"/>
              <w:kern w:val="0"/>
              <w:sz w:val="21"/>
              <w:szCs w:val="21"/>
              <w:highlight w:val="yellow"/>
              <w:vertAlign w:val="superscript"/>
              <w:rPrChange w:id="263" w:author="hui wan" w:date="2025-12-28T09:40:00Z">
                <w:rPr>
                  <w:rFonts w:eastAsia="宋体" w:cs="宋体"/>
                  <w:snapToGrid/>
                  <w:spacing w:val="0"/>
                  <w:kern w:val="0"/>
                  <w:sz w:val="21"/>
                  <w:szCs w:val="21"/>
                  <w:highlight w:val="yellow"/>
                </w:rPr>
              </w:rPrChange>
            </w:rPr>
            <w:delText>][</w:delText>
          </w:r>
        </w:del>
      </w:ins>
      <w:ins w:id="264" w:author="hui wan" w:date="2025-12-28T09:40:00Z">
        <w:r>
          <w:rPr>
            <w:rFonts w:eastAsia="宋体" w:cs="宋体"/>
            <w:snapToGrid/>
            <w:spacing w:val="0"/>
            <w:kern w:val="0"/>
            <w:sz w:val="21"/>
            <w:szCs w:val="21"/>
            <w:highlight w:val="yellow"/>
            <w:vertAlign w:val="superscript"/>
            <w:rPrChange w:id="265" w:author="hui wan" w:date="2025-12-28T09:40:00Z">
              <w:rPr>
                <w:rFonts w:eastAsia="宋体" w:cs="宋体"/>
                <w:snapToGrid/>
                <w:spacing w:val="0"/>
                <w:kern w:val="0"/>
                <w:sz w:val="21"/>
                <w:szCs w:val="21"/>
                <w:highlight w:val="yellow"/>
              </w:rPr>
            </w:rPrChange>
          </w:rPr>
          <w:t>-</w:t>
        </w:r>
      </w:ins>
      <w:ins w:id="266" w:author="Somomgbeom" w:date="2025-10-12T20:33:00Z">
        <w:r>
          <w:rPr>
            <w:rFonts w:eastAsia="宋体" w:cs="宋体"/>
            <w:snapToGrid/>
            <w:spacing w:val="0"/>
            <w:kern w:val="0"/>
            <w:sz w:val="21"/>
            <w:szCs w:val="21"/>
            <w:highlight w:val="yellow"/>
            <w:vertAlign w:val="superscript"/>
            <w:rPrChange w:id="267" w:author="hui wan" w:date="2025-12-28T09:40:00Z">
              <w:rPr>
                <w:rFonts w:eastAsia="宋体" w:cs="宋体"/>
                <w:snapToGrid/>
                <w:spacing w:val="0"/>
                <w:kern w:val="0"/>
                <w:sz w:val="21"/>
                <w:szCs w:val="21"/>
                <w:highlight w:val="yellow"/>
              </w:rPr>
            </w:rPrChange>
          </w:rPr>
          <w:t>6</w:t>
        </w:r>
      </w:ins>
      <w:ins w:id="268" w:author="Somomgbeom" w:date="2025-10-12T19:51:00Z">
        <w:r>
          <w:rPr>
            <w:rFonts w:eastAsia="宋体" w:cs="宋体"/>
            <w:snapToGrid/>
            <w:spacing w:val="0"/>
            <w:kern w:val="0"/>
            <w:sz w:val="21"/>
            <w:szCs w:val="21"/>
            <w:highlight w:val="yellow"/>
            <w:vertAlign w:val="superscript"/>
            <w:rPrChange w:id="269" w:author="hui wan" w:date="2025-12-28T09:40:00Z">
              <w:rPr>
                <w:rFonts w:eastAsia="宋体" w:cs="宋体"/>
                <w:snapToGrid/>
                <w:spacing w:val="0"/>
                <w:kern w:val="0"/>
                <w:sz w:val="21"/>
                <w:szCs w:val="21"/>
                <w:highlight w:val="yellow"/>
              </w:rPr>
            </w:rPrChange>
          </w:rPr>
          <w:t>]</w:t>
        </w:r>
      </w:ins>
      <w:ins w:id="270" w:author="Somomgbeom" w:date="2025-10-12T19:51:00Z">
        <w:r>
          <w:rPr>
            <w:rFonts w:hint="eastAsia" w:eastAsia="宋体" w:cs="宋体"/>
            <w:snapToGrid/>
            <w:spacing w:val="0"/>
            <w:kern w:val="0"/>
            <w:sz w:val="21"/>
            <w:szCs w:val="21"/>
          </w:rPr>
          <w:t>。</w:t>
        </w:r>
      </w:ins>
    </w:p>
    <w:p w14:paraId="01B93006">
      <w:pPr>
        <w:pStyle w:val="2"/>
        <w:spacing w:before="0" w:after="0" w:line="360" w:lineRule="auto"/>
        <w:rPr>
          <w:ins w:id="271" w:author="Somomgbeom" w:date="2025-10-12T16:22:00Z"/>
          <w:rFonts w:ascii="Times New Roman" w:hAnsi="Times New Roman" w:eastAsia="宋体"/>
          <w:sz w:val="21"/>
          <w:szCs w:val="21"/>
        </w:rPr>
      </w:pPr>
      <w:ins w:id="272" w:author="Somomgbeom" w:date="2025-10-12T16:23:00Z">
        <w:del w:id="273" w:author="hui wan" w:date="2025-12-28T08:48:00Z">
          <w:r>
            <w:rPr>
              <w:rFonts w:hint="eastAsia" w:ascii="Times New Roman" w:hAnsi="Times New Roman" w:eastAsia="宋体"/>
              <w:sz w:val="21"/>
              <w:szCs w:val="21"/>
            </w:rPr>
            <w:delText>2</w:delText>
          </w:r>
        </w:del>
      </w:ins>
      <w:ins w:id="274" w:author="hui wan" w:date="2025-12-28T08:48:00Z">
        <w:r>
          <w:rPr>
            <w:rFonts w:hint="eastAsia" w:ascii="Times New Roman" w:hAnsi="Times New Roman" w:eastAsia="宋体"/>
            <w:sz w:val="21"/>
            <w:szCs w:val="21"/>
          </w:rPr>
          <w:t>1</w:t>
        </w:r>
      </w:ins>
      <w:ins w:id="275" w:author="Somomgbeom" w:date="2025-10-12T16:23:00Z">
        <w:r>
          <w:rPr>
            <w:rFonts w:hint="eastAsia" w:ascii="Times New Roman" w:hAnsi="Times New Roman" w:eastAsia="宋体"/>
            <w:sz w:val="21"/>
            <w:szCs w:val="21"/>
          </w:rPr>
          <w:t>.1 传统知识追踪模型</w:t>
        </w:r>
      </w:ins>
    </w:p>
    <w:p w14:paraId="387410D9">
      <w:pPr>
        <w:snapToGrid/>
        <w:spacing w:line="360" w:lineRule="auto"/>
        <w:ind w:firstLine="420" w:firstLineChars="200"/>
        <w:textAlignment w:val="center"/>
        <w:rPr>
          <w:rFonts w:eastAsia="宋体" w:cs="宋体"/>
          <w:snapToGrid/>
          <w:spacing w:val="0"/>
          <w:kern w:val="0"/>
          <w:sz w:val="21"/>
          <w:szCs w:val="21"/>
        </w:rPr>
      </w:pPr>
      <w:ins w:id="276" w:author="Somomgbeom" w:date="2025-10-12T16:10:00Z">
        <w:r>
          <w:rPr>
            <w:rFonts w:hint="eastAsia" w:eastAsia="宋体" w:cs="宋体"/>
            <w:snapToGrid/>
            <w:spacing w:val="0"/>
            <w:kern w:val="0"/>
            <w:sz w:val="21"/>
            <w:szCs w:val="21"/>
          </w:rPr>
          <w:t>早期研究以贝叶斯知识追踪（</w:t>
        </w:r>
      </w:ins>
      <w:ins w:id="277" w:author="hui wan" w:date="2025-12-28T09:47:00Z">
        <w:r>
          <w:rPr>
            <w:rFonts w:eastAsia="宋体" w:cs="宋体"/>
            <w:snapToGrid/>
            <w:spacing w:val="0"/>
            <w:kern w:val="0"/>
            <w:sz w:val="21"/>
            <w:szCs w:val="21"/>
          </w:rPr>
          <w:t>Bayesian knowledge tracing</w:t>
        </w:r>
      </w:ins>
      <w:ins w:id="278" w:author="hui wan" w:date="2025-12-28T09:47:00Z">
        <w:r>
          <w:rPr>
            <w:rFonts w:hint="eastAsia" w:eastAsia="宋体" w:cs="宋体"/>
            <w:snapToGrid/>
            <w:spacing w:val="0"/>
            <w:kern w:val="0"/>
            <w:sz w:val="21"/>
            <w:szCs w:val="21"/>
          </w:rPr>
          <w:t>，</w:t>
        </w:r>
      </w:ins>
      <w:ins w:id="279" w:author="Somomgbeom" w:date="2025-10-12T16:10:00Z">
        <w:r>
          <w:rPr>
            <w:rFonts w:hint="eastAsia" w:eastAsia="宋体" w:cs="宋体"/>
            <w:snapToGrid/>
            <w:spacing w:val="0"/>
            <w:kern w:val="0"/>
            <w:sz w:val="21"/>
            <w:szCs w:val="21"/>
          </w:rPr>
          <w:t>BKT）</w:t>
        </w:r>
      </w:ins>
      <w:ins w:id="280" w:author="Somomgbeom" w:date="2025-10-12T16:10:00Z">
        <w:r>
          <w:rPr>
            <w:rFonts w:eastAsia="宋体" w:cs="宋体"/>
            <w:snapToGrid/>
            <w:spacing w:val="0"/>
            <w:kern w:val="0"/>
            <w:sz w:val="21"/>
            <w:szCs w:val="21"/>
            <w:highlight w:val="yellow"/>
            <w:vertAlign w:val="superscript"/>
            <w:rPrChange w:id="281" w:author="hui wan" w:date="2025-12-28T09:41:00Z">
              <w:rPr>
                <w:rFonts w:eastAsia="宋体" w:cs="宋体"/>
                <w:snapToGrid/>
                <w:spacing w:val="0"/>
                <w:kern w:val="0"/>
                <w:sz w:val="21"/>
                <w:szCs w:val="21"/>
                <w:highlight w:val="yellow"/>
              </w:rPr>
            </w:rPrChange>
          </w:rPr>
          <w:t>[</w:t>
        </w:r>
      </w:ins>
      <w:ins w:id="282" w:author="Somomgbeom" w:date="2025-10-12T20:33:00Z">
        <w:r>
          <w:rPr>
            <w:rFonts w:eastAsia="宋体" w:cs="宋体"/>
            <w:snapToGrid/>
            <w:spacing w:val="0"/>
            <w:kern w:val="0"/>
            <w:sz w:val="21"/>
            <w:szCs w:val="21"/>
            <w:highlight w:val="yellow"/>
            <w:vertAlign w:val="superscript"/>
            <w:rPrChange w:id="283" w:author="hui wan" w:date="2025-12-28T09:41:00Z">
              <w:rPr>
                <w:rFonts w:eastAsia="宋体" w:cs="宋体"/>
                <w:snapToGrid/>
                <w:spacing w:val="0"/>
                <w:kern w:val="0"/>
                <w:sz w:val="21"/>
                <w:szCs w:val="21"/>
                <w:highlight w:val="yellow"/>
              </w:rPr>
            </w:rPrChange>
          </w:rPr>
          <w:t>7</w:t>
        </w:r>
      </w:ins>
      <w:ins w:id="284" w:author="Somomgbeom" w:date="2025-10-12T16:10:00Z">
        <w:r>
          <w:rPr>
            <w:rFonts w:eastAsia="宋体" w:cs="宋体"/>
            <w:snapToGrid/>
            <w:spacing w:val="0"/>
            <w:kern w:val="0"/>
            <w:sz w:val="21"/>
            <w:szCs w:val="21"/>
            <w:highlight w:val="yellow"/>
            <w:vertAlign w:val="superscript"/>
            <w:rPrChange w:id="285" w:author="hui wan" w:date="2025-12-28T09:41:00Z">
              <w:rPr>
                <w:rFonts w:eastAsia="宋体" w:cs="宋体"/>
                <w:snapToGrid/>
                <w:spacing w:val="0"/>
                <w:kern w:val="0"/>
                <w:sz w:val="21"/>
                <w:szCs w:val="21"/>
                <w:highlight w:val="yellow"/>
              </w:rPr>
            </w:rPrChange>
          </w:rPr>
          <w:t>]</w:t>
        </w:r>
      </w:ins>
      <w:ins w:id="286" w:author="Somomgbeom" w:date="2025-10-12T16:10:00Z">
        <w:r>
          <w:rPr>
            <w:rFonts w:hint="eastAsia" w:eastAsia="宋体" w:cs="宋体"/>
            <w:snapToGrid/>
            <w:spacing w:val="0"/>
            <w:kern w:val="0"/>
            <w:sz w:val="21"/>
            <w:szCs w:val="21"/>
          </w:rPr>
          <w:t>和项目反应理论（</w:t>
        </w:r>
      </w:ins>
      <w:ins w:id="287" w:author="hui wan" w:date="2025-12-28T09:47:00Z">
        <w:r>
          <w:rPr>
            <w:rFonts w:eastAsia="宋体" w:cs="宋体"/>
            <w:snapToGrid/>
            <w:spacing w:val="0"/>
            <w:kern w:val="0"/>
            <w:sz w:val="21"/>
            <w:szCs w:val="21"/>
          </w:rPr>
          <w:t>item response theory</w:t>
        </w:r>
      </w:ins>
      <w:ins w:id="288" w:author="hui wan" w:date="2025-12-28T09:48:00Z">
        <w:r>
          <w:rPr>
            <w:rFonts w:hint="eastAsia" w:eastAsia="宋体" w:cs="宋体"/>
            <w:snapToGrid/>
            <w:spacing w:val="0"/>
            <w:kern w:val="0"/>
            <w:sz w:val="21"/>
            <w:szCs w:val="21"/>
          </w:rPr>
          <w:t>，</w:t>
        </w:r>
      </w:ins>
      <w:ins w:id="289" w:author="Somomgbeom" w:date="2025-10-12T16:10:00Z">
        <w:del w:id="290" w:author="hui wan" w:date="2025-12-28T09:41:00Z">
          <w:r>
            <w:rPr>
              <w:rFonts w:hint="eastAsia" w:eastAsia="宋体" w:cs="宋体"/>
              <w:snapToGrid/>
              <w:spacing w:val="0"/>
              <w:kern w:val="0"/>
              <w:sz w:val="21"/>
              <w:szCs w:val="21"/>
            </w:rPr>
            <w:delText xml:space="preserve"> </w:delText>
          </w:r>
        </w:del>
      </w:ins>
      <w:ins w:id="291" w:author="Somomgbeom" w:date="2025-10-12T16:10:00Z">
        <w:r>
          <w:rPr>
            <w:rFonts w:hint="eastAsia" w:eastAsia="宋体" w:cs="宋体"/>
            <w:snapToGrid/>
            <w:spacing w:val="0"/>
            <w:kern w:val="0"/>
            <w:sz w:val="21"/>
            <w:szCs w:val="21"/>
          </w:rPr>
          <w:t>IRT）模型</w:t>
        </w:r>
      </w:ins>
      <w:ins w:id="292" w:author="Somomgbeom" w:date="2025-10-12T16:10:00Z">
        <w:r>
          <w:rPr>
            <w:rFonts w:eastAsia="宋体" w:cs="宋体"/>
            <w:snapToGrid/>
            <w:spacing w:val="0"/>
            <w:kern w:val="0"/>
            <w:sz w:val="21"/>
            <w:szCs w:val="21"/>
            <w:highlight w:val="yellow"/>
            <w:vertAlign w:val="superscript"/>
            <w:rPrChange w:id="293" w:author="hui wan" w:date="2025-12-28T09:41:00Z">
              <w:rPr>
                <w:rFonts w:eastAsia="宋体" w:cs="宋体"/>
                <w:snapToGrid/>
                <w:spacing w:val="0"/>
                <w:kern w:val="0"/>
                <w:sz w:val="21"/>
                <w:szCs w:val="21"/>
                <w:highlight w:val="yellow"/>
              </w:rPr>
            </w:rPrChange>
          </w:rPr>
          <w:t>[</w:t>
        </w:r>
      </w:ins>
      <w:ins w:id="294" w:author="Somomgbeom" w:date="2025-10-12T20:33:00Z">
        <w:r>
          <w:rPr>
            <w:rFonts w:eastAsia="宋体" w:cs="宋体"/>
            <w:snapToGrid/>
            <w:spacing w:val="0"/>
            <w:kern w:val="0"/>
            <w:sz w:val="21"/>
            <w:szCs w:val="21"/>
            <w:highlight w:val="yellow"/>
            <w:vertAlign w:val="superscript"/>
            <w:rPrChange w:id="295" w:author="hui wan" w:date="2025-12-28T09:41:00Z">
              <w:rPr>
                <w:rFonts w:eastAsia="宋体" w:cs="宋体"/>
                <w:snapToGrid/>
                <w:spacing w:val="0"/>
                <w:kern w:val="0"/>
                <w:sz w:val="21"/>
                <w:szCs w:val="21"/>
                <w:highlight w:val="yellow"/>
              </w:rPr>
            </w:rPrChange>
          </w:rPr>
          <w:t>8</w:t>
        </w:r>
      </w:ins>
      <w:ins w:id="296" w:author="Somomgbeom" w:date="2025-10-12T16:10:00Z">
        <w:r>
          <w:rPr>
            <w:rFonts w:eastAsia="宋体" w:cs="宋体"/>
            <w:snapToGrid/>
            <w:spacing w:val="0"/>
            <w:kern w:val="0"/>
            <w:sz w:val="21"/>
            <w:szCs w:val="21"/>
            <w:highlight w:val="yellow"/>
            <w:vertAlign w:val="superscript"/>
            <w:rPrChange w:id="297" w:author="hui wan" w:date="2025-12-28T09:41:00Z">
              <w:rPr>
                <w:rFonts w:eastAsia="宋体" w:cs="宋体"/>
                <w:snapToGrid/>
                <w:spacing w:val="0"/>
                <w:kern w:val="0"/>
                <w:sz w:val="21"/>
                <w:szCs w:val="21"/>
                <w:highlight w:val="yellow"/>
              </w:rPr>
            </w:rPrChange>
          </w:rPr>
          <w:t>]</w:t>
        </w:r>
      </w:ins>
      <w:ins w:id="298" w:author="Somomgbeom" w:date="2025-10-12T16:10:00Z">
        <w:r>
          <w:rPr>
            <w:rFonts w:hint="eastAsia" w:eastAsia="宋体" w:cs="宋体"/>
            <w:snapToGrid/>
            <w:spacing w:val="0"/>
            <w:kern w:val="0"/>
            <w:sz w:val="21"/>
            <w:szCs w:val="21"/>
          </w:rPr>
          <w:t>为代表。</w:t>
        </w:r>
      </w:ins>
      <w:ins w:id="299" w:author="hui wan" w:date="2025-12-28T09:48:00Z">
        <w:r>
          <w:rPr>
            <w:rFonts w:hint="eastAsia" w:eastAsia="宋体" w:cs="宋体"/>
            <w:snapToGrid/>
            <w:spacing w:val="0"/>
            <w:kern w:val="0"/>
            <w:sz w:val="21"/>
            <w:szCs w:val="21"/>
          </w:rPr>
          <w:t>BKT</w:t>
        </w:r>
      </w:ins>
      <w:ins w:id="300" w:author="Somomgbeom" w:date="2025-10-12T16:10:00Z">
        <w:del w:id="301" w:author="hui wan" w:date="2025-12-28T09:48:00Z">
          <w:r>
            <w:rPr>
              <w:rFonts w:hint="eastAsia" w:eastAsia="宋体" w:cs="宋体"/>
              <w:snapToGrid/>
              <w:spacing w:val="0"/>
              <w:kern w:val="0"/>
              <w:sz w:val="21"/>
              <w:szCs w:val="21"/>
            </w:rPr>
            <w:delText>贝叶斯知识追踪</w:delText>
          </w:r>
        </w:del>
      </w:ins>
      <w:ins w:id="302" w:author="Somomgbeom" w:date="2025-10-12T16:10:00Z">
        <w:r>
          <w:rPr>
            <w:rFonts w:hint="eastAsia" w:eastAsia="宋体" w:cs="宋体"/>
            <w:snapToGrid/>
            <w:spacing w:val="0"/>
            <w:kern w:val="0"/>
            <w:sz w:val="21"/>
            <w:szCs w:val="21"/>
          </w:rPr>
          <w:t>将学习状态抽象为</w:t>
        </w:r>
      </w:ins>
      <w:ins w:id="303" w:author="Somomgbeom" w:date="2025-10-12T16:11:00Z">
        <w:r>
          <w:rPr>
            <w:rFonts w:hint="eastAsia" w:eastAsia="宋体" w:cs="宋体"/>
            <w:snapToGrid/>
            <w:spacing w:val="0"/>
            <w:kern w:val="0"/>
            <w:sz w:val="21"/>
            <w:szCs w:val="21"/>
          </w:rPr>
          <w:t>是否掌握</w:t>
        </w:r>
      </w:ins>
      <w:ins w:id="304" w:author="Somomgbeom" w:date="2025-10-12T16:10:00Z">
        <w:r>
          <w:rPr>
            <w:rFonts w:hint="eastAsia" w:eastAsia="宋体" w:cs="宋体"/>
            <w:snapToGrid/>
            <w:spacing w:val="0"/>
            <w:kern w:val="0"/>
            <w:sz w:val="21"/>
            <w:szCs w:val="21"/>
          </w:rPr>
          <w:t>的隐变量，而</w:t>
        </w:r>
      </w:ins>
      <w:ins w:id="305" w:author="hui wan" w:date="2025-12-28T09:48:00Z">
        <w:r>
          <w:rPr>
            <w:rFonts w:hint="eastAsia" w:eastAsia="宋体" w:cs="宋体"/>
            <w:snapToGrid/>
            <w:spacing w:val="0"/>
            <w:kern w:val="0"/>
            <w:sz w:val="21"/>
            <w:szCs w:val="21"/>
          </w:rPr>
          <w:t>IRT</w:t>
        </w:r>
      </w:ins>
      <w:ins w:id="306" w:author="Somomgbeom" w:date="2025-10-12T16:10:00Z">
        <w:del w:id="307" w:author="hui wan" w:date="2025-12-28T09:48:00Z">
          <w:r>
            <w:rPr>
              <w:rFonts w:hint="eastAsia" w:eastAsia="宋体" w:cs="宋体"/>
              <w:snapToGrid/>
              <w:spacing w:val="0"/>
              <w:kern w:val="0"/>
              <w:sz w:val="21"/>
              <w:szCs w:val="21"/>
            </w:rPr>
            <w:delText>项目反应理论</w:delText>
          </w:r>
        </w:del>
      </w:ins>
      <w:ins w:id="308" w:author="Somomgbeom" w:date="2025-10-12T16:10:00Z">
        <w:r>
          <w:rPr>
            <w:rFonts w:hint="eastAsia" w:eastAsia="宋体" w:cs="宋体"/>
            <w:snapToGrid/>
            <w:spacing w:val="0"/>
            <w:kern w:val="0"/>
            <w:sz w:val="21"/>
            <w:szCs w:val="21"/>
          </w:rPr>
          <w:t>通过项目特征曲线</w:t>
        </w:r>
      </w:ins>
      <w:ins w:id="309" w:author="Somomgbeom" w:date="2025-10-12T16:10:00Z">
        <w:del w:id="310" w:author="hui wan" w:date="2025-12-28T09:48:00Z">
          <w:r>
            <w:rPr>
              <w:rFonts w:hint="eastAsia" w:eastAsia="宋体" w:cs="宋体"/>
              <w:snapToGrid/>
              <w:spacing w:val="0"/>
              <w:kern w:val="0"/>
              <w:sz w:val="21"/>
              <w:szCs w:val="21"/>
            </w:rPr>
            <w:delText>刻画</w:delText>
          </w:r>
        </w:del>
      </w:ins>
      <w:ins w:id="311" w:author="hui wan" w:date="2025-12-28T09:48:00Z">
        <w:r>
          <w:rPr>
            <w:rFonts w:hint="eastAsia" w:eastAsia="宋体" w:cs="宋体"/>
            <w:snapToGrid/>
            <w:spacing w:val="0"/>
            <w:kern w:val="0"/>
            <w:sz w:val="21"/>
            <w:szCs w:val="21"/>
          </w:rPr>
          <w:t>建立</w:t>
        </w:r>
      </w:ins>
      <w:ins w:id="312" w:author="Somomgbeom" w:date="2025-10-12T16:10:00Z">
        <w:r>
          <w:rPr>
            <w:rFonts w:hint="eastAsia" w:eastAsia="宋体" w:cs="宋体"/>
            <w:snapToGrid/>
            <w:spacing w:val="0"/>
            <w:kern w:val="0"/>
            <w:sz w:val="21"/>
            <w:szCs w:val="21"/>
          </w:rPr>
          <w:t>学生能力与题目属性</w:t>
        </w:r>
      </w:ins>
      <w:ins w:id="313" w:author="hui wan" w:date="2025-12-28T09:48:00Z">
        <w:r>
          <w:rPr>
            <w:rFonts w:hint="eastAsia" w:eastAsia="宋体" w:cs="宋体"/>
            <w:snapToGrid/>
            <w:spacing w:val="0"/>
            <w:kern w:val="0"/>
            <w:sz w:val="21"/>
            <w:szCs w:val="21"/>
          </w:rPr>
          <w:t>之间</w:t>
        </w:r>
      </w:ins>
      <w:ins w:id="314" w:author="Somomgbeom" w:date="2025-10-12T16:10:00Z">
        <w:r>
          <w:rPr>
            <w:rFonts w:hint="eastAsia" w:eastAsia="宋体" w:cs="宋体"/>
            <w:snapToGrid/>
            <w:spacing w:val="0"/>
            <w:kern w:val="0"/>
            <w:sz w:val="21"/>
            <w:szCs w:val="21"/>
          </w:rPr>
          <w:t>的函数关系。</w:t>
        </w:r>
      </w:ins>
      <w:ins w:id="315" w:author="hui wan" w:date="2025-12-28T09:48:00Z">
        <w:r>
          <w:rPr>
            <w:rFonts w:hint="eastAsia" w:eastAsia="宋体" w:cs="宋体"/>
            <w:snapToGrid/>
            <w:spacing w:val="0"/>
            <w:kern w:val="0"/>
            <w:sz w:val="21"/>
            <w:szCs w:val="21"/>
          </w:rPr>
          <w:t>然而，</w:t>
        </w:r>
      </w:ins>
      <w:ins w:id="316" w:author="Somomgbeom" w:date="2025-10-12T20:37:00Z">
        <w:r>
          <w:rPr>
            <w:rFonts w:hint="eastAsia" w:eastAsia="宋体" w:cs="宋体"/>
            <w:snapToGrid/>
            <w:spacing w:val="0"/>
            <w:kern w:val="0"/>
            <w:sz w:val="21"/>
            <w:szCs w:val="21"/>
          </w:rPr>
          <w:t>传统模型</w:t>
        </w:r>
      </w:ins>
      <w:ins w:id="317" w:author="Somomgbeom" w:date="2025-10-12T16:10:00Z">
        <w:r>
          <w:rPr>
            <w:rFonts w:hint="eastAsia" w:eastAsia="宋体" w:cs="宋体"/>
            <w:snapToGrid/>
            <w:spacing w:val="0"/>
            <w:kern w:val="0"/>
            <w:sz w:val="21"/>
            <w:szCs w:val="21"/>
          </w:rPr>
          <w:t>在跨题差异、长时依赖和个体化刻画方面存在限制，难以充分反映</w:t>
        </w:r>
      </w:ins>
      <w:ins w:id="318" w:author="hui wan" w:date="2025-12-28T09:49:00Z">
        <w:r>
          <w:rPr>
            <w:rFonts w:hint="eastAsia" w:eastAsia="宋体" w:cs="宋体"/>
            <w:snapToGrid/>
            <w:spacing w:val="0"/>
            <w:kern w:val="0"/>
            <w:sz w:val="21"/>
            <w:szCs w:val="21"/>
          </w:rPr>
          <w:t>实际</w:t>
        </w:r>
      </w:ins>
      <w:ins w:id="319" w:author="Somomgbeom" w:date="2025-10-12T16:10:00Z">
        <w:del w:id="320" w:author="hui wan" w:date="2025-12-28T09:49:00Z">
          <w:r>
            <w:rPr>
              <w:rFonts w:hint="eastAsia" w:eastAsia="宋体" w:cs="宋体"/>
              <w:snapToGrid/>
              <w:spacing w:val="0"/>
              <w:kern w:val="0"/>
              <w:sz w:val="21"/>
              <w:szCs w:val="21"/>
            </w:rPr>
            <w:delText>复杂</w:delText>
          </w:r>
        </w:del>
      </w:ins>
      <w:ins w:id="321" w:author="Somomgbeom" w:date="2025-10-12T16:10:00Z">
        <w:r>
          <w:rPr>
            <w:rFonts w:hint="eastAsia" w:eastAsia="宋体" w:cs="宋体"/>
            <w:snapToGrid/>
            <w:spacing w:val="0"/>
            <w:kern w:val="0"/>
            <w:sz w:val="21"/>
            <w:szCs w:val="21"/>
          </w:rPr>
          <w:t>学习过程</w:t>
        </w:r>
      </w:ins>
      <w:ins w:id="322" w:author="hui wan" w:date="2025-12-28T09:49:00Z">
        <w:r>
          <w:rPr>
            <w:rFonts w:hint="eastAsia" w:eastAsia="宋体" w:cs="宋体"/>
            <w:snapToGrid/>
            <w:spacing w:val="0"/>
            <w:kern w:val="0"/>
            <w:sz w:val="21"/>
            <w:szCs w:val="21"/>
          </w:rPr>
          <w:t>的复杂性</w:t>
        </w:r>
      </w:ins>
      <w:ins w:id="323" w:author="Somomgbeom" w:date="2025-10-12T16:10:00Z">
        <w:r>
          <w:rPr>
            <w:rFonts w:hint="eastAsia" w:eastAsia="宋体" w:cs="宋体"/>
            <w:snapToGrid/>
            <w:spacing w:val="0"/>
            <w:kern w:val="0"/>
            <w:sz w:val="21"/>
            <w:szCs w:val="21"/>
          </w:rPr>
          <w:t>。</w:t>
        </w:r>
      </w:ins>
    </w:p>
    <w:p w14:paraId="57B7374A">
      <w:pPr>
        <w:pStyle w:val="2"/>
        <w:spacing w:before="0" w:after="0" w:line="360" w:lineRule="auto"/>
        <w:rPr>
          <w:rFonts w:ascii="Times New Roman" w:hAnsi="Times New Roman" w:eastAsia="宋体"/>
          <w:sz w:val="21"/>
          <w:szCs w:val="21"/>
        </w:rPr>
      </w:pPr>
      <w:del w:id="324" w:author="hui wan" w:date="2025-12-28T08:48:00Z">
        <w:r>
          <w:rPr>
            <w:rFonts w:hint="eastAsia" w:ascii="Times New Roman" w:hAnsi="Times New Roman" w:eastAsia="宋体"/>
            <w:sz w:val="21"/>
            <w:szCs w:val="21"/>
          </w:rPr>
          <w:delText>2</w:delText>
        </w:r>
      </w:del>
      <w:ins w:id="325" w:author="hui wan" w:date="2025-12-28T08:48:00Z">
        <w:r>
          <w:rPr>
            <w:rFonts w:hint="eastAsia" w:ascii="Times New Roman" w:hAnsi="Times New Roman" w:eastAsia="宋体"/>
            <w:sz w:val="21"/>
            <w:szCs w:val="21"/>
          </w:rPr>
          <w:t>1</w:t>
        </w:r>
      </w:ins>
      <w:r>
        <w:rPr>
          <w:rFonts w:hint="eastAsia" w:ascii="Times New Roman" w:hAnsi="Times New Roman" w:eastAsia="宋体"/>
          <w:sz w:val="21"/>
          <w:szCs w:val="21"/>
        </w:rPr>
        <w:t>.</w:t>
      </w:r>
      <w:ins w:id="326" w:author="Somomgbeom" w:date="2025-10-12T16:25:00Z">
        <w:r>
          <w:rPr>
            <w:rFonts w:hint="eastAsia" w:ascii="Times New Roman" w:hAnsi="Times New Roman" w:eastAsia="宋体"/>
            <w:sz w:val="21"/>
            <w:szCs w:val="21"/>
          </w:rPr>
          <w:t>2</w:t>
        </w:r>
      </w:ins>
      <w:r>
        <w:rPr>
          <w:rFonts w:hint="eastAsia" w:ascii="Times New Roman" w:hAnsi="Times New Roman" w:eastAsia="宋体"/>
          <w:sz w:val="21"/>
          <w:szCs w:val="21"/>
        </w:rPr>
        <w:t xml:space="preserve"> 基于深度学习的知识追踪</w:t>
      </w:r>
      <w:ins w:id="327" w:author="Somomgbeom" w:date="2025-10-12T16:23:00Z">
        <w:r>
          <w:rPr>
            <w:rFonts w:hint="eastAsia" w:ascii="Times New Roman" w:hAnsi="Times New Roman" w:eastAsia="宋体"/>
            <w:sz w:val="21"/>
            <w:szCs w:val="21"/>
          </w:rPr>
          <w:t>模型</w:t>
        </w:r>
      </w:ins>
    </w:p>
    <w:p w14:paraId="2AD0F64A">
      <w:pPr>
        <w:snapToGrid/>
        <w:spacing w:line="360" w:lineRule="auto"/>
        <w:ind w:firstLine="420" w:firstLineChars="200"/>
        <w:textAlignment w:val="center"/>
        <w:rPr>
          <w:ins w:id="328" w:author="Somomgbeom" w:date="2025-10-12T16:32:00Z"/>
          <w:rFonts w:eastAsia="宋体" w:cs="宋体"/>
          <w:snapToGrid/>
          <w:spacing w:val="0"/>
          <w:kern w:val="0"/>
          <w:sz w:val="21"/>
          <w:szCs w:val="21"/>
        </w:rPr>
      </w:pPr>
      <w:r>
        <w:rPr>
          <w:rFonts w:hint="eastAsia" w:eastAsia="宋体" w:cs="宋体"/>
          <w:snapToGrid/>
          <w:spacing w:val="0"/>
          <w:kern w:val="0"/>
          <w:sz w:val="21"/>
          <w:szCs w:val="21"/>
        </w:rPr>
        <w:t>随着深度学习的发展，</w:t>
      </w:r>
      <w:r>
        <w:rPr>
          <w:rFonts w:hint="eastAsia" w:eastAsia="宋体" w:cs="宋体"/>
          <w:snapToGrid/>
          <w:spacing w:val="0"/>
          <w:kern w:val="0"/>
          <w:sz w:val="21"/>
          <w:szCs w:val="21"/>
          <w:highlight w:val="cyan"/>
        </w:rPr>
        <w:t>Piech</w:t>
      </w:r>
      <w:del w:id="329" w:author="hui wan" w:date="2025-12-28T15:57:00Z">
        <w:r>
          <w:rPr>
            <w:rFonts w:hint="eastAsia" w:eastAsia="宋体" w:cs="宋体"/>
            <w:snapToGrid/>
            <w:spacing w:val="0"/>
            <w:kern w:val="0"/>
            <w:sz w:val="21"/>
            <w:szCs w:val="21"/>
            <w:highlight w:val="yellow"/>
          </w:rPr>
          <w:delText>[</w:delText>
        </w:r>
      </w:del>
      <w:ins w:id="330" w:author="Somomgbeom" w:date="2025-10-12T20:34:00Z">
        <w:del w:id="331" w:author="hui wan" w:date="2025-12-28T15:57:00Z">
          <w:r>
            <w:rPr>
              <w:rFonts w:hint="eastAsia" w:eastAsia="宋体" w:cs="宋体"/>
              <w:snapToGrid/>
              <w:spacing w:val="0"/>
              <w:kern w:val="0"/>
              <w:sz w:val="21"/>
              <w:szCs w:val="21"/>
              <w:highlight w:val="yellow"/>
            </w:rPr>
            <w:delText>9</w:delText>
          </w:r>
        </w:del>
      </w:ins>
      <w:del w:id="332" w:author="hui wan" w:date="2025-12-28T15:57:00Z">
        <w:r>
          <w:rPr>
            <w:rFonts w:hint="eastAsia" w:eastAsia="宋体" w:cs="宋体"/>
            <w:snapToGrid/>
            <w:spacing w:val="0"/>
            <w:kern w:val="0"/>
            <w:sz w:val="21"/>
            <w:szCs w:val="21"/>
            <w:highlight w:val="yellow"/>
          </w:rPr>
          <w:delText>]</w:delText>
        </w:r>
      </w:del>
      <w:r>
        <w:rPr>
          <w:rFonts w:hint="eastAsia" w:eastAsia="宋体" w:cs="宋体"/>
          <w:snapToGrid/>
          <w:spacing w:val="0"/>
          <w:kern w:val="0"/>
          <w:sz w:val="21"/>
          <w:szCs w:val="21"/>
        </w:rPr>
        <w:t>等</w:t>
      </w:r>
      <w:ins w:id="333" w:author="hui wan" w:date="2025-12-28T15:57:00Z">
        <w:r>
          <w:rPr>
            <w:rFonts w:eastAsia="宋体" w:cs="宋体"/>
            <w:snapToGrid/>
            <w:spacing w:val="0"/>
            <w:kern w:val="0"/>
            <w:sz w:val="21"/>
            <w:szCs w:val="21"/>
            <w:highlight w:val="yellow"/>
            <w:vertAlign w:val="superscript"/>
            <w:rPrChange w:id="334" w:author="hui wan" w:date="2025-12-28T15:57:00Z">
              <w:rPr>
                <w:rFonts w:eastAsia="宋体" w:cs="宋体"/>
                <w:snapToGrid/>
                <w:spacing w:val="0"/>
                <w:kern w:val="0"/>
                <w:sz w:val="21"/>
                <w:szCs w:val="21"/>
                <w:highlight w:val="yellow"/>
              </w:rPr>
            </w:rPrChange>
          </w:rPr>
          <w:t>[9]</w:t>
        </w:r>
      </w:ins>
      <w:del w:id="335" w:author="hui wan" w:date="2025-12-28T10:02:00Z">
        <w:r>
          <w:rPr>
            <w:rFonts w:hint="eastAsia" w:eastAsia="宋体" w:cs="宋体"/>
            <w:snapToGrid/>
            <w:spacing w:val="0"/>
            <w:kern w:val="0"/>
            <w:sz w:val="21"/>
            <w:szCs w:val="21"/>
          </w:rPr>
          <w:delText>人</w:delText>
        </w:r>
      </w:del>
      <w:r>
        <w:rPr>
          <w:rFonts w:hint="eastAsia" w:eastAsia="宋体" w:cs="宋体"/>
          <w:snapToGrid/>
          <w:spacing w:val="0"/>
          <w:kern w:val="0"/>
          <w:sz w:val="21"/>
          <w:szCs w:val="21"/>
        </w:rPr>
        <w:t>提出</w:t>
      </w:r>
      <w:ins w:id="336" w:author="Somomgbeom" w:date="2025-10-12T16:27:00Z">
        <w:r>
          <w:rPr>
            <w:rFonts w:hint="eastAsia" w:eastAsia="宋体" w:cs="宋体"/>
            <w:snapToGrid/>
            <w:spacing w:val="0"/>
            <w:kern w:val="0"/>
            <w:sz w:val="21"/>
            <w:szCs w:val="21"/>
          </w:rPr>
          <w:t>的</w:t>
        </w:r>
      </w:ins>
      <w:r>
        <w:rPr>
          <w:rFonts w:hint="eastAsia" w:eastAsia="宋体" w:cs="宋体"/>
          <w:snapToGrid/>
          <w:spacing w:val="0"/>
          <w:kern w:val="0"/>
          <w:sz w:val="21"/>
          <w:szCs w:val="21"/>
        </w:rPr>
        <w:t>深度知识追踪（DKT）模型首次利用循环神经网络对学生的历史交互序列进行建模，显著提高了</w:t>
      </w:r>
      <w:ins w:id="337" w:author="hui wan" w:date="2025-12-28T16:04:00Z">
        <w:r>
          <w:rPr>
            <w:rFonts w:hint="eastAsia" w:eastAsia="宋体" w:cs="宋体"/>
            <w:snapToGrid/>
            <w:spacing w:val="0"/>
            <w:kern w:val="0"/>
            <w:sz w:val="21"/>
            <w:szCs w:val="21"/>
          </w:rPr>
          <w:t>知识掌握状态</w:t>
        </w:r>
      </w:ins>
      <w:r>
        <w:rPr>
          <w:rFonts w:hint="eastAsia" w:eastAsia="宋体" w:cs="宋体"/>
          <w:snapToGrid/>
          <w:spacing w:val="0"/>
          <w:kern w:val="0"/>
          <w:sz w:val="21"/>
          <w:szCs w:val="21"/>
        </w:rPr>
        <w:t>预测</w:t>
      </w:r>
      <w:ins w:id="338" w:author="hui wan" w:date="2025-12-28T16:04:00Z">
        <w:r>
          <w:rPr>
            <w:rFonts w:hint="eastAsia" w:eastAsia="宋体" w:cs="宋体"/>
            <w:snapToGrid/>
            <w:spacing w:val="0"/>
            <w:kern w:val="0"/>
            <w:sz w:val="21"/>
            <w:szCs w:val="21"/>
          </w:rPr>
          <w:t>的</w:t>
        </w:r>
      </w:ins>
      <w:r>
        <w:rPr>
          <w:rFonts w:hint="eastAsia" w:eastAsia="宋体" w:cs="宋体"/>
          <w:snapToGrid/>
          <w:spacing w:val="0"/>
          <w:kern w:val="0"/>
          <w:sz w:val="21"/>
          <w:szCs w:val="21"/>
        </w:rPr>
        <w:t>准确率。</w:t>
      </w:r>
      <w:ins w:id="339" w:author="Somomgbeom" w:date="2025-10-12T19:54:00Z">
        <w:r>
          <w:rPr>
            <w:rFonts w:hint="eastAsia" w:eastAsia="宋体" w:cs="宋体"/>
            <w:snapToGrid/>
            <w:spacing w:val="0"/>
            <w:kern w:val="0"/>
            <w:sz w:val="21"/>
            <w:szCs w:val="21"/>
          </w:rPr>
          <w:t>此后，大量研究在 DKT 的基础上引入记忆机制、注意力机制和时间建模等结构，以增强模型的表</w:t>
        </w:r>
      </w:ins>
      <w:ins w:id="340" w:author="Somomgbeom" w:date="2025-10-12T19:54:00Z">
        <w:del w:id="341" w:author="hui wan" w:date="2025-12-28T16:04:00Z">
          <w:r>
            <w:rPr>
              <w:rFonts w:hint="eastAsia" w:eastAsia="宋体" w:cs="宋体"/>
              <w:snapToGrid/>
              <w:spacing w:val="0"/>
              <w:kern w:val="0"/>
              <w:sz w:val="21"/>
              <w:szCs w:val="21"/>
            </w:rPr>
            <w:delText>示</w:delText>
          </w:r>
        </w:del>
      </w:ins>
      <w:ins w:id="342" w:author="hui wan" w:date="2025-12-28T16:04:00Z">
        <w:r>
          <w:rPr>
            <w:rFonts w:hint="eastAsia" w:eastAsia="宋体" w:cs="宋体"/>
            <w:snapToGrid/>
            <w:spacing w:val="0"/>
            <w:kern w:val="0"/>
            <w:sz w:val="21"/>
            <w:szCs w:val="21"/>
          </w:rPr>
          <w:t>征</w:t>
        </w:r>
      </w:ins>
      <w:ins w:id="343" w:author="Somomgbeom" w:date="2025-10-12T19:54:00Z">
        <w:r>
          <w:rPr>
            <w:rFonts w:hint="eastAsia" w:eastAsia="宋体" w:cs="宋体"/>
            <w:snapToGrid/>
            <w:spacing w:val="0"/>
            <w:kern w:val="0"/>
            <w:sz w:val="21"/>
            <w:szCs w:val="21"/>
          </w:rPr>
          <w:t>能力和个性化程度</w:t>
        </w:r>
      </w:ins>
      <w:ins w:id="344" w:author="Somomgbeom" w:date="2025-10-12T19:54:00Z">
        <w:r>
          <w:rPr>
            <w:rFonts w:eastAsia="宋体" w:cs="宋体"/>
            <w:snapToGrid/>
            <w:spacing w:val="0"/>
            <w:kern w:val="0"/>
            <w:sz w:val="21"/>
            <w:szCs w:val="21"/>
            <w:highlight w:val="yellow"/>
            <w:vertAlign w:val="superscript"/>
            <w:rPrChange w:id="345" w:author="hui wan" w:date="2025-12-28T16:00:00Z">
              <w:rPr>
                <w:rFonts w:eastAsia="宋体" w:cs="宋体"/>
                <w:snapToGrid/>
                <w:spacing w:val="0"/>
                <w:kern w:val="0"/>
                <w:sz w:val="21"/>
                <w:szCs w:val="21"/>
                <w:highlight w:val="yellow"/>
              </w:rPr>
            </w:rPrChange>
          </w:rPr>
          <w:t>[</w:t>
        </w:r>
      </w:ins>
      <w:ins w:id="346" w:author="Somomgbeom" w:date="2025-10-12T20:34:00Z">
        <w:r>
          <w:rPr>
            <w:rFonts w:eastAsia="宋体" w:cs="宋体"/>
            <w:snapToGrid/>
            <w:spacing w:val="0"/>
            <w:kern w:val="0"/>
            <w:sz w:val="21"/>
            <w:szCs w:val="21"/>
            <w:highlight w:val="yellow"/>
            <w:vertAlign w:val="superscript"/>
            <w:rPrChange w:id="347" w:author="hui wan" w:date="2025-12-28T16:00:00Z">
              <w:rPr>
                <w:rFonts w:eastAsia="宋体" w:cs="宋体"/>
                <w:snapToGrid/>
                <w:spacing w:val="0"/>
                <w:kern w:val="0"/>
                <w:sz w:val="21"/>
                <w:szCs w:val="21"/>
                <w:highlight w:val="yellow"/>
              </w:rPr>
            </w:rPrChange>
          </w:rPr>
          <w:t>10</w:t>
        </w:r>
      </w:ins>
      <w:ins w:id="348" w:author="Somomgbeom" w:date="2025-10-12T19:54:00Z">
        <w:r>
          <w:rPr>
            <w:rFonts w:eastAsia="宋体" w:cs="宋体"/>
            <w:snapToGrid/>
            <w:spacing w:val="0"/>
            <w:kern w:val="0"/>
            <w:sz w:val="21"/>
            <w:szCs w:val="21"/>
            <w:highlight w:val="yellow"/>
            <w:vertAlign w:val="superscript"/>
            <w:rPrChange w:id="349" w:author="hui wan" w:date="2025-12-28T16:00:00Z">
              <w:rPr>
                <w:rFonts w:eastAsia="宋体" w:cs="宋体"/>
                <w:snapToGrid/>
                <w:spacing w:val="0"/>
                <w:kern w:val="0"/>
                <w:sz w:val="21"/>
                <w:szCs w:val="21"/>
                <w:highlight w:val="yellow"/>
              </w:rPr>
            </w:rPrChange>
          </w:rPr>
          <w:t>]</w:t>
        </w:r>
      </w:ins>
      <w:ins w:id="350" w:author="Somomgbeom" w:date="2025-10-12T17:25:00Z">
        <w:r>
          <w:rPr>
            <w:rFonts w:hint="eastAsia" w:eastAsia="宋体" w:cs="宋体"/>
            <w:snapToGrid/>
            <w:spacing w:val="0"/>
            <w:kern w:val="0"/>
            <w:sz w:val="21"/>
            <w:szCs w:val="21"/>
          </w:rPr>
          <w:t>。</w:t>
        </w:r>
      </w:ins>
      <w:r>
        <w:rPr>
          <w:rFonts w:hint="eastAsia" w:eastAsia="宋体" w:cs="宋体"/>
          <w:snapToGrid/>
          <w:spacing w:val="0"/>
          <w:kern w:val="0"/>
          <w:sz w:val="21"/>
          <w:szCs w:val="21"/>
          <w:highlight w:val="cyan"/>
        </w:rPr>
        <w:t>Zhang</w:t>
      </w:r>
      <w:del w:id="351" w:author="hui wan" w:date="2025-12-28T10:02:00Z">
        <w:r>
          <w:rPr>
            <w:rFonts w:hint="eastAsia" w:eastAsia="宋体" w:cs="宋体"/>
            <w:snapToGrid/>
            <w:spacing w:val="0"/>
            <w:kern w:val="0"/>
            <w:sz w:val="21"/>
            <w:szCs w:val="21"/>
          </w:rPr>
          <w:delText xml:space="preserve"> </w:delText>
        </w:r>
      </w:del>
      <w:r>
        <w:rPr>
          <w:rFonts w:hint="eastAsia" w:eastAsia="宋体" w:cs="宋体"/>
          <w:snapToGrid/>
          <w:spacing w:val="0"/>
          <w:kern w:val="0"/>
          <w:sz w:val="21"/>
          <w:szCs w:val="21"/>
        </w:rPr>
        <w:t>等</w:t>
      </w:r>
      <w:ins w:id="352" w:author="hui wan" w:date="2025-12-28T15:58:00Z">
        <w:r>
          <w:rPr>
            <w:rFonts w:hint="eastAsia" w:eastAsia="宋体" w:cs="宋体"/>
            <w:snapToGrid/>
            <w:spacing w:val="0"/>
            <w:kern w:val="0"/>
            <w:sz w:val="21"/>
            <w:szCs w:val="21"/>
            <w:highlight w:val="yellow"/>
            <w:vertAlign w:val="superscript"/>
          </w:rPr>
          <w:t>[11]</w:t>
        </w:r>
      </w:ins>
      <w:del w:id="353" w:author="hui wan" w:date="2025-12-28T10:02:00Z">
        <w:r>
          <w:rPr>
            <w:rFonts w:hint="eastAsia" w:eastAsia="宋体" w:cs="宋体"/>
            <w:snapToGrid/>
            <w:spacing w:val="0"/>
            <w:kern w:val="0"/>
            <w:sz w:val="21"/>
            <w:szCs w:val="21"/>
          </w:rPr>
          <w:delText>人</w:delText>
        </w:r>
      </w:del>
      <w:r>
        <w:rPr>
          <w:rFonts w:hint="eastAsia" w:eastAsia="宋体" w:cs="宋体"/>
          <w:snapToGrid/>
          <w:spacing w:val="0"/>
          <w:kern w:val="0"/>
          <w:sz w:val="21"/>
          <w:szCs w:val="21"/>
        </w:rPr>
        <w:t>提出的DKVMN</w:t>
      </w:r>
      <w:ins w:id="354" w:author="hui wan" w:date="2025-12-28T16:09:00Z">
        <w:r>
          <w:rPr>
            <w:rFonts w:hint="eastAsia" w:eastAsia="宋体" w:cs="宋体"/>
            <w:snapToGrid/>
            <w:spacing w:val="0"/>
            <w:kern w:val="0"/>
            <w:sz w:val="21"/>
            <w:szCs w:val="21"/>
          </w:rPr>
          <w:t>（</w:t>
        </w:r>
      </w:ins>
      <w:ins w:id="355" w:author="hui wan" w:date="2025-12-28T16:09:00Z">
        <w:r>
          <w:rPr>
            <w:rFonts w:eastAsia="宋体" w:cs="宋体"/>
            <w:snapToGrid/>
            <w:spacing w:val="0"/>
            <w:kern w:val="0"/>
            <w:sz w:val="21"/>
            <w:szCs w:val="21"/>
          </w:rPr>
          <w:t>dynamic key-value memory networks</w:t>
        </w:r>
      </w:ins>
      <w:ins w:id="356" w:author="hui wan" w:date="2025-12-28T16:09:00Z">
        <w:r>
          <w:rPr>
            <w:rFonts w:hint="eastAsia" w:eastAsia="宋体" w:cs="宋体"/>
            <w:snapToGrid/>
            <w:spacing w:val="0"/>
            <w:kern w:val="0"/>
            <w:sz w:val="21"/>
            <w:szCs w:val="21"/>
          </w:rPr>
          <w:t>）</w:t>
        </w:r>
      </w:ins>
      <w:r>
        <w:rPr>
          <w:rFonts w:hint="eastAsia" w:eastAsia="宋体" w:cs="宋体"/>
          <w:snapToGrid/>
          <w:spacing w:val="0"/>
          <w:kern w:val="0"/>
          <w:sz w:val="21"/>
          <w:szCs w:val="21"/>
        </w:rPr>
        <w:t>模型</w:t>
      </w:r>
      <w:del w:id="357" w:author="hui wan" w:date="2025-12-28T15:58:00Z">
        <w:r>
          <w:rPr>
            <w:rFonts w:eastAsia="宋体" w:cs="宋体"/>
            <w:snapToGrid/>
            <w:spacing w:val="0"/>
            <w:kern w:val="0"/>
            <w:sz w:val="21"/>
            <w:szCs w:val="21"/>
            <w:highlight w:val="yellow"/>
            <w:vertAlign w:val="superscript"/>
            <w:rPrChange w:id="358" w:author="hui wan" w:date="2025-12-28T15:58:00Z">
              <w:rPr>
                <w:rFonts w:eastAsia="宋体" w:cs="宋体"/>
                <w:snapToGrid/>
                <w:spacing w:val="0"/>
                <w:kern w:val="0"/>
                <w:sz w:val="21"/>
                <w:szCs w:val="21"/>
                <w:highlight w:val="yellow"/>
              </w:rPr>
            </w:rPrChange>
          </w:rPr>
          <w:delText>[1</w:delText>
        </w:r>
      </w:del>
      <w:ins w:id="359" w:author="Somomgbeom" w:date="2025-10-12T20:34:00Z">
        <w:del w:id="360" w:author="hui wan" w:date="2025-12-28T15:58:00Z">
          <w:r>
            <w:rPr>
              <w:rFonts w:eastAsia="宋体" w:cs="宋体"/>
              <w:snapToGrid/>
              <w:spacing w:val="0"/>
              <w:kern w:val="0"/>
              <w:sz w:val="21"/>
              <w:szCs w:val="21"/>
              <w:highlight w:val="yellow"/>
              <w:vertAlign w:val="superscript"/>
              <w:rPrChange w:id="361" w:author="hui wan" w:date="2025-12-28T15:58:00Z">
                <w:rPr>
                  <w:rFonts w:eastAsia="宋体" w:cs="宋体"/>
                  <w:snapToGrid/>
                  <w:spacing w:val="0"/>
                  <w:kern w:val="0"/>
                  <w:sz w:val="21"/>
                  <w:szCs w:val="21"/>
                  <w:highlight w:val="yellow"/>
                </w:rPr>
              </w:rPrChange>
            </w:rPr>
            <w:delText>1</w:delText>
          </w:r>
        </w:del>
      </w:ins>
      <w:del w:id="362" w:author="hui wan" w:date="2025-12-28T15:58:00Z">
        <w:r>
          <w:rPr>
            <w:rFonts w:eastAsia="宋体" w:cs="宋体"/>
            <w:snapToGrid/>
            <w:spacing w:val="0"/>
            <w:kern w:val="0"/>
            <w:sz w:val="21"/>
            <w:szCs w:val="21"/>
            <w:highlight w:val="yellow"/>
            <w:vertAlign w:val="superscript"/>
            <w:rPrChange w:id="363" w:author="hui wan" w:date="2025-12-28T15:58:00Z">
              <w:rPr>
                <w:rFonts w:eastAsia="宋体" w:cs="宋体"/>
                <w:snapToGrid/>
                <w:spacing w:val="0"/>
                <w:kern w:val="0"/>
                <w:sz w:val="21"/>
                <w:szCs w:val="21"/>
                <w:highlight w:val="yellow"/>
              </w:rPr>
            </w:rPrChange>
          </w:rPr>
          <w:delText>]</w:delText>
        </w:r>
      </w:del>
      <w:r>
        <w:rPr>
          <w:rFonts w:hint="eastAsia" w:eastAsia="宋体" w:cs="宋体"/>
          <w:snapToGrid/>
          <w:spacing w:val="0"/>
          <w:kern w:val="0"/>
          <w:sz w:val="21"/>
          <w:szCs w:val="21"/>
        </w:rPr>
        <w:t>利用</w:t>
      </w:r>
      <w:ins w:id="364" w:author="hui wan" w:date="2025-12-28T16:09:00Z">
        <w:r>
          <w:rPr>
            <w:rFonts w:hint="eastAsia" w:eastAsia="宋体" w:cs="宋体"/>
            <w:snapToGrid/>
            <w:spacing w:val="0"/>
            <w:kern w:val="0"/>
            <w:sz w:val="21"/>
            <w:szCs w:val="21"/>
          </w:rPr>
          <w:t>动态</w:t>
        </w:r>
      </w:ins>
      <w:r>
        <w:rPr>
          <w:rFonts w:hint="eastAsia" w:eastAsia="宋体" w:cs="宋体"/>
          <w:snapToGrid/>
          <w:spacing w:val="0"/>
          <w:kern w:val="0"/>
          <w:sz w:val="21"/>
          <w:szCs w:val="21"/>
        </w:rPr>
        <w:t>键值</w:t>
      </w:r>
      <w:del w:id="365" w:author="hui wan" w:date="2025-12-28T16:09:00Z">
        <w:r>
          <w:rPr>
            <w:rFonts w:hint="eastAsia" w:eastAsia="宋体" w:cs="宋体"/>
            <w:snapToGrid/>
            <w:spacing w:val="0"/>
            <w:kern w:val="0"/>
            <w:sz w:val="21"/>
            <w:szCs w:val="21"/>
          </w:rPr>
          <w:delText>对内存</w:delText>
        </w:r>
      </w:del>
      <w:r>
        <w:rPr>
          <w:rFonts w:hint="eastAsia" w:eastAsia="宋体" w:cs="宋体"/>
          <w:snapToGrid/>
          <w:spacing w:val="0"/>
          <w:kern w:val="0"/>
          <w:sz w:val="21"/>
          <w:szCs w:val="21"/>
        </w:rPr>
        <w:t>来存储和更新学生的知识掌握状态；Jin等</w:t>
      </w:r>
      <w:ins w:id="366" w:author="hui wan" w:date="2025-12-28T15:58:00Z">
        <w:r>
          <w:rPr>
            <w:rFonts w:hint="eastAsia" w:eastAsia="宋体" w:cs="宋体"/>
            <w:snapToGrid/>
            <w:spacing w:val="0"/>
            <w:kern w:val="0"/>
            <w:sz w:val="21"/>
            <w:szCs w:val="21"/>
            <w:highlight w:val="yellow"/>
            <w:vertAlign w:val="superscript"/>
          </w:rPr>
          <w:t>[12]</w:t>
        </w:r>
      </w:ins>
      <w:del w:id="367" w:author="hui wan" w:date="2025-12-28T10:03:00Z">
        <w:r>
          <w:rPr>
            <w:rFonts w:hint="eastAsia" w:eastAsia="宋体" w:cs="宋体"/>
            <w:snapToGrid/>
            <w:spacing w:val="0"/>
            <w:kern w:val="0"/>
            <w:sz w:val="21"/>
            <w:szCs w:val="21"/>
          </w:rPr>
          <w:delText>人</w:delText>
        </w:r>
      </w:del>
      <w:r>
        <w:rPr>
          <w:rFonts w:hint="eastAsia" w:eastAsia="宋体" w:cs="宋体"/>
          <w:snapToGrid/>
          <w:spacing w:val="0"/>
          <w:kern w:val="0"/>
          <w:sz w:val="21"/>
          <w:szCs w:val="21"/>
        </w:rPr>
        <w:t>提出的SKVMN</w:t>
      </w:r>
      <w:ins w:id="368" w:author="hui wan" w:date="2025-12-28T16:12:00Z">
        <w:r>
          <w:rPr>
            <w:rFonts w:hint="eastAsia" w:eastAsia="宋体" w:cs="宋体"/>
            <w:snapToGrid/>
            <w:spacing w:val="0"/>
            <w:kern w:val="0"/>
            <w:sz w:val="21"/>
            <w:szCs w:val="21"/>
          </w:rPr>
          <w:t>（</w:t>
        </w:r>
      </w:ins>
      <w:ins w:id="369" w:author="hui wan" w:date="2025-12-28T16:12:00Z">
        <w:r>
          <w:rPr>
            <w:rFonts w:eastAsia="宋体" w:cs="宋体"/>
            <w:snapToGrid/>
            <w:spacing w:val="0"/>
            <w:kern w:val="0"/>
            <w:sz w:val="21"/>
            <w:szCs w:val="21"/>
          </w:rPr>
          <w:t>sequential key-value memory networks</w:t>
        </w:r>
      </w:ins>
      <w:ins w:id="370" w:author="hui wan" w:date="2025-12-28T16:12:00Z">
        <w:r>
          <w:rPr>
            <w:rFonts w:hint="eastAsia" w:eastAsia="宋体" w:cs="宋体"/>
            <w:snapToGrid/>
            <w:spacing w:val="0"/>
            <w:kern w:val="0"/>
            <w:sz w:val="21"/>
            <w:szCs w:val="21"/>
          </w:rPr>
          <w:t>）</w:t>
        </w:r>
      </w:ins>
      <w:del w:id="371" w:author="hui wan" w:date="2025-12-28T15:58:00Z">
        <w:r>
          <w:rPr>
            <w:rFonts w:eastAsia="宋体" w:cs="宋体"/>
            <w:snapToGrid/>
            <w:spacing w:val="0"/>
            <w:kern w:val="0"/>
            <w:sz w:val="21"/>
            <w:szCs w:val="21"/>
            <w:highlight w:val="yellow"/>
            <w:vertAlign w:val="superscript"/>
            <w:rPrChange w:id="372" w:author="hui wan" w:date="2025-12-28T15:58:00Z">
              <w:rPr>
                <w:rFonts w:eastAsia="宋体" w:cs="宋体"/>
                <w:snapToGrid/>
                <w:spacing w:val="0"/>
                <w:kern w:val="0"/>
                <w:sz w:val="21"/>
                <w:szCs w:val="21"/>
                <w:highlight w:val="yellow"/>
              </w:rPr>
            </w:rPrChange>
          </w:rPr>
          <w:delText>[</w:delText>
        </w:r>
      </w:del>
      <w:ins w:id="373" w:author="Somomgbeom" w:date="2025-10-12T20:34:00Z">
        <w:del w:id="374" w:author="hui wan" w:date="2025-12-28T15:58:00Z">
          <w:r>
            <w:rPr>
              <w:rFonts w:eastAsia="宋体" w:cs="宋体"/>
              <w:snapToGrid/>
              <w:spacing w:val="0"/>
              <w:kern w:val="0"/>
              <w:sz w:val="21"/>
              <w:szCs w:val="21"/>
              <w:highlight w:val="yellow"/>
              <w:vertAlign w:val="superscript"/>
              <w:rPrChange w:id="375" w:author="hui wan" w:date="2025-12-28T15:58:00Z">
                <w:rPr>
                  <w:rFonts w:eastAsia="宋体" w:cs="宋体"/>
                  <w:snapToGrid/>
                  <w:spacing w:val="0"/>
                  <w:kern w:val="0"/>
                  <w:sz w:val="21"/>
                  <w:szCs w:val="21"/>
                  <w:highlight w:val="yellow"/>
                </w:rPr>
              </w:rPrChange>
            </w:rPr>
            <w:delText>12</w:delText>
          </w:r>
        </w:del>
      </w:ins>
      <w:del w:id="376" w:author="hui wan" w:date="2025-12-28T15:58:00Z">
        <w:r>
          <w:rPr>
            <w:rFonts w:eastAsia="宋体" w:cs="宋体"/>
            <w:snapToGrid/>
            <w:spacing w:val="0"/>
            <w:kern w:val="0"/>
            <w:sz w:val="21"/>
            <w:szCs w:val="21"/>
            <w:highlight w:val="yellow"/>
            <w:vertAlign w:val="superscript"/>
            <w:rPrChange w:id="377" w:author="hui wan" w:date="2025-12-28T15:58:00Z">
              <w:rPr>
                <w:rFonts w:eastAsia="宋体" w:cs="宋体"/>
                <w:snapToGrid/>
                <w:spacing w:val="0"/>
                <w:kern w:val="0"/>
                <w:sz w:val="21"/>
                <w:szCs w:val="21"/>
                <w:highlight w:val="yellow"/>
              </w:rPr>
            </w:rPrChange>
          </w:rPr>
          <w:delText>]</w:delText>
        </w:r>
      </w:del>
      <w:r>
        <w:rPr>
          <w:rFonts w:hint="eastAsia" w:eastAsia="宋体" w:cs="宋体"/>
          <w:snapToGrid/>
          <w:spacing w:val="0"/>
          <w:kern w:val="0"/>
          <w:sz w:val="21"/>
          <w:szCs w:val="21"/>
        </w:rPr>
        <w:t>模型在DKVMN的基础上引入序列处理机制，能够捕捉学生在学习过程中的序列信息。QIKT</w:t>
      </w:r>
      <w:r>
        <w:rPr>
          <w:rFonts w:eastAsia="宋体" w:cs="宋体"/>
          <w:snapToGrid/>
          <w:spacing w:val="0"/>
          <w:kern w:val="0"/>
          <w:sz w:val="21"/>
          <w:szCs w:val="21"/>
          <w:highlight w:val="yellow"/>
          <w:vertAlign w:val="superscript"/>
          <w:rPrChange w:id="378" w:author="hui wan" w:date="2025-12-28T16:00:00Z">
            <w:rPr>
              <w:rFonts w:eastAsia="宋体" w:cs="宋体"/>
              <w:snapToGrid/>
              <w:spacing w:val="0"/>
              <w:kern w:val="0"/>
              <w:sz w:val="21"/>
              <w:szCs w:val="21"/>
              <w:highlight w:val="yellow"/>
            </w:rPr>
          </w:rPrChange>
        </w:rPr>
        <w:t>[1</w:t>
      </w:r>
      <w:ins w:id="379" w:author="Somomgbeom" w:date="2025-10-12T20:35:00Z">
        <w:r>
          <w:rPr>
            <w:rFonts w:eastAsia="宋体" w:cs="宋体"/>
            <w:snapToGrid/>
            <w:spacing w:val="0"/>
            <w:kern w:val="0"/>
            <w:sz w:val="21"/>
            <w:szCs w:val="21"/>
            <w:highlight w:val="yellow"/>
            <w:vertAlign w:val="superscript"/>
            <w:rPrChange w:id="380" w:author="hui wan" w:date="2025-12-28T16:00:00Z">
              <w:rPr>
                <w:rFonts w:eastAsia="宋体" w:cs="宋体"/>
                <w:snapToGrid/>
                <w:spacing w:val="0"/>
                <w:kern w:val="0"/>
                <w:sz w:val="21"/>
                <w:szCs w:val="21"/>
                <w:highlight w:val="yellow"/>
              </w:rPr>
            </w:rPrChange>
          </w:rPr>
          <w:t>3</w:t>
        </w:r>
      </w:ins>
      <w:r>
        <w:rPr>
          <w:rFonts w:eastAsia="宋体" w:cs="宋体"/>
          <w:snapToGrid/>
          <w:spacing w:val="0"/>
          <w:kern w:val="0"/>
          <w:sz w:val="21"/>
          <w:szCs w:val="21"/>
          <w:highlight w:val="yellow"/>
          <w:vertAlign w:val="superscript"/>
          <w:rPrChange w:id="381" w:author="hui wan" w:date="2025-12-28T16:00:00Z">
            <w:rPr>
              <w:rFonts w:eastAsia="宋体" w:cs="宋体"/>
              <w:snapToGrid/>
              <w:spacing w:val="0"/>
              <w:kern w:val="0"/>
              <w:sz w:val="21"/>
              <w:szCs w:val="21"/>
              <w:highlight w:val="yellow"/>
            </w:rPr>
          </w:rPrChange>
        </w:rPr>
        <w:t>]</w:t>
      </w:r>
      <w:r>
        <w:rPr>
          <w:rFonts w:hint="eastAsia" w:eastAsia="宋体" w:cs="宋体"/>
          <w:snapToGrid/>
          <w:spacing w:val="0"/>
          <w:kern w:val="0"/>
          <w:sz w:val="21"/>
          <w:szCs w:val="21"/>
        </w:rPr>
        <w:t>模型</w:t>
      </w:r>
      <w:ins w:id="382" w:author="hui wan" w:date="2025-12-28T16:13:00Z">
        <w:r>
          <w:rPr>
            <w:rFonts w:hint="eastAsia" w:eastAsia="宋体" w:cs="宋体"/>
            <w:snapToGrid/>
            <w:spacing w:val="0"/>
            <w:kern w:val="0"/>
            <w:sz w:val="21"/>
            <w:szCs w:val="21"/>
          </w:rPr>
          <w:t>则</w:t>
        </w:r>
      </w:ins>
      <w:ins w:id="383" w:author="hui wan" w:date="2025-12-28T16:17:00Z">
        <w:r>
          <w:rPr>
            <w:rFonts w:hint="eastAsia" w:eastAsia="宋体" w:cs="宋体"/>
            <w:snapToGrid/>
            <w:spacing w:val="0"/>
            <w:kern w:val="0"/>
            <w:sz w:val="21"/>
            <w:szCs w:val="21"/>
          </w:rPr>
          <w:t>以</w:t>
        </w:r>
      </w:ins>
      <w:del w:id="384" w:author="hui wan" w:date="2025-12-28T16:17:00Z">
        <w:r>
          <w:rPr>
            <w:rFonts w:hint="eastAsia" w:eastAsia="宋体" w:cs="宋体"/>
            <w:snapToGrid/>
            <w:spacing w:val="0"/>
            <w:kern w:val="0"/>
            <w:sz w:val="21"/>
            <w:szCs w:val="21"/>
          </w:rPr>
          <w:delText>通过</w:delText>
        </w:r>
      </w:del>
      <w:r>
        <w:rPr>
          <w:rFonts w:hint="eastAsia" w:eastAsia="宋体" w:cs="宋体"/>
          <w:snapToGrid/>
          <w:spacing w:val="0"/>
          <w:kern w:val="0"/>
          <w:sz w:val="21"/>
          <w:szCs w:val="21"/>
        </w:rPr>
        <w:t>问题中心的认知表示，结合交互编码器、知识获取模块和问题解决模块</w:t>
      </w:r>
      <w:del w:id="385" w:author="hui wan" w:date="2025-12-28T16:14:00Z">
        <w:r>
          <w:rPr>
            <w:rFonts w:hint="eastAsia" w:eastAsia="宋体" w:cs="宋体"/>
            <w:snapToGrid/>
            <w:spacing w:val="0"/>
            <w:kern w:val="0"/>
            <w:sz w:val="21"/>
            <w:szCs w:val="21"/>
          </w:rPr>
          <w:delText>等组件</w:delText>
        </w:r>
      </w:del>
      <w:r>
        <w:rPr>
          <w:rFonts w:hint="eastAsia" w:eastAsia="宋体" w:cs="宋体"/>
          <w:snapToGrid/>
          <w:spacing w:val="0"/>
          <w:kern w:val="0"/>
          <w:sz w:val="21"/>
          <w:szCs w:val="21"/>
        </w:rPr>
        <w:t>，</w:t>
      </w:r>
      <w:ins w:id="386" w:author="hui wan" w:date="2025-12-28T16:17:00Z">
        <w:r>
          <w:rPr>
            <w:rFonts w:hint="eastAsia" w:eastAsia="宋体" w:cs="宋体"/>
            <w:snapToGrid/>
            <w:spacing w:val="0"/>
            <w:kern w:val="0"/>
            <w:sz w:val="21"/>
            <w:szCs w:val="21"/>
          </w:rPr>
          <w:t>综合建模</w:t>
        </w:r>
      </w:ins>
      <w:del w:id="387" w:author="hui wan" w:date="2025-12-28T16:17:00Z">
        <w:r>
          <w:rPr>
            <w:rFonts w:hint="eastAsia" w:eastAsia="宋体" w:cs="宋体"/>
            <w:snapToGrid/>
            <w:spacing w:val="0"/>
            <w:kern w:val="0"/>
            <w:sz w:val="21"/>
            <w:szCs w:val="21"/>
          </w:rPr>
          <w:delText>处理</w:delText>
        </w:r>
      </w:del>
      <w:r>
        <w:rPr>
          <w:rFonts w:hint="eastAsia" w:eastAsia="宋体" w:cs="宋体"/>
          <w:snapToGrid/>
          <w:spacing w:val="0"/>
          <w:kern w:val="0"/>
          <w:sz w:val="21"/>
          <w:szCs w:val="21"/>
        </w:rPr>
        <w:t>学生的知识状态和学习过程。DKT+forget</w:t>
      </w:r>
      <w:r>
        <w:rPr>
          <w:rFonts w:eastAsia="宋体" w:cs="宋体"/>
          <w:snapToGrid/>
          <w:spacing w:val="0"/>
          <w:kern w:val="0"/>
          <w:sz w:val="21"/>
          <w:szCs w:val="21"/>
          <w:highlight w:val="yellow"/>
          <w:vertAlign w:val="superscript"/>
          <w:rPrChange w:id="388" w:author="hui wan" w:date="2025-12-28T16:18:00Z">
            <w:rPr>
              <w:rFonts w:eastAsia="宋体" w:cs="宋体"/>
              <w:snapToGrid/>
              <w:spacing w:val="0"/>
              <w:kern w:val="0"/>
              <w:sz w:val="21"/>
              <w:szCs w:val="21"/>
              <w:highlight w:val="yellow"/>
            </w:rPr>
          </w:rPrChange>
        </w:rPr>
        <w:t>[1</w:t>
      </w:r>
      <w:ins w:id="389" w:author="Somomgbeom" w:date="2025-10-12T20:35:00Z">
        <w:r>
          <w:rPr>
            <w:rFonts w:eastAsia="宋体" w:cs="宋体"/>
            <w:snapToGrid/>
            <w:spacing w:val="0"/>
            <w:kern w:val="0"/>
            <w:sz w:val="21"/>
            <w:szCs w:val="21"/>
            <w:highlight w:val="yellow"/>
            <w:vertAlign w:val="superscript"/>
            <w:rPrChange w:id="390" w:author="hui wan" w:date="2025-12-28T16:18:00Z">
              <w:rPr>
                <w:rFonts w:eastAsia="宋体" w:cs="宋体"/>
                <w:snapToGrid/>
                <w:spacing w:val="0"/>
                <w:kern w:val="0"/>
                <w:sz w:val="21"/>
                <w:szCs w:val="21"/>
                <w:highlight w:val="yellow"/>
              </w:rPr>
            </w:rPrChange>
          </w:rPr>
          <w:t>4</w:t>
        </w:r>
      </w:ins>
      <w:r>
        <w:rPr>
          <w:rFonts w:eastAsia="宋体" w:cs="宋体"/>
          <w:snapToGrid/>
          <w:spacing w:val="0"/>
          <w:kern w:val="0"/>
          <w:sz w:val="21"/>
          <w:szCs w:val="21"/>
          <w:highlight w:val="yellow"/>
          <w:vertAlign w:val="superscript"/>
          <w:rPrChange w:id="391" w:author="hui wan" w:date="2025-12-28T16:18:00Z">
            <w:rPr>
              <w:rFonts w:eastAsia="宋体" w:cs="宋体"/>
              <w:snapToGrid/>
              <w:spacing w:val="0"/>
              <w:kern w:val="0"/>
              <w:sz w:val="21"/>
              <w:szCs w:val="21"/>
              <w:highlight w:val="yellow"/>
            </w:rPr>
          </w:rPrChange>
        </w:rPr>
        <w:t>]</w:t>
      </w:r>
      <w:r>
        <w:rPr>
          <w:rFonts w:hint="eastAsia" w:eastAsia="宋体" w:cs="宋体"/>
          <w:snapToGrid/>
          <w:spacing w:val="0"/>
          <w:kern w:val="0"/>
          <w:sz w:val="21"/>
          <w:szCs w:val="21"/>
        </w:rPr>
        <w:t>模型在DKT的基础上引入</w:t>
      </w:r>
      <w:del w:id="392" w:author="hui wan" w:date="2025-12-28T16:18:00Z">
        <w:r>
          <w:rPr>
            <w:rFonts w:hint="eastAsia" w:eastAsia="宋体" w:cs="宋体"/>
            <w:snapToGrid/>
            <w:spacing w:val="0"/>
            <w:kern w:val="0"/>
            <w:sz w:val="21"/>
            <w:szCs w:val="21"/>
          </w:rPr>
          <w:delText>了</w:delText>
        </w:r>
      </w:del>
      <w:r>
        <w:rPr>
          <w:rFonts w:hint="eastAsia" w:eastAsia="宋体" w:cs="宋体"/>
          <w:snapToGrid/>
          <w:spacing w:val="0"/>
          <w:kern w:val="0"/>
          <w:sz w:val="21"/>
          <w:szCs w:val="21"/>
        </w:rPr>
        <w:t>遗忘</w:t>
      </w:r>
      <w:del w:id="393" w:author="hui wan" w:date="2025-12-28T16:18:00Z">
        <w:r>
          <w:rPr>
            <w:rFonts w:hint="eastAsia" w:eastAsia="宋体" w:cs="宋体"/>
            <w:snapToGrid/>
            <w:spacing w:val="0"/>
            <w:kern w:val="0"/>
            <w:sz w:val="21"/>
            <w:szCs w:val="21"/>
          </w:rPr>
          <w:delText>的</w:delText>
        </w:r>
      </w:del>
      <w:r>
        <w:rPr>
          <w:rFonts w:hint="eastAsia" w:eastAsia="宋体" w:cs="宋体"/>
          <w:snapToGrid/>
          <w:spacing w:val="0"/>
          <w:kern w:val="0"/>
          <w:sz w:val="21"/>
          <w:szCs w:val="21"/>
        </w:rPr>
        <w:t>概念，通过</w:t>
      </w:r>
      <w:del w:id="394" w:author="hui wan" w:date="2025-12-28T16:18:00Z">
        <w:r>
          <w:rPr>
            <w:rFonts w:hint="eastAsia" w:eastAsia="宋体" w:cs="宋体"/>
            <w:snapToGrid/>
            <w:spacing w:val="0"/>
            <w:kern w:val="0"/>
            <w:sz w:val="21"/>
            <w:szCs w:val="21"/>
          </w:rPr>
          <w:delText>为</w:delText>
        </w:r>
      </w:del>
      <w:ins w:id="395" w:author="hui wan" w:date="2025-12-28T16:18:00Z">
        <w:r>
          <w:rPr>
            <w:rFonts w:hint="eastAsia" w:eastAsia="宋体" w:cs="宋体"/>
            <w:snapToGrid/>
            <w:spacing w:val="0"/>
            <w:kern w:val="0"/>
            <w:sz w:val="21"/>
            <w:szCs w:val="21"/>
          </w:rPr>
          <w:t>建模</w:t>
        </w:r>
      </w:ins>
      <w:del w:id="396" w:author="hui wan" w:date="2025-12-28T16:18:00Z">
        <w:r>
          <w:rPr>
            <w:rFonts w:hint="eastAsia" w:eastAsia="宋体" w:cs="宋体"/>
            <w:snapToGrid/>
            <w:spacing w:val="0"/>
            <w:kern w:val="0"/>
            <w:sz w:val="21"/>
            <w:szCs w:val="21"/>
          </w:rPr>
          <w:delText>每个</w:delText>
        </w:r>
      </w:del>
      <w:r>
        <w:rPr>
          <w:rFonts w:hint="eastAsia" w:eastAsia="宋体" w:cs="宋体"/>
          <w:snapToGrid/>
          <w:spacing w:val="0"/>
          <w:kern w:val="0"/>
          <w:sz w:val="21"/>
          <w:szCs w:val="21"/>
        </w:rPr>
        <w:t>学生</w:t>
      </w:r>
      <w:ins w:id="397" w:author="hui wan" w:date="2025-12-28T16:18:00Z">
        <w:r>
          <w:rPr>
            <w:rFonts w:hint="eastAsia" w:eastAsia="宋体" w:cs="宋体"/>
            <w:snapToGrid/>
            <w:spacing w:val="0"/>
            <w:kern w:val="0"/>
            <w:sz w:val="21"/>
            <w:szCs w:val="21"/>
          </w:rPr>
          <w:t>个体的</w:t>
        </w:r>
      </w:ins>
      <w:del w:id="398" w:author="hui wan" w:date="2025-12-28T16:18:00Z">
        <w:r>
          <w:rPr>
            <w:rFonts w:hint="eastAsia" w:eastAsia="宋体" w:cs="宋体"/>
            <w:snapToGrid/>
            <w:spacing w:val="0"/>
            <w:kern w:val="0"/>
            <w:sz w:val="21"/>
            <w:szCs w:val="21"/>
          </w:rPr>
          <w:delText>建模</w:delText>
        </w:r>
      </w:del>
      <w:r>
        <w:rPr>
          <w:rFonts w:hint="eastAsia" w:eastAsia="宋体" w:cs="宋体"/>
          <w:snapToGrid/>
          <w:spacing w:val="0"/>
          <w:kern w:val="0"/>
          <w:sz w:val="21"/>
          <w:szCs w:val="21"/>
        </w:rPr>
        <w:t>遗忘曲线来模拟</w:t>
      </w:r>
      <w:ins w:id="399" w:author="hui wan" w:date="2025-12-28T16:18:00Z">
        <w:r>
          <w:rPr>
            <w:rFonts w:hint="eastAsia" w:eastAsia="宋体" w:cs="宋体"/>
            <w:snapToGrid/>
            <w:spacing w:val="0"/>
            <w:kern w:val="0"/>
            <w:sz w:val="21"/>
            <w:szCs w:val="21"/>
          </w:rPr>
          <w:t>知识</w:t>
        </w:r>
      </w:ins>
      <w:r>
        <w:rPr>
          <w:rFonts w:hint="eastAsia" w:eastAsia="宋体" w:cs="宋体"/>
          <w:snapToGrid/>
          <w:spacing w:val="0"/>
          <w:kern w:val="0"/>
          <w:sz w:val="21"/>
          <w:szCs w:val="21"/>
        </w:rPr>
        <w:t>随时间</w:t>
      </w:r>
      <w:ins w:id="400" w:author="hui wan" w:date="2025-12-28T16:18:00Z">
        <w:r>
          <w:rPr>
            <w:rFonts w:hint="eastAsia" w:eastAsia="宋体" w:cs="宋体"/>
            <w:snapToGrid/>
            <w:spacing w:val="0"/>
            <w:kern w:val="0"/>
            <w:sz w:val="21"/>
            <w:szCs w:val="21"/>
          </w:rPr>
          <w:t>的衰减</w:t>
        </w:r>
      </w:ins>
      <w:del w:id="401" w:author="hui wan" w:date="2025-12-28T16:19:00Z">
        <w:r>
          <w:rPr>
            <w:rFonts w:hint="eastAsia" w:eastAsia="宋体" w:cs="宋体"/>
            <w:snapToGrid/>
            <w:spacing w:val="0"/>
            <w:kern w:val="0"/>
            <w:sz w:val="21"/>
            <w:szCs w:val="21"/>
          </w:rPr>
          <w:delText>递减的知识掌握程度</w:delText>
        </w:r>
      </w:del>
      <w:r>
        <w:rPr>
          <w:rFonts w:hint="eastAsia" w:eastAsia="宋体" w:cs="宋体"/>
          <w:snapToGrid/>
          <w:spacing w:val="0"/>
          <w:kern w:val="0"/>
          <w:sz w:val="21"/>
          <w:szCs w:val="21"/>
        </w:rPr>
        <w:t>；KVFKT</w:t>
      </w:r>
      <w:r>
        <w:rPr>
          <w:rFonts w:eastAsia="宋体" w:cs="宋体"/>
          <w:snapToGrid/>
          <w:spacing w:val="0"/>
          <w:kern w:val="0"/>
          <w:sz w:val="21"/>
          <w:szCs w:val="21"/>
          <w:highlight w:val="yellow"/>
          <w:vertAlign w:val="superscript"/>
          <w:rPrChange w:id="402" w:author="hui wan" w:date="2025-12-28T16:19:00Z">
            <w:rPr>
              <w:rFonts w:eastAsia="宋体" w:cs="宋体"/>
              <w:snapToGrid/>
              <w:spacing w:val="0"/>
              <w:kern w:val="0"/>
              <w:sz w:val="21"/>
              <w:szCs w:val="21"/>
              <w:highlight w:val="yellow"/>
            </w:rPr>
          </w:rPrChange>
        </w:rPr>
        <w:t>[1</w:t>
      </w:r>
      <w:ins w:id="403" w:author="Somomgbeom" w:date="2025-10-12T20:35:00Z">
        <w:r>
          <w:rPr>
            <w:rFonts w:eastAsia="宋体" w:cs="宋体"/>
            <w:snapToGrid/>
            <w:spacing w:val="0"/>
            <w:kern w:val="0"/>
            <w:sz w:val="21"/>
            <w:szCs w:val="21"/>
            <w:highlight w:val="yellow"/>
            <w:vertAlign w:val="superscript"/>
            <w:rPrChange w:id="404" w:author="hui wan" w:date="2025-12-28T16:19:00Z">
              <w:rPr>
                <w:rFonts w:eastAsia="宋体" w:cs="宋体"/>
                <w:snapToGrid/>
                <w:spacing w:val="0"/>
                <w:kern w:val="0"/>
                <w:sz w:val="21"/>
                <w:szCs w:val="21"/>
                <w:highlight w:val="yellow"/>
              </w:rPr>
            </w:rPrChange>
          </w:rPr>
          <w:t>5</w:t>
        </w:r>
      </w:ins>
      <w:r>
        <w:rPr>
          <w:rFonts w:eastAsia="宋体" w:cs="宋体"/>
          <w:snapToGrid/>
          <w:spacing w:val="0"/>
          <w:kern w:val="0"/>
          <w:sz w:val="21"/>
          <w:szCs w:val="21"/>
          <w:highlight w:val="yellow"/>
          <w:vertAlign w:val="superscript"/>
          <w:rPrChange w:id="405" w:author="hui wan" w:date="2025-12-28T16:19:00Z">
            <w:rPr>
              <w:rFonts w:eastAsia="宋体" w:cs="宋体"/>
              <w:snapToGrid/>
              <w:spacing w:val="0"/>
              <w:kern w:val="0"/>
              <w:sz w:val="21"/>
              <w:szCs w:val="21"/>
              <w:highlight w:val="yellow"/>
            </w:rPr>
          </w:rPrChange>
        </w:rPr>
        <w:t>]</w:t>
      </w:r>
      <w:r>
        <w:rPr>
          <w:rFonts w:hint="eastAsia" w:eastAsia="宋体" w:cs="宋体"/>
          <w:snapToGrid/>
          <w:spacing w:val="0"/>
          <w:kern w:val="0"/>
          <w:sz w:val="21"/>
          <w:szCs w:val="21"/>
        </w:rPr>
        <w:t>模型将基于注意力机制的知识概念嵌入与基于时间间隔和遗忘曲线的遗忘量化模块相结合，增强了</w:t>
      </w:r>
      <w:del w:id="406" w:author="hui wan" w:date="2025-12-28T16:19:00Z">
        <w:r>
          <w:rPr>
            <w:rFonts w:hint="eastAsia" w:eastAsia="宋体" w:cs="宋体"/>
            <w:snapToGrid/>
            <w:spacing w:val="0"/>
            <w:kern w:val="0"/>
            <w:sz w:val="21"/>
            <w:szCs w:val="21"/>
          </w:rPr>
          <w:delText>知识</w:delText>
        </w:r>
      </w:del>
      <w:ins w:id="407" w:author="Somomgbeom" w:date="2025-10-12T19:55:00Z">
        <w:del w:id="408" w:author="hui wan" w:date="2025-12-28T16:19:00Z">
          <w:r>
            <w:rPr>
              <w:rFonts w:hint="eastAsia" w:eastAsia="宋体" w:cs="宋体"/>
              <w:snapToGrid/>
              <w:spacing w:val="0"/>
              <w:kern w:val="0"/>
              <w:sz w:val="21"/>
              <w:szCs w:val="21"/>
            </w:rPr>
            <w:delText>追踪</w:delText>
          </w:r>
        </w:del>
      </w:ins>
      <w:ins w:id="409" w:author="hui wan" w:date="2025-12-28T16:19:00Z">
        <w:r>
          <w:rPr>
            <w:rFonts w:hint="eastAsia" w:eastAsia="宋体" w:cs="宋体"/>
            <w:snapToGrid/>
            <w:spacing w:val="0"/>
            <w:kern w:val="0"/>
            <w:sz w:val="21"/>
            <w:szCs w:val="21"/>
          </w:rPr>
          <w:t>模型</w:t>
        </w:r>
      </w:ins>
      <w:r>
        <w:rPr>
          <w:rFonts w:hint="eastAsia" w:eastAsia="宋体" w:cs="宋体"/>
          <w:snapToGrid/>
          <w:spacing w:val="0"/>
          <w:kern w:val="0"/>
          <w:sz w:val="21"/>
          <w:szCs w:val="21"/>
        </w:rPr>
        <w:t>的可解释性和准确性。STHKT</w:t>
      </w:r>
      <w:r>
        <w:rPr>
          <w:rFonts w:eastAsia="宋体" w:cs="宋体"/>
          <w:snapToGrid/>
          <w:spacing w:val="0"/>
          <w:kern w:val="0"/>
          <w:sz w:val="21"/>
          <w:szCs w:val="21"/>
          <w:highlight w:val="yellow"/>
          <w:vertAlign w:val="superscript"/>
          <w:rPrChange w:id="410" w:author="hui wan" w:date="2025-12-28T16:19:00Z">
            <w:rPr>
              <w:rFonts w:eastAsia="宋体" w:cs="宋体"/>
              <w:snapToGrid/>
              <w:spacing w:val="0"/>
              <w:kern w:val="0"/>
              <w:sz w:val="21"/>
              <w:szCs w:val="21"/>
              <w:highlight w:val="yellow"/>
            </w:rPr>
          </w:rPrChange>
        </w:rPr>
        <w:t>[1</w:t>
      </w:r>
      <w:ins w:id="411" w:author="Somomgbeom" w:date="2025-10-12T20:35:00Z">
        <w:r>
          <w:rPr>
            <w:rFonts w:eastAsia="宋体" w:cs="宋体"/>
            <w:snapToGrid/>
            <w:spacing w:val="0"/>
            <w:kern w:val="0"/>
            <w:sz w:val="21"/>
            <w:szCs w:val="21"/>
            <w:highlight w:val="yellow"/>
            <w:vertAlign w:val="superscript"/>
            <w:rPrChange w:id="412" w:author="hui wan" w:date="2025-12-28T16:19:00Z">
              <w:rPr>
                <w:rFonts w:eastAsia="宋体" w:cs="宋体"/>
                <w:snapToGrid/>
                <w:spacing w:val="0"/>
                <w:kern w:val="0"/>
                <w:sz w:val="21"/>
                <w:szCs w:val="21"/>
                <w:highlight w:val="yellow"/>
              </w:rPr>
            </w:rPrChange>
          </w:rPr>
          <w:t>6</w:t>
        </w:r>
      </w:ins>
      <w:r>
        <w:rPr>
          <w:rFonts w:eastAsia="宋体" w:cs="宋体"/>
          <w:snapToGrid/>
          <w:spacing w:val="0"/>
          <w:kern w:val="0"/>
          <w:sz w:val="21"/>
          <w:szCs w:val="21"/>
          <w:highlight w:val="yellow"/>
          <w:vertAlign w:val="superscript"/>
          <w:rPrChange w:id="413" w:author="hui wan" w:date="2025-12-28T16:19:00Z">
            <w:rPr>
              <w:rFonts w:eastAsia="宋体" w:cs="宋体"/>
              <w:snapToGrid/>
              <w:spacing w:val="0"/>
              <w:kern w:val="0"/>
              <w:sz w:val="21"/>
              <w:szCs w:val="21"/>
              <w:highlight w:val="yellow"/>
            </w:rPr>
          </w:rPrChange>
        </w:rPr>
        <w:t>]</w:t>
      </w:r>
      <w:r>
        <w:rPr>
          <w:rFonts w:hint="eastAsia" w:eastAsia="宋体" w:cs="宋体"/>
          <w:snapToGrid/>
          <w:spacing w:val="0"/>
          <w:kern w:val="0"/>
          <w:sz w:val="21"/>
          <w:szCs w:val="21"/>
        </w:rPr>
        <w:t xml:space="preserve">模型采用三元异构图和霍克斯过程（Hawkes </w:t>
      </w:r>
      <w:r>
        <w:rPr>
          <w:rFonts w:eastAsia="宋体" w:cs="宋体"/>
          <w:snapToGrid/>
          <w:spacing w:val="0"/>
          <w:kern w:val="0"/>
          <w:sz w:val="21"/>
          <w:szCs w:val="21"/>
        </w:rPr>
        <w:t>proces</w:t>
      </w:r>
      <w:r>
        <w:rPr>
          <w:rFonts w:hint="eastAsia" w:eastAsia="宋体" w:cs="宋体"/>
          <w:snapToGrid/>
          <w:spacing w:val="0"/>
          <w:kern w:val="0"/>
          <w:sz w:val="21"/>
          <w:szCs w:val="21"/>
        </w:rPr>
        <w:t>s）来捕捉概念、问题和学生之间的时空依赖关系，从而实现更精准的知识追踪。</w:t>
      </w:r>
      <w:ins w:id="414" w:author="Somomgbeom" w:date="2025-10-12T17:26:00Z">
        <w:r>
          <w:rPr>
            <w:rFonts w:hint="eastAsia" w:eastAsia="宋体" w:cs="宋体"/>
            <w:snapToGrid/>
            <w:spacing w:val="0"/>
            <w:kern w:val="0"/>
            <w:sz w:val="21"/>
            <w:szCs w:val="21"/>
          </w:rPr>
          <w:t>尽管这些模型在不同层面</w:t>
        </w:r>
      </w:ins>
      <w:ins w:id="415" w:author="Somomgbeom" w:date="2025-10-12T17:26:00Z">
        <w:del w:id="416" w:author="hui wan" w:date="2025-12-28T16:20:00Z">
          <w:r>
            <w:rPr>
              <w:rFonts w:hint="eastAsia" w:eastAsia="宋体" w:cs="宋体"/>
              <w:snapToGrid/>
              <w:spacing w:val="0"/>
              <w:kern w:val="0"/>
              <w:sz w:val="21"/>
              <w:szCs w:val="21"/>
            </w:rPr>
            <w:delText>上</w:delText>
          </w:r>
        </w:del>
      </w:ins>
      <w:ins w:id="417" w:author="Somomgbeom" w:date="2025-10-12T17:26:00Z">
        <w:r>
          <w:rPr>
            <w:rFonts w:hint="eastAsia" w:eastAsia="宋体" w:cs="宋体"/>
            <w:snapToGrid/>
            <w:spacing w:val="0"/>
            <w:kern w:val="0"/>
            <w:sz w:val="21"/>
            <w:szCs w:val="21"/>
          </w:rPr>
          <w:t>提升了知识追踪的性能，但仍存在一些不足</w:t>
        </w:r>
      </w:ins>
      <w:ins w:id="418" w:author="Somomgbeom" w:date="2025-10-12T17:26:00Z">
        <w:del w:id="419" w:author="hui wan" w:date="2025-12-28T16:20:00Z">
          <w:r>
            <w:rPr>
              <w:rFonts w:hint="eastAsia" w:eastAsia="宋体" w:cs="宋体"/>
              <w:snapToGrid/>
              <w:spacing w:val="0"/>
              <w:kern w:val="0"/>
              <w:sz w:val="21"/>
              <w:szCs w:val="21"/>
            </w:rPr>
            <w:delText>，</w:delText>
          </w:r>
        </w:del>
      </w:ins>
      <w:ins w:id="420" w:author="hui wan" w:date="2025-12-28T16:20:00Z">
        <w:r>
          <w:rPr>
            <w:rFonts w:hint="eastAsia" w:eastAsia="宋体" w:cs="宋体"/>
            <w:snapToGrid/>
            <w:spacing w:val="0"/>
            <w:kern w:val="0"/>
            <w:sz w:val="21"/>
            <w:szCs w:val="21"/>
          </w:rPr>
          <w:t>。</w:t>
        </w:r>
      </w:ins>
      <w:ins w:id="421" w:author="Somomgbeom" w:date="2025-10-12T19:55:00Z">
        <w:r>
          <w:rPr>
            <w:rFonts w:hint="eastAsia" w:eastAsia="宋体" w:cs="宋体"/>
            <w:snapToGrid/>
            <w:spacing w:val="0"/>
            <w:kern w:val="0"/>
            <w:sz w:val="21"/>
            <w:szCs w:val="21"/>
          </w:rPr>
          <w:t>例如</w:t>
        </w:r>
      </w:ins>
      <w:ins w:id="422" w:author="hui wan" w:date="2025-12-28T16:20:00Z">
        <w:r>
          <w:rPr>
            <w:rFonts w:hint="eastAsia" w:eastAsia="宋体" w:cs="宋体"/>
            <w:snapToGrid/>
            <w:spacing w:val="0"/>
            <w:kern w:val="0"/>
            <w:sz w:val="21"/>
            <w:szCs w:val="21"/>
          </w:rPr>
          <w:t>，基于</w:t>
        </w:r>
      </w:ins>
      <w:ins w:id="423" w:author="Somomgbeom" w:date="2025-10-12T17:26:00Z">
        <w:r>
          <w:rPr>
            <w:rFonts w:hint="eastAsia" w:eastAsia="宋体" w:cs="宋体"/>
            <w:snapToGrid/>
            <w:spacing w:val="0"/>
            <w:kern w:val="0"/>
            <w:sz w:val="21"/>
            <w:szCs w:val="21"/>
          </w:rPr>
          <w:t>循环</w:t>
        </w:r>
      </w:ins>
      <w:ins w:id="424" w:author="hui wan" w:date="2025-12-28T16:20:00Z">
        <w:r>
          <w:rPr>
            <w:rFonts w:hint="eastAsia" w:eastAsia="宋体" w:cs="宋体"/>
            <w:snapToGrid/>
            <w:spacing w:val="0"/>
            <w:kern w:val="0"/>
            <w:sz w:val="21"/>
            <w:szCs w:val="21"/>
          </w:rPr>
          <w:t>神经网络的模型</w:t>
        </w:r>
      </w:ins>
      <w:ins w:id="425" w:author="Somomgbeom" w:date="2025-10-12T17:26:00Z">
        <w:del w:id="426" w:author="hui wan" w:date="2025-12-28T16:20:00Z">
          <w:r>
            <w:rPr>
              <w:rFonts w:hint="eastAsia" w:eastAsia="宋体" w:cs="宋体"/>
              <w:snapToGrid/>
              <w:spacing w:val="0"/>
              <w:kern w:val="0"/>
              <w:sz w:val="21"/>
              <w:szCs w:val="21"/>
            </w:rPr>
            <w:delText>结构</w:delText>
          </w:r>
        </w:del>
      </w:ins>
      <w:ins w:id="427" w:author="Somomgbeom" w:date="2025-10-12T17:26:00Z">
        <w:r>
          <w:rPr>
            <w:rFonts w:hint="eastAsia" w:eastAsia="宋体" w:cs="宋体"/>
            <w:snapToGrid/>
            <w:spacing w:val="0"/>
            <w:kern w:val="0"/>
            <w:sz w:val="21"/>
            <w:szCs w:val="21"/>
          </w:rPr>
          <w:t>在建模长序列依赖时易出现梯度消失或信息遗失</w:t>
        </w:r>
      </w:ins>
      <w:ins w:id="428" w:author="hui wan" w:date="2025-12-28T16:20:00Z">
        <w:r>
          <w:rPr>
            <w:rFonts w:hint="eastAsia" w:eastAsia="宋体" w:cs="宋体"/>
            <w:snapToGrid/>
            <w:spacing w:val="0"/>
            <w:kern w:val="0"/>
            <w:sz w:val="21"/>
            <w:szCs w:val="21"/>
          </w:rPr>
          <w:t>问题</w:t>
        </w:r>
      </w:ins>
      <w:ins w:id="429" w:author="Somomgbeom" w:date="2025-10-12T17:26:00Z">
        <w:r>
          <w:rPr>
            <w:rFonts w:hint="eastAsia" w:eastAsia="宋体" w:cs="宋体"/>
            <w:snapToGrid/>
            <w:spacing w:val="0"/>
            <w:kern w:val="0"/>
            <w:sz w:val="21"/>
            <w:szCs w:val="21"/>
          </w:rPr>
          <w:t>，限制了模型对长时学习行为的捕捉能力。</w:t>
        </w:r>
      </w:ins>
    </w:p>
    <w:p w14:paraId="2D8537A5">
      <w:pPr>
        <w:pStyle w:val="2"/>
        <w:spacing w:before="0" w:after="0" w:line="360" w:lineRule="auto"/>
        <w:rPr>
          <w:ins w:id="430" w:author="Somomgbeom" w:date="2025-10-12T16:25:00Z"/>
          <w:rFonts w:ascii="Times New Roman" w:hAnsi="Times New Roman" w:eastAsia="宋体"/>
          <w:sz w:val="21"/>
          <w:szCs w:val="21"/>
        </w:rPr>
      </w:pPr>
      <w:del w:id="431" w:author="hui wan" w:date="2025-12-28T08:48:00Z">
        <w:r>
          <w:rPr>
            <w:rFonts w:hint="eastAsia" w:ascii="Times New Roman" w:hAnsi="Times New Roman" w:eastAsia="宋体"/>
            <w:sz w:val="21"/>
            <w:szCs w:val="21"/>
          </w:rPr>
          <w:delText>2</w:delText>
        </w:r>
      </w:del>
      <w:ins w:id="432" w:author="hui wan" w:date="2025-12-28T08:48:00Z">
        <w:r>
          <w:rPr>
            <w:rFonts w:hint="eastAsia" w:ascii="Times New Roman" w:hAnsi="Times New Roman" w:eastAsia="宋体"/>
            <w:sz w:val="21"/>
            <w:szCs w:val="21"/>
          </w:rPr>
          <w:t>1</w:t>
        </w:r>
      </w:ins>
      <w:r>
        <w:rPr>
          <w:rFonts w:hint="eastAsia" w:ascii="Times New Roman" w:hAnsi="Times New Roman" w:eastAsia="宋体"/>
          <w:sz w:val="21"/>
          <w:szCs w:val="21"/>
        </w:rPr>
        <w:t>.</w:t>
      </w:r>
      <w:ins w:id="433" w:author="Somomgbeom" w:date="2025-10-12T16:25:00Z">
        <w:r>
          <w:rPr>
            <w:rFonts w:hint="eastAsia" w:ascii="Times New Roman" w:hAnsi="Times New Roman" w:eastAsia="宋体"/>
            <w:sz w:val="21"/>
            <w:szCs w:val="21"/>
          </w:rPr>
          <w:t>3</w:t>
        </w:r>
      </w:ins>
      <w:r>
        <w:rPr>
          <w:rFonts w:hint="eastAsia" w:ascii="Times New Roman" w:hAnsi="Times New Roman" w:eastAsia="宋体"/>
          <w:sz w:val="21"/>
          <w:szCs w:val="21"/>
        </w:rPr>
        <w:t xml:space="preserve"> </w:t>
      </w:r>
      <w:ins w:id="434" w:author="Somomgbeom" w:date="2025-10-12T16:25:00Z">
        <w:r>
          <w:rPr>
            <w:rFonts w:hint="eastAsia" w:ascii="Times New Roman" w:hAnsi="Times New Roman" w:eastAsia="宋体"/>
            <w:sz w:val="21"/>
            <w:szCs w:val="21"/>
          </w:rPr>
          <w:t>基于Transformer的知识追踪模型</w:t>
        </w:r>
      </w:ins>
    </w:p>
    <w:p w14:paraId="6AB488B5">
      <w:pPr>
        <w:widowControl/>
        <w:snapToGrid/>
        <w:spacing w:line="360" w:lineRule="auto"/>
        <w:ind w:firstLine="420" w:firstLineChars="200"/>
        <w:jc w:val="left"/>
        <w:textAlignment w:val="center"/>
        <w:rPr>
          <w:ins w:id="435" w:author="Somomgbeom" w:date="2025-10-12T20:40:00Z"/>
          <w:rFonts w:eastAsia="宋体" w:cs="宋体"/>
          <w:snapToGrid/>
          <w:spacing w:val="0"/>
          <w:kern w:val="0"/>
          <w:sz w:val="21"/>
          <w:szCs w:val="21"/>
        </w:rPr>
      </w:pPr>
      <w:r>
        <w:rPr>
          <w:rFonts w:hint="eastAsia" w:eastAsia="宋体" w:cs="宋体"/>
          <w:snapToGrid/>
          <w:spacing w:val="0"/>
          <w:kern w:val="0"/>
          <w:sz w:val="21"/>
          <w:szCs w:val="21"/>
        </w:rPr>
        <w:t xml:space="preserve">Transformer 是一种基于自注意力机制的序列建模架构，由 </w:t>
      </w:r>
      <w:r>
        <w:rPr>
          <w:rFonts w:hint="eastAsia" w:eastAsia="宋体" w:cs="宋体"/>
          <w:snapToGrid/>
          <w:spacing w:val="0"/>
          <w:kern w:val="0"/>
          <w:sz w:val="21"/>
          <w:szCs w:val="21"/>
          <w:highlight w:val="cyan"/>
        </w:rPr>
        <w:t>Vaswani</w:t>
      </w:r>
      <w:del w:id="436" w:author="hui wan" w:date="2025-12-28T08:54:00Z">
        <w:r>
          <w:rPr>
            <w:rFonts w:hint="eastAsia" w:eastAsia="宋体" w:cs="宋体"/>
            <w:snapToGrid/>
            <w:spacing w:val="0"/>
            <w:kern w:val="0"/>
            <w:sz w:val="21"/>
            <w:szCs w:val="21"/>
          </w:rPr>
          <w:delText xml:space="preserve"> </w:delText>
        </w:r>
      </w:del>
      <w:r>
        <w:rPr>
          <w:rFonts w:hint="eastAsia" w:eastAsia="宋体" w:cs="宋体"/>
          <w:snapToGrid/>
          <w:spacing w:val="0"/>
          <w:kern w:val="0"/>
          <w:sz w:val="21"/>
          <w:szCs w:val="21"/>
        </w:rPr>
        <w:t>等</w:t>
      </w:r>
      <w:ins w:id="437" w:author="hui wan" w:date="2025-12-28T16:21:00Z">
        <w:r>
          <w:rPr>
            <w:rFonts w:hint="eastAsia" w:eastAsia="宋体" w:cs="宋体"/>
            <w:snapToGrid/>
            <w:spacing w:val="0"/>
            <w:kern w:val="0"/>
            <w:sz w:val="21"/>
            <w:szCs w:val="21"/>
          </w:rPr>
          <w:t>人</w:t>
        </w:r>
      </w:ins>
      <w:del w:id="438" w:author="hui wan" w:date="2025-12-28T08:54:00Z">
        <w:r>
          <w:rPr>
            <w:rFonts w:hint="eastAsia" w:eastAsia="宋体" w:cs="宋体"/>
            <w:snapToGrid/>
            <w:spacing w:val="0"/>
            <w:kern w:val="0"/>
            <w:sz w:val="21"/>
            <w:szCs w:val="21"/>
          </w:rPr>
          <w:delText>人</w:delText>
        </w:r>
      </w:del>
      <w:r>
        <w:rPr>
          <w:rFonts w:hint="eastAsia" w:eastAsia="宋体" w:cs="宋体"/>
          <w:snapToGrid/>
          <w:spacing w:val="0"/>
          <w:kern w:val="0"/>
          <w:sz w:val="21"/>
          <w:szCs w:val="21"/>
        </w:rPr>
        <w:t>于 2017 年提出</w:t>
      </w:r>
      <w:r>
        <w:rPr>
          <w:rFonts w:eastAsia="宋体" w:cs="宋体"/>
          <w:snapToGrid/>
          <w:spacing w:val="0"/>
          <w:kern w:val="0"/>
          <w:sz w:val="21"/>
          <w:szCs w:val="21"/>
          <w:highlight w:val="yellow"/>
          <w:vertAlign w:val="superscript"/>
          <w:rPrChange w:id="439" w:author="hui wan" w:date="2025-12-28T16:21:00Z">
            <w:rPr>
              <w:rFonts w:eastAsia="宋体" w:cs="宋体"/>
              <w:snapToGrid/>
              <w:spacing w:val="0"/>
              <w:kern w:val="0"/>
              <w:sz w:val="21"/>
              <w:szCs w:val="21"/>
              <w:highlight w:val="yellow"/>
            </w:rPr>
          </w:rPrChange>
        </w:rPr>
        <w:t>[</w:t>
      </w:r>
      <w:ins w:id="440" w:author="Somomgbeom" w:date="2025-10-12T20:35:00Z">
        <w:r>
          <w:rPr>
            <w:rFonts w:eastAsia="宋体" w:cs="宋体"/>
            <w:snapToGrid/>
            <w:spacing w:val="0"/>
            <w:kern w:val="0"/>
            <w:sz w:val="21"/>
            <w:szCs w:val="21"/>
            <w:highlight w:val="yellow"/>
            <w:vertAlign w:val="superscript"/>
            <w:rPrChange w:id="441" w:author="hui wan" w:date="2025-12-28T16:21:00Z">
              <w:rPr>
                <w:rFonts w:eastAsia="宋体" w:cs="宋体"/>
                <w:snapToGrid/>
                <w:spacing w:val="0"/>
                <w:kern w:val="0"/>
                <w:sz w:val="21"/>
                <w:szCs w:val="21"/>
                <w:highlight w:val="yellow"/>
              </w:rPr>
            </w:rPrChange>
          </w:rPr>
          <w:t>17</w:t>
        </w:r>
      </w:ins>
      <w:r>
        <w:rPr>
          <w:rFonts w:eastAsia="宋体" w:cs="宋体"/>
          <w:snapToGrid/>
          <w:spacing w:val="0"/>
          <w:kern w:val="0"/>
          <w:sz w:val="21"/>
          <w:szCs w:val="21"/>
          <w:highlight w:val="yellow"/>
          <w:vertAlign w:val="superscript"/>
          <w:rPrChange w:id="442" w:author="hui wan" w:date="2025-12-28T16:21:00Z">
            <w:rPr>
              <w:rFonts w:eastAsia="宋体" w:cs="宋体"/>
              <w:snapToGrid/>
              <w:spacing w:val="0"/>
              <w:kern w:val="0"/>
              <w:sz w:val="21"/>
              <w:szCs w:val="21"/>
              <w:highlight w:val="yellow"/>
            </w:rPr>
          </w:rPrChange>
        </w:rPr>
        <w:t>]</w:t>
      </w:r>
      <w:ins w:id="443" w:author="Somomgbeom" w:date="2025-10-12T19:56:00Z">
        <w:r>
          <w:rPr>
            <w:rFonts w:hint="eastAsia" w:eastAsia="宋体" w:cs="宋体"/>
            <w:snapToGrid/>
            <w:spacing w:val="0"/>
            <w:kern w:val="0"/>
            <w:sz w:val="21"/>
            <w:szCs w:val="21"/>
          </w:rPr>
          <w:t>。</w:t>
        </w:r>
      </w:ins>
      <w:r>
        <w:rPr>
          <w:rFonts w:hint="eastAsia" w:eastAsia="宋体" w:cs="宋体"/>
          <w:snapToGrid/>
          <w:spacing w:val="0"/>
          <w:kern w:val="0"/>
          <w:sz w:val="21"/>
          <w:szCs w:val="21"/>
        </w:rPr>
        <w:t>与传统的循环神经网络相比，Transformer 完全抛弃了循环结构，</w:t>
      </w:r>
      <w:ins w:id="444" w:author="hui wan" w:date="2025-12-28T16:22:00Z">
        <w:r>
          <w:rPr>
            <w:rFonts w:hint="eastAsia" w:eastAsia="宋体" w:cs="宋体"/>
            <w:snapToGrid/>
            <w:spacing w:val="0"/>
            <w:kern w:val="0"/>
            <w:sz w:val="21"/>
            <w:szCs w:val="21"/>
          </w:rPr>
          <w:t>转而借助</w:t>
        </w:r>
      </w:ins>
      <w:del w:id="445" w:author="hui wan" w:date="2025-12-28T16:22:00Z">
        <w:r>
          <w:rPr>
            <w:rFonts w:hint="eastAsia" w:eastAsia="宋体" w:cs="宋体"/>
            <w:snapToGrid/>
            <w:spacing w:val="0"/>
            <w:kern w:val="0"/>
            <w:sz w:val="21"/>
            <w:szCs w:val="21"/>
          </w:rPr>
          <w:delText>依赖</w:delText>
        </w:r>
      </w:del>
      <w:r>
        <w:rPr>
          <w:rFonts w:hint="eastAsia" w:eastAsia="宋体" w:cs="宋体"/>
          <w:snapToGrid/>
          <w:spacing w:val="0"/>
          <w:kern w:val="0"/>
          <w:sz w:val="21"/>
          <w:szCs w:val="21"/>
        </w:rPr>
        <w:t>多头注意力机制</w:t>
      </w:r>
      <w:ins w:id="446" w:author="hui wan" w:date="2025-12-28T16:23:00Z">
        <w:r>
          <w:rPr>
            <w:rFonts w:hint="eastAsia" w:eastAsia="宋体" w:cs="宋体"/>
            <w:snapToGrid/>
            <w:spacing w:val="0"/>
            <w:kern w:val="0"/>
            <w:sz w:val="21"/>
            <w:szCs w:val="21"/>
          </w:rPr>
          <w:t>，</w:t>
        </w:r>
      </w:ins>
      <w:r>
        <w:rPr>
          <w:rFonts w:hint="eastAsia" w:eastAsia="宋体" w:cs="宋体"/>
          <w:snapToGrid/>
          <w:spacing w:val="0"/>
          <w:kern w:val="0"/>
          <w:sz w:val="21"/>
          <w:szCs w:val="21"/>
        </w:rPr>
        <w:t>在全局范围内</w:t>
      </w:r>
      <w:ins w:id="447" w:author="hui wan" w:date="2025-12-28T16:23:00Z">
        <w:r>
          <w:rPr>
            <w:rFonts w:hint="eastAsia" w:eastAsia="宋体" w:cs="宋体"/>
            <w:snapToGrid/>
            <w:spacing w:val="0"/>
            <w:kern w:val="0"/>
            <w:sz w:val="21"/>
            <w:szCs w:val="21"/>
          </w:rPr>
          <w:t>捕捉</w:t>
        </w:r>
      </w:ins>
      <w:del w:id="448" w:author="hui wan" w:date="2025-12-28T16:23:00Z">
        <w:r>
          <w:rPr>
            <w:rFonts w:hint="eastAsia" w:eastAsia="宋体" w:cs="宋体"/>
            <w:snapToGrid/>
            <w:spacing w:val="0"/>
            <w:kern w:val="0"/>
            <w:sz w:val="21"/>
            <w:szCs w:val="21"/>
          </w:rPr>
          <w:delText>建模</w:delText>
        </w:r>
      </w:del>
      <w:r>
        <w:rPr>
          <w:rFonts w:hint="eastAsia" w:eastAsia="宋体" w:cs="宋体"/>
          <w:snapToGrid/>
          <w:spacing w:val="0"/>
          <w:kern w:val="0"/>
          <w:sz w:val="21"/>
          <w:szCs w:val="21"/>
        </w:rPr>
        <w:t>序列中任意位置之间的依赖关系，从而</w:t>
      </w:r>
      <w:ins w:id="449" w:author="hui wan" w:date="2025-12-28T16:23:00Z">
        <w:r>
          <w:rPr>
            <w:rFonts w:hint="eastAsia" w:eastAsia="宋体" w:cs="宋体"/>
            <w:snapToGrid/>
            <w:spacing w:val="0"/>
            <w:kern w:val="0"/>
            <w:sz w:val="21"/>
            <w:szCs w:val="21"/>
          </w:rPr>
          <w:t>具备</w:t>
        </w:r>
      </w:ins>
      <w:del w:id="450" w:author="hui wan" w:date="2025-12-28T16:23:00Z">
        <w:r>
          <w:rPr>
            <w:rFonts w:hint="eastAsia" w:eastAsia="宋体" w:cs="宋体"/>
            <w:snapToGrid/>
            <w:spacing w:val="0"/>
            <w:kern w:val="0"/>
            <w:sz w:val="21"/>
            <w:szCs w:val="21"/>
          </w:rPr>
          <w:delText>实现</w:delText>
        </w:r>
      </w:del>
      <w:r>
        <w:rPr>
          <w:rFonts w:hint="eastAsia" w:eastAsia="宋体" w:cs="宋体"/>
          <w:snapToGrid/>
          <w:spacing w:val="0"/>
          <w:kern w:val="0"/>
          <w:sz w:val="21"/>
          <w:szCs w:val="21"/>
        </w:rPr>
        <w:t>更</w:t>
      </w:r>
      <w:ins w:id="451" w:author="hui wan" w:date="2025-12-28T16:23:00Z">
        <w:r>
          <w:rPr>
            <w:rFonts w:hint="eastAsia" w:eastAsia="宋体" w:cs="宋体"/>
            <w:snapToGrid/>
            <w:spacing w:val="0"/>
            <w:kern w:val="0"/>
            <w:sz w:val="21"/>
            <w:szCs w:val="21"/>
          </w:rPr>
          <w:t>强</w:t>
        </w:r>
      </w:ins>
      <w:del w:id="452" w:author="hui wan" w:date="2025-12-28T16:23:00Z">
        <w:r>
          <w:rPr>
            <w:rFonts w:hint="eastAsia" w:eastAsia="宋体" w:cs="宋体"/>
            <w:snapToGrid/>
            <w:spacing w:val="0"/>
            <w:kern w:val="0"/>
            <w:sz w:val="21"/>
            <w:szCs w:val="21"/>
          </w:rPr>
          <w:delText>高效</w:delText>
        </w:r>
      </w:del>
      <w:r>
        <w:rPr>
          <w:rFonts w:hint="eastAsia" w:eastAsia="宋体" w:cs="宋体"/>
          <w:snapToGrid/>
          <w:spacing w:val="0"/>
          <w:kern w:val="0"/>
          <w:sz w:val="21"/>
          <w:szCs w:val="21"/>
        </w:rPr>
        <w:t>的并行计算</w:t>
      </w:r>
      <w:ins w:id="453" w:author="hui wan" w:date="2025-12-28T16:23:00Z">
        <w:r>
          <w:rPr>
            <w:rFonts w:hint="eastAsia" w:eastAsia="宋体" w:cs="宋体"/>
            <w:snapToGrid/>
            <w:spacing w:val="0"/>
            <w:kern w:val="0"/>
            <w:sz w:val="21"/>
            <w:szCs w:val="21"/>
          </w:rPr>
          <w:t>能力</w:t>
        </w:r>
      </w:ins>
      <w:r>
        <w:rPr>
          <w:rFonts w:hint="eastAsia" w:eastAsia="宋体" w:cs="宋体"/>
          <w:snapToGrid/>
          <w:spacing w:val="0"/>
          <w:kern w:val="0"/>
          <w:sz w:val="21"/>
          <w:szCs w:val="21"/>
        </w:rPr>
        <w:t>与长距离依赖建模</w:t>
      </w:r>
      <w:ins w:id="454" w:author="hui wan" w:date="2025-12-28T16:23:00Z">
        <w:r>
          <w:rPr>
            <w:rFonts w:hint="eastAsia" w:eastAsia="宋体" w:cs="宋体"/>
            <w:snapToGrid/>
            <w:spacing w:val="0"/>
            <w:kern w:val="0"/>
            <w:sz w:val="21"/>
            <w:szCs w:val="21"/>
          </w:rPr>
          <w:t>性能</w:t>
        </w:r>
      </w:ins>
      <w:del w:id="455" w:author="hui wan" w:date="2025-12-28T16:23:00Z">
        <w:r>
          <w:rPr>
            <w:rFonts w:hint="eastAsia" w:eastAsia="宋体" w:cs="宋体"/>
            <w:snapToGrid/>
            <w:spacing w:val="0"/>
            <w:kern w:val="0"/>
            <w:sz w:val="21"/>
            <w:szCs w:val="21"/>
          </w:rPr>
          <w:delText>能力</w:delText>
        </w:r>
      </w:del>
      <w:r>
        <w:rPr>
          <w:rFonts w:hint="eastAsia" w:eastAsia="宋体" w:cs="宋体"/>
          <w:snapToGrid/>
          <w:spacing w:val="0"/>
          <w:kern w:val="0"/>
          <w:sz w:val="21"/>
          <w:szCs w:val="21"/>
        </w:rPr>
        <w:t>。</w:t>
      </w:r>
    </w:p>
    <w:p w14:paraId="2AED8ACE">
      <w:pPr>
        <w:widowControl/>
        <w:snapToGrid/>
        <w:spacing w:line="360" w:lineRule="auto"/>
        <w:ind w:firstLine="420" w:firstLineChars="200"/>
        <w:jc w:val="left"/>
        <w:textAlignment w:val="center"/>
        <w:rPr>
          <w:ins w:id="456" w:author="Somomgbeom" w:date="2025-10-12T16:45:00Z"/>
          <w:rFonts w:eastAsia="宋体" w:cs="宋体"/>
          <w:b/>
          <w:snapToGrid/>
          <w:color w:val="000000"/>
          <w:spacing w:val="0"/>
          <w:kern w:val="0"/>
          <w:sz w:val="28"/>
          <w:szCs w:val="28"/>
        </w:rPr>
      </w:pPr>
      <w:ins w:id="457" w:author="Somomgbeom" w:date="2025-10-12T16:40:00Z">
        <w:r>
          <w:rPr>
            <w:rFonts w:hint="eastAsia" w:eastAsia="宋体" w:cs="宋体"/>
            <w:snapToGrid/>
            <w:spacing w:val="0"/>
            <w:kern w:val="0"/>
            <w:sz w:val="21"/>
            <w:szCs w:val="21"/>
          </w:rPr>
          <w:t>受</w:t>
        </w:r>
      </w:ins>
      <w:ins w:id="458" w:author="Somomgbeom" w:date="2025-10-12T16:40:00Z">
        <w:del w:id="459" w:author="hui wan" w:date="2025-12-28T16:23:00Z">
          <w:r>
            <w:rPr>
              <w:rFonts w:hint="eastAsia" w:eastAsia="宋体" w:cs="宋体"/>
              <w:snapToGrid/>
              <w:spacing w:val="0"/>
              <w:kern w:val="0"/>
              <w:sz w:val="21"/>
              <w:szCs w:val="21"/>
            </w:rPr>
            <w:delText>到</w:delText>
          </w:r>
        </w:del>
      </w:ins>
      <w:ins w:id="460" w:author="Somomgbeom" w:date="2025-10-12T16:40:00Z">
        <w:r>
          <w:rPr>
            <w:rFonts w:hint="eastAsia" w:eastAsia="宋体" w:cs="宋体"/>
            <w:snapToGrid/>
            <w:spacing w:val="0"/>
            <w:kern w:val="0"/>
            <w:sz w:val="21"/>
            <w:szCs w:val="21"/>
          </w:rPr>
          <w:t>Transformer架构的启发，注意力机制</w:t>
        </w:r>
      </w:ins>
      <w:ins w:id="461" w:author="hui wan" w:date="2025-12-28T16:24:00Z">
        <w:r>
          <w:rPr>
            <w:rFonts w:hint="eastAsia" w:eastAsia="宋体" w:cs="宋体"/>
            <w:snapToGrid/>
            <w:spacing w:val="0"/>
            <w:kern w:val="0"/>
            <w:sz w:val="21"/>
            <w:szCs w:val="21"/>
          </w:rPr>
          <w:t>被引入知识追踪领域，</w:t>
        </w:r>
      </w:ins>
      <w:ins w:id="462" w:author="Somomgbeom" w:date="2025-10-12T16:40:00Z">
        <w:del w:id="463" w:author="hui wan" w:date="2025-12-28T16:24:00Z">
          <w:r>
            <w:rPr>
              <w:rFonts w:hint="eastAsia" w:eastAsia="宋体" w:cs="宋体"/>
              <w:snapToGrid/>
              <w:spacing w:val="0"/>
              <w:kern w:val="0"/>
              <w:sz w:val="21"/>
              <w:szCs w:val="21"/>
            </w:rPr>
            <w:delText>的引入</w:delText>
          </w:r>
        </w:del>
      </w:ins>
      <w:ins w:id="464" w:author="Somomgbeom" w:date="2025-10-12T16:40:00Z">
        <w:r>
          <w:rPr>
            <w:rFonts w:hint="eastAsia" w:eastAsia="宋体" w:cs="宋体"/>
            <w:snapToGrid/>
            <w:spacing w:val="0"/>
            <w:kern w:val="0"/>
            <w:sz w:val="21"/>
            <w:szCs w:val="21"/>
          </w:rPr>
          <w:t>使模型</w:t>
        </w:r>
      </w:ins>
      <w:ins w:id="465" w:author="hui wan" w:date="2025-12-28T16:24:00Z">
        <w:r>
          <w:rPr>
            <w:rFonts w:hint="eastAsia" w:eastAsia="宋体" w:cs="宋体"/>
            <w:snapToGrid/>
            <w:spacing w:val="0"/>
            <w:kern w:val="0"/>
            <w:sz w:val="21"/>
            <w:szCs w:val="21"/>
          </w:rPr>
          <w:t>能够</w:t>
        </w:r>
      </w:ins>
      <w:ins w:id="466" w:author="Somomgbeom" w:date="2025-10-12T16:40:00Z">
        <w:r>
          <w:rPr>
            <w:rFonts w:hint="eastAsia" w:eastAsia="宋体" w:cs="宋体"/>
            <w:snapToGrid/>
            <w:spacing w:val="0"/>
            <w:kern w:val="0"/>
            <w:sz w:val="21"/>
            <w:szCs w:val="21"/>
          </w:rPr>
          <w:t>更好地捕捉学生历史交互中的关键信息。</w:t>
        </w:r>
      </w:ins>
      <w:ins w:id="467" w:author="Somomgbeom" w:date="2025-10-12T16:40:00Z">
        <w:r>
          <w:rPr>
            <w:rFonts w:hint="eastAsia" w:eastAsia="宋体" w:cs="宋体"/>
            <w:snapToGrid/>
            <w:spacing w:val="0"/>
            <w:kern w:val="0"/>
            <w:sz w:val="21"/>
            <w:szCs w:val="21"/>
            <w:highlight w:val="cyan"/>
          </w:rPr>
          <w:t>Pandey</w:t>
        </w:r>
      </w:ins>
      <w:ins w:id="468" w:author="Somomgbeom" w:date="2025-10-12T16:40:00Z">
        <w:del w:id="469" w:author="hui wan" w:date="2025-12-28T16:24:00Z">
          <w:r>
            <w:rPr>
              <w:rFonts w:hint="eastAsia" w:eastAsia="宋体" w:cs="宋体"/>
              <w:snapToGrid/>
              <w:spacing w:val="0"/>
              <w:kern w:val="0"/>
              <w:sz w:val="21"/>
              <w:szCs w:val="21"/>
            </w:rPr>
            <w:delText xml:space="preserve"> </w:delText>
          </w:r>
        </w:del>
      </w:ins>
      <w:ins w:id="470" w:author="Somomgbeom" w:date="2025-10-12T16:40:00Z">
        <w:r>
          <w:rPr>
            <w:rFonts w:hint="eastAsia" w:eastAsia="宋体" w:cs="宋体"/>
            <w:snapToGrid/>
            <w:spacing w:val="0"/>
            <w:kern w:val="0"/>
            <w:sz w:val="21"/>
            <w:szCs w:val="21"/>
          </w:rPr>
          <w:t>等</w:t>
        </w:r>
      </w:ins>
      <w:ins w:id="471" w:author="hui wan" w:date="2025-12-28T16:24:00Z">
        <w:r>
          <w:rPr>
            <w:rFonts w:eastAsia="宋体" w:cs="宋体"/>
            <w:snapToGrid/>
            <w:spacing w:val="0"/>
            <w:kern w:val="0"/>
            <w:sz w:val="21"/>
            <w:szCs w:val="21"/>
            <w:highlight w:val="yellow"/>
            <w:vertAlign w:val="superscript"/>
            <w:rPrChange w:id="472" w:author="hui wan" w:date="2025-12-28T16:24:00Z">
              <w:rPr>
                <w:rFonts w:eastAsia="宋体" w:cs="宋体"/>
                <w:snapToGrid/>
                <w:spacing w:val="0"/>
                <w:kern w:val="0"/>
                <w:sz w:val="21"/>
                <w:szCs w:val="21"/>
                <w:highlight w:val="yellow"/>
              </w:rPr>
            </w:rPrChange>
          </w:rPr>
          <w:t>[18]</w:t>
        </w:r>
      </w:ins>
      <w:ins w:id="473" w:author="Somomgbeom" w:date="2025-10-12T16:40:00Z">
        <w:del w:id="474" w:author="hui wan" w:date="2025-12-28T08:54:00Z">
          <w:r>
            <w:rPr>
              <w:rFonts w:hint="eastAsia" w:eastAsia="宋体" w:cs="宋体"/>
              <w:snapToGrid/>
              <w:spacing w:val="0"/>
              <w:kern w:val="0"/>
              <w:sz w:val="21"/>
              <w:szCs w:val="21"/>
            </w:rPr>
            <w:delText>人</w:delText>
          </w:r>
        </w:del>
      </w:ins>
      <w:ins w:id="475" w:author="Somomgbeom" w:date="2025-10-12T16:40:00Z">
        <w:r>
          <w:rPr>
            <w:rFonts w:hint="eastAsia" w:eastAsia="宋体" w:cs="宋体"/>
            <w:snapToGrid/>
            <w:spacing w:val="0"/>
            <w:kern w:val="0"/>
            <w:sz w:val="21"/>
            <w:szCs w:val="21"/>
          </w:rPr>
          <w:t>提出</w:t>
        </w:r>
      </w:ins>
      <w:ins w:id="476" w:author="Somomgbeom" w:date="2025-10-12T16:40:00Z">
        <w:del w:id="477" w:author="hui wan" w:date="2025-12-28T16:24:00Z">
          <w:r>
            <w:rPr>
              <w:rFonts w:hint="eastAsia" w:eastAsia="宋体" w:cs="宋体"/>
              <w:snapToGrid/>
              <w:spacing w:val="0"/>
              <w:kern w:val="0"/>
              <w:sz w:val="21"/>
              <w:szCs w:val="21"/>
            </w:rPr>
            <w:delText>了</w:delText>
          </w:r>
        </w:del>
      </w:ins>
      <w:ins w:id="478" w:author="hui wan" w:date="2025-12-28T16:24:00Z">
        <w:r>
          <w:rPr>
            <w:rFonts w:hint="eastAsia" w:eastAsia="宋体" w:cs="宋体"/>
            <w:snapToGrid/>
            <w:spacing w:val="0"/>
            <w:kern w:val="0"/>
            <w:sz w:val="21"/>
            <w:szCs w:val="21"/>
          </w:rPr>
          <w:t>的</w:t>
        </w:r>
      </w:ins>
      <w:ins w:id="479" w:author="Somomgbeom" w:date="2025-10-12T16:40:00Z">
        <w:r>
          <w:rPr>
            <w:rFonts w:hint="eastAsia" w:eastAsia="宋体" w:cs="宋体"/>
            <w:snapToGrid/>
            <w:spacing w:val="0"/>
            <w:kern w:val="0"/>
            <w:sz w:val="21"/>
            <w:szCs w:val="21"/>
          </w:rPr>
          <w:t>SAKT模型</w:t>
        </w:r>
      </w:ins>
      <w:ins w:id="480" w:author="Somomgbeom" w:date="2025-10-12T16:40:00Z">
        <w:del w:id="481" w:author="hui wan" w:date="2025-12-28T16:24:00Z">
          <w:r>
            <w:rPr>
              <w:rFonts w:hint="eastAsia" w:eastAsia="宋体" w:cs="宋体"/>
              <w:snapToGrid/>
              <w:spacing w:val="0"/>
              <w:kern w:val="0"/>
              <w:sz w:val="21"/>
              <w:szCs w:val="21"/>
              <w:highlight w:val="yellow"/>
            </w:rPr>
            <w:delText>[</w:delText>
          </w:r>
        </w:del>
      </w:ins>
      <w:ins w:id="482" w:author="Somomgbeom" w:date="2025-10-12T20:25:00Z">
        <w:del w:id="483" w:author="hui wan" w:date="2025-12-28T16:24:00Z">
          <w:r>
            <w:rPr>
              <w:rFonts w:hint="eastAsia" w:eastAsia="宋体" w:cs="宋体"/>
              <w:snapToGrid/>
              <w:spacing w:val="0"/>
              <w:kern w:val="0"/>
              <w:sz w:val="21"/>
              <w:szCs w:val="21"/>
              <w:highlight w:val="yellow"/>
            </w:rPr>
            <w:delText>1</w:delText>
          </w:r>
        </w:del>
      </w:ins>
      <w:ins w:id="484" w:author="Somomgbeom" w:date="2025-10-12T20:35:00Z">
        <w:del w:id="485" w:author="hui wan" w:date="2025-12-28T16:24:00Z">
          <w:r>
            <w:rPr>
              <w:rFonts w:hint="eastAsia" w:eastAsia="宋体" w:cs="宋体"/>
              <w:snapToGrid/>
              <w:spacing w:val="0"/>
              <w:kern w:val="0"/>
              <w:sz w:val="21"/>
              <w:szCs w:val="21"/>
              <w:highlight w:val="yellow"/>
            </w:rPr>
            <w:delText>8</w:delText>
          </w:r>
        </w:del>
      </w:ins>
      <w:ins w:id="486" w:author="Somomgbeom" w:date="2025-10-12T16:40:00Z">
        <w:del w:id="487" w:author="hui wan" w:date="2025-12-28T16:24:00Z">
          <w:r>
            <w:rPr>
              <w:rFonts w:hint="eastAsia" w:eastAsia="宋体" w:cs="宋体"/>
              <w:snapToGrid/>
              <w:spacing w:val="0"/>
              <w:kern w:val="0"/>
              <w:sz w:val="21"/>
              <w:szCs w:val="21"/>
              <w:highlight w:val="yellow"/>
            </w:rPr>
            <w:delText>]</w:delText>
          </w:r>
        </w:del>
      </w:ins>
      <w:ins w:id="488" w:author="Somomgbeom" w:date="2025-10-12T16:40:00Z">
        <w:del w:id="489" w:author="hui wan" w:date="2025-12-28T16:24:00Z">
          <w:r>
            <w:rPr>
              <w:rFonts w:hint="eastAsia" w:eastAsia="宋体" w:cs="宋体"/>
              <w:snapToGrid/>
              <w:spacing w:val="0"/>
              <w:kern w:val="0"/>
              <w:sz w:val="21"/>
              <w:szCs w:val="21"/>
            </w:rPr>
            <w:delText>，通过</w:delText>
          </w:r>
        </w:del>
      </w:ins>
      <w:ins w:id="490" w:author="hui wan" w:date="2025-12-28T16:25:00Z">
        <w:r>
          <w:rPr>
            <w:rFonts w:hint="eastAsia" w:eastAsia="宋体" w:cs="宋体"/>
            <w:snapToGrid/>
            <w:spacing w:val="0"/>
            <w:kern w:val="0"/>
            <w:sz w:val="21"/>
            <w:szCs w:val="21"/>
          </w:rPr>
          <w:t>利用</w:t>
        </w:r>
      </w:ins>
      <w:ins w:id="491" w:author="Somomgbeom" w:date="2025-10-12T16:40:00Z">
        <w:r>
          <w:rPr>
            <w:rFonts w:hint="eastAsia" w:eastAsia="宋体" w:cs="宋体"/>
            <w:snapToGrid/>
            <w:spacing w:val="0"/>
            <w:kern w:val="0"/>
            <w:sz w:val="21"/>
            <w:szCs w:val="21"/>
          </w:rPr>
          <w:t>自注意力机制</w:t>
        </w:r>
      </w:ins>
      <w:ins w:id="492" w:author="Somomgbeom" w:date="2025-10-12T16:40:00Z">
        <w:del w:id="493" w:author="hui wan" w:date="2025-12-28T16:24:00Z">
          <w:r>
            <w:rPr>
              <w:rFonts w:hint="eastAsia" w:eastAsia="宋体" w:cs="宋体"/>
              <w:snapToGrid/>
              <w:spacing w:val="0"/>
              <w:kern w:val="0"/>
              <w:sz w:val="21"/>
              <w:szCs w:val="21"/>
            </w:rPr>
            <w:delText>有效</w:delText>
          </w:r>
        </w:del>
      </w:ins>
      <w:ins w:id="494" w:author="Somomgbeom" w:date="2025-10-12T16:40:00Z">
        <w:r>
          <w:rPr>
            <w:rFonts w:hint="eastAsia" w:eastAsia="宋体" w:cs="宋体"/>
            <w:snapToGrid/>
            <w:spacing w:val="0"/>
            <w:kern w:val="0"/>
            <w:sz w:val="21"/>
            <w:szCs w:val="21"/>
          </w:rPr>
          <w:t>建模学生历史交互中的长期依赖关系，</w:t>
        </w:r>
      </w:ins>
      <w:ins w:id="495" w:author="Somomgbeom" w:date="2025-10-12T16:40:00Z">
        <w:del w:id="496" w:author="hui wan" w:date="2025-12-28T16:25:00Z">
          <w:r>
            <w:rPr>
              <w:rFonts w:hint="eastAsia" w:eastAsia="宋体" w:cs="宋体"/>
              <w:snapToGrid/>
              <w:spacing w:val="0"/>
              <w:kern w:val="0"/>
              <w:sz w:val="21"/>
              <w:szCs w:val="21"/>
            </w:rPr>
            <w:delText>从而</w:delText>
          </w:r>
        </w:del>
      </w:ins>
      <w:ins w:id="497" w:author="Somomgbeom" w:date="2025-10-12T16:40:00Z">
        <w:r>
          <w:rPr>
            <w:rFonts w:hint="eastAsia" w:eastAsia="宋体" w:cs="宋体"/>
            <w:snapToGrid/>
            <w:spacing w:val="0"/>
            <w:kern w:val="0"/>
            <w:sz w:val="21"/>
            <w:szCs w:val="21"/>
          </w:rPr>
          <w:t>提升</w:t>
        </w:r>
      </w:ins>
      <w:ins w:id="498" w:author="hui wan" w:date="2025-12-28T16:25:00Z">
        <w:r>
          <w:rPr>
            <w:rFonts w:hint="eastAsia" w:eastAsia="宋体" w:cs="宋体"/>
            <w:snapToGrid/>
            <w:spacing w:val="0"/>
            <w:kern w:val="0"/>
            <w:sz w:val="21"/>
            <w:szCs w:val="21"/>
          </w:rPr>
          <w:t>了</w:t>
        </w:r>
      </w:ins>
      <w:ins w:id="499" w:author="Somomgbeom" w:date="2025-10-12T16:40:00Z">
        <w:del w:id="500" w:author="hui wan" w:date="2025-12-28T16:25:00Z">
          <w:r>
            <w:rPr>
              <w:rFonts w:hint="eastAsia" w:eastAsia="宋体" w:cs="宋体"/>
              <w:snapToGrid/>
              <w:spacing w:val="0"/>
              <w:kern w:val="0"/>
              <w:sz w:val="21"/>
              <w:szCs w:val="21"/>
            </w:rPr>
            <w:delText>对</w:delText>
          </w:r>
        </w:del>
      </w:ins>
      <w:ins w:id="501" w:author="Somomgbeom" w:date="2025-10-12T16:40:00Z">
        <w:r>
          <w:rPr>
            <w:rFonts w:hint="eastAsia" w:eastAsia="宋体" w:cs="宋体"/>
            <w:snapToGrid/>
            <w:spacing w:val="0"/>
            <w:kern w:val="0"/>
            <w:sz w:val="21"/>
            <w:szCs w:val="21"/>
          </w:rPr>
          <w:t>未来答题</w:t>
        </w:r>
      </w:ins>
      <w:ins w:id="502" w:author="hui wan" w:date="2025-12-28T16:25:00Z">
        <w:r>
          <w:rPr>
            <w:rFonts w:hint="eastAsia" w:eastAsia="宋体" w:cs="宋体"/>
            <w:snapToGrid/>
            <w:spacing w:val="0"/>
            <w:kern w:val="0"/>
            <w:sz w:val="21"/>
            <w:szCs w:val="21"/>
          </w:rPr>
          <w:t>表现</w:t>
        </w:r>
      </w:ins>
      <w:ins w:id="503" w:author="Somomgbeom" w:date="2025-10-12T16:40:00Z">
        <w:del w:id="504" w:author="hui wan" w:date="2025-12-28T16:25:00Z">
          <w:r>
            <w:rPr>
              <w:rFonts w:hint="eastAsia" w:eastAsia="宋体" w:cs="宋体"/>
              <w:snapToGrid/>
              <w:spacing w:val="0"/>
              <w:kern w:val="0"/>
              <w:sz w:val="21"/>
              <w:szCs w:val="21"/>
            </w:rPr>
            <w:delText>正确性</w:delText>
          </w:r>
        </w:del>
      </w:ins>
      <w:ins w:id="505" w:author="Somomgbeom" w:date="2025-10-12T16:40:00Z">
        <w:r>
          <w:rPr>
            <w:rFonts w:hint="eastAsia" w:eastAsia="宋体" w:cs="宋体"/>
            <w:snapToGrid/>
            <w:spacing w:val="0"/>
            <w:kern w:val="0"/>
            <w:sz w:val="21"/>
            <w:szCs w:val="21"/>
          </w:rPr>
          <w:t>的预测性能。</w:t>
        </w:r>
      </w:ins>
      <w:r>
        <w:rPr>
          <w:rFonts w:hint="eastAsia" w:eastAsia="宋体" w:cs="宋体"/>
          <w:snapToGrid/>
          <w:spacing w:val="0"/>
          <w:kern w:val="0"/>
          <w:sz w:val="21"/>
          <w:szCs w:val="21"/>
          <w:highlight w:val="cyan"/>
        </w:rPr>
        <w:t>Choi</w:t>
      </w:r>
      <w:del w:id="506" w:author="hui wan" w:date="2025-12-28T16:25:00Z">
        <w:r>
          <w:rPr>
            <w:rFonts w:hint="eastAsia" w:eastAsia="宋体" w:cs="宋体"/>
            <w:snapToGrid/>
            <w:spacing w:val="0"/>
            <w:kern w:val="0"/>
            <w:sz w:val="21"/>
            <w:szCs w:val="21"/>
          </w:rPr>
          <w:delText xml:space="preserve"> </w:delText>
        </w:r>
      </w:del>
      <w:r>
        <w:rPr>
          <w:rFonts w:hint="eastAsia" w:eastAsia="宋体" w:cs="宋体"/>
          <w:snapToGrid/>
          <w:spacing w:val="0"/>
          <w:kern w:val="0"/>
          <w:sz w:val="21"/>
          <w:szCs w:val="21"/>
        </w:rPr>
        <w:t>等</w:t>
      </w:r>
      <w:ins w:id="507" w:author="hui wan" w:date="2025-12-28T16:25:00Z">
        <w:r>
          <w:rPr>
            <w:rFonts w:hint="eastAsia" w:eastAsia="宋体" w:cs="宋体"/>
            <w:snapToGrid/>
            <w:spacing w:val="0"/>
            <w:kern w:val="0"/>
            <w:sz w:val="21"/>
            <w:szCs w:val="21"/>
            <w:highlight w:val="yellow"/>
            <w:vertAlign w:val="superscript"/>
          </w:rPr>
          <w:t>[19]</w:t>
        </w:r>
      </w:ins>
      <w:del w:id="508" w:author="hui wan" w:date="2025-12-28T16:25:00Z">
        <w:r>
          <w:rPr>
            <w:rFonts w:hint="eastAsia" w:eastAsia="宋体" w:cs="宋体"/>
            <w:snapToGrid/>
            <w:spacing w:val="0"/>
            <w:kern w:val="0"/>
            <w:sz w:val="21"/>
            <w:szCs w:val="21"/>
          </w:rPr>
          <w:delText>人</w:delText>
        </w:r>
      </w:del>
      <w:r>
        <w:rPr>
          <w:rFonts w:hint="eastAsia" w:eastAsia="宋体" w:cs="宋体"/>
          <w:snapToGrid/>
          <w:spacing w:val="0"/>
          <w:kern w:val="0"/>
          <w:sz w:val="21"/>
          <w:szCs w:val="21"/>
        </w:rPr>
        <w:t>提出的分离式自注意力神经知识追踪</w:t>
      </w:r>
      <w:ins w:id="509" w:author="hui wan" w:date="2025-12-28T16:26:00Z">
        <w:r>
          <w:rPr>
            <w:rFonts w:hint="eastAsia" w:eastAsia="宋体" w:cs="宋体"/>
            <w:snapToGrid/>
            <w:spacing w:val="0"/>
            <w:kern w:val="0"/>
            <w:sz w:val="21"/>
            <w:szCs w:val="21"/>
          </w:rPr>
          <w:t>模型——</w:t>
        </w:r>
      </w:ins>
      <w:r>
        <w:rPr>
          <w:rFonts w:hint="eastAsia" w:eastAsia="宋体" w:cs="宋体"/>
          <w:snapToGrid/>
          <w:spacing w:val="0"/>
          <w:kern w:val="0"/>
          <w:sz w:val="21"/>
          <w:szCs w:val="21"/>
        </w:rPr>
        <w:t>SAINT</w:t>
      </w:r>
      <w:del w:id="510" w:author="hui wan" w:date="2025-12-28T16:25:00Z">
        <w:r>
          <w:rPr>
            <w:rFonts w:eastAsia="宋体" w:cs="宋体"/>
            <w:snapToGrid/>
            <w:spacing w:val="0"/>
            <w:kern w:val="0"/>
            <w:sz w:val="21"/>
            <w:szCs w:val="21"/>
            <w:highlight w:val="yellow"/>
            <w:vertAlign w:val="superscript"/>
            <w:rPrChange w:id="511" w:author="hui wan" w:date="2025-12-28T16:25:00Z">
              <w:rPr>
                <w:rFonts w:eastAsia="宋体" w:cs="宋体"/>
                <w:snapToGrid/>
                <w:spacing w:val="0"/>
                <w:kern w:val="0"/>
                <w:sz w:val="21"/>
                <w:szCs w:val="21"/>
                <w:highlight w:val="yellow"/>
              </w:rPr>
            </w:rPrChange>
          </w:rPr>
          <w:delText>[</w:delText>
        </w:r>
      </w:del>
      <w:ins w:id="512" w:author="Somomgbeom" w:date="2025-10-12T20:26:00Z">
        <w:del w:id="513" w:author="hui wan" w:date="2025-12-28T16:25:00Z">
          <w:r>
            <w:rPr>
              <w:rFonts w:eastAsia="宋体" w:cs="宋体"/>
              <w:snapToGrid/>
              <w:spacing w:val="0"/>
              <w:kern w:val="0"/>
              <w:sz w:val="21"/>
              <w:szCs w:val="21"/>
              <w:highlight w:val="yellow"/>
              <w:vertAlign w:val="superscript"/>
              <w:rPrChange w:id="514" w:author="hui wan" w:date="2025-12-28T16:25:00Z">
                <w:rPr>
                  <w:rFonts w:eastAsia="宋体" w:cs="宋体"/>
                  <w:snapToGrid/>
                  <w:spacing w:val="0"/>
                  <w:kern w:val="0"/>
                  <w:sz w:val="21"/>
                  <w:szCs w:val="21"/>
                  <w:highlight w:val="yellow"/>
                </w:rPr>
              </w:rPrChange>
            </w:rPr>
            <w:delText>1</w:delText>
          </w:r>
        </w:del>
      </w:ins>
      <w:ins w:id="515" w:author="Somomgbeom" w:date="2025-10-12T20:35:00Z">
        <w:del w:id="516" w:author="hui wan" w:date="2025-12-28T16:25:00Z">
          <w:r>
            <w:rPr>
              <w:rFonts w:eastAsia="宋体" w:cs="宋体"/>
              <w:snapToGrid/>
              <w:spacing w:val="0"/>
              <w:kern w:val="0"/>
              <w:sz w:val="21"/>
              <w:szCs w:val="21"/>
              <w:highlight w:val="yellow"/>
              <w:vertAlign w:val="superscript"/>
              <w:rPrChange w:id="517" w:author="hui wan" w:date="2025-12-28T16:25:00Z">
                <w:rPr>
                  <w:rFonts w:eastAsia="宋体" w:cs="宋体"/>
                  <w:snapToGrid/>
                  <w:spacing w:val="0"/>
                  <w:kern w:val="0"/>
                  <w:sz w:val="21"/>
                  <w:szCs w:val="21"/>
                  <w:highlight w:val="yellow"/>
                </w:rPr>
              </w:rPrChange>
            </w:rPr>
            <w:delText>9</w:delText>
          </w:r>
        </w:del>
      </w:ins>
      <w:del w:id="518" w:author="hui wan" w:date="2025-12-28T16:25:00Z">
        <w:r>
          <w:rPr>
            <w:rFonts w:eastAsia="宋体" w:cs="宋体"/>
            <w:snapToGrid/>
            <w:spacing w:val="0"/>
            <w:kern w:val="0"/>
            <w:sz w:val="21"/>
            <w:szCs w:val="21"/>
            <w:highlight w:val="yellow"/>
            <w:vertAlign w:val="superscript"/>
            <w:rPrChange w:id="519" w:author="hui wan" w:date="2025-12-28T16:25:00Z">
              <w:rPr>
                <w:rFonts w:eastAsia="宋体" w:cs="宋体"/>
                <w:snapToGrid/>
                <w:spacing w:val="0"/>
                <w:kern w:val="0"/>
                <w:sz w:val="21"/>
                <w:szCs w:val="21"/>
                <w:highlight w:val="yellow"/>
              </w:rPr>
            </w:rPrChange>
          </w:rPr>
          <w:delText>]</w:delText>
        </w:r>
      </w:del>
      <w:del w:id="520" w:author="hui wan" w:date="2025-12-28T16:26:00Z">
        <w:r>
          <w:rPr>
            <w:rFonts w:hint="eastAsia" w:eastAsia="宋体" w:cs="宋体"/>
            <w:snapToGrid/>
            <w:spacing w:val="0"/>
            <w:kern w:val="0"/>
            <w:sz w:val="21"/>
            <w:szCs w:val="21"/>
          </w:rPr>
          <w:delText>模型</w:delText>
        </w:r>
      </w:del>
      <w:r>
        <w:rPr>
          <w:rFonts w:hint="eastAsia" w:eastAsia="宋体" w:cs="宋体"/>
          <w:snapToGrid/>
          <w:spacing w:val="0"/>
          <w:kern w:val="0"/>
          <w:sz w:val="21"/>
          <w:szCs w:val="21"/>
        </w:rPr>
        <w:t>，将题目与学生响应分别作为输入</w:t>
      </w:r>
      <w:ins w:id="521" w:author="hui wan" w:date="2025-12-28T16:26:00Z">
        <w:r>
          <w:rPr>
            <w:rFonts w:hint="eastAsia" w:eastAsia="宋体" w:cs="宋体"/>
            <w:snapToGrid/>
            <w:spacing w:val="0"/>
            <w:kern w:val="0"/>
            <w:sz w:val="21"/>
            <w:szCs w:val="21"/>
          </w:rPr>
          <w:t>进行建模，</w:t>
        </w:r>
      </w:ins>
      <w:del w:id="522" w:author="hui wan" w:date="2025-12-28T16:27:00Z">
        <w:r>
          <w:rPr>
            <w:rFonts w:hint="eastAsia" w:eastAsia="宋体" w:cs="宋体"/>
            <w:snapToGrid/>
            <w:spacing w:val="0"/>
            <w:kern w:val="0"/>
            <w:sz w:val="21"/>
            <w:szCs w:val="21"/>
          </w:rPr>
          <w:delText>实现信息的分离建模</w:delText>
        </w:r>
      </w:del>
      <w:ins w:id="523" w:author="Somomgbeom" w:date="2025-10-12T20:36:00Z">
        <w:r>
          <w:rPr>
            <w:rFonts w:hint="eastAsia" w:eastAsia="宋体" w:cs="宋体"/>
            <w:snapToGrid/>
            <w:spacing w:val="0"/>
            <w:kern w:val="0"/>
            <w:sz w:val="21"/>
            <w:szCs w:val="21"/>
          </w:rPr>
          <w:t>从而</w:t>
        </w:r>
      </w:ins>
      <w:r>
        <w:rPr>
          <w:rFonts w:hint="eastAsia" w:eastAsia="宋体" w:cs="宋体"/>
          <w:snapToGrid/>
          <w:spacing w:val="0"/>
          <w:kern w:val="0"/>
          <w:sz w:val="21"/>
          <w:szCs w:val="21"/>
        </w:rPr>
        <w:t>提升</w:t>
      </w:r>
      <w:ins w:id="524" w:author="hui wan" w:date="2025-12-28T16:27:00Z">
        <w:r>
          <w:rPr>
            <w:rFonts w:hint="eastAsia" w:eastAsia="宋体" w:cs="宋体"/>
            <w:snapToGrid/>
            <w:spacing w:val="0"/>
            <w:kern w:val="0"/>
            <w:sz w:val="21"/>
            <w:szCs w:val="21"/>
          </w:rPr>
          <w:t>了</w:t>
        </w:r>
      </w:ins>
      <w:r>
        <w:rPr>
          <w:rFonts w:hint="eastAsia" w:eastAsia="宋体" w:cs="宋体"/>
          <w:snapToGrid/>
          <w:spacing w:val="0"/>
          <w:kern w:val="0"/>
          <w:sz w:val="21"/>
          <w:szCs w:val="21"/>
        </w:rPr>
        <w:t>模型性能。</w:t>
      </w:r>
      <w:r>
        <w:rPr>
          <w:rFonts w:hint="eastAsia" w:eastAsia="宋体" w:cs="宋体"/>
          <w:snapToGrid/>
          <w:spacing w:val="0"/>
          <w:kern w:val="0"/>
          <w:sz w:val="21"/>
          <w:szCs w:val="21"/>
          <w:highlight w:val="cyan"/>
        </w:rPr>
        <w:t>Shin</w:t>
      </w:r>
      <w:del w:id="525" w:author="hui wan" w:date="2025-12-28T08:54:00Z">
        <w:r>
          <w:rPr>
            <w:rFonts w:hint="eastAsia" w:eastAsia="宋体" w:cs="宋体"/>
            <w:snapToGrid/>
            <w:spacing w:val="0"/>
            <w:kern w:val="0"/>
            <w:sz w:val="21"/>
            <w:szCs w:val="21"/>
          </w:rPr>
          <w:delText xml:space="preserve"> </w:delText>
        </w:r>
      </w:del>
      <w:r>
        <w:rPr>
          <w:rFonts w:hint="eastAsia" w:eastAsia="宋体" w:cs="宋体"/>
          <w:snapToGrid/>
          <w:spacing w:val="0"/>
          <w:kern w:val="0"/>
          <w:sz w:val="21"/>
          <w:szCs w:val="21"/>
        </w:rPr>
        <w:t>等</w:t>
      </w:r>
      <w:ins w:id="526" w:author="hui wan" w:date="2025-12-28T16:27:00Z">
        <w:r>
          <w:rPr>
            <w:rFonts w:eastAsia="宋体" w:cs="宋体"/>
            <w:snapToGrid/>
            <w:spacing w:val="0"/>
            <w:kern w:val="0"/>
            <w:sz w:val="21"/>
            <w:szCs w:val="21"/>
            <w:highlight w:val="yellow"/>
            <w:vertAlign w:val="superscript"/>
            <w:rPrChange w:id="527" w:author="hui wan" w:date="2025-12-28T16:27:00Z">
              <w:rPr>
                <w:rFonts w:eastAsia="宋体" w:cs="宋体"/>
                <w:snapToGrid/>
                <w:spacing w:val="0"/>
                <w:kern w:val="0"/>
                <w:sz w:val="21"/>
                <w:szCs w:val="21"/>
                <w:highlight w:val="yellow"/>
              </w:rPr>
            </w:rPrChange>
          </w:rPr>
          <w:t>[20]</w:t>
        </w:r>
      </w:ins>
      <w:del w:id="528" w:author="hui wan" w:date="2025-12-28T08:54:00Z">
        <w:r>
          <w:rPr>
            <w:rFonts w:hint="eastAsia" w:eastAsia="宋体" w:cs="宋体"/>
            <w:snapToGrid/>
            <w:spacing w:val="0"/>
            <w:kern w:val="0"/>
            <w:sz w:val="21"/>
            <w:szCs w:val="21"/>
          </w:rPr>
          <w:delText>人</w:delText>
        </w:r>
      </w:del>
      <w:del w:id="529" w:author="hui wan" w:date="2025-12-28T16:27:00Z">
        <w:r>
          <w:rPr>
            <w:rFonts w:hint="eastAsia" w:eastAsia="宋体" w:cs="宋体"/>
            <w:snapToGrid/>
            <w:spacing w:val="0"/>
            <w:kern w:val="0"/>
            <w:sz w:val="21"/>
            <w:szCs w:val="21"/>
          </w:rPr>
          <w:delText>在 SAINT 的基础上</w:delText>
        </w:r>
      </w:del>
      <w:r>
        <w:rPr>
          <w:rFonts w:hint="eastAsia" w:eastAsia="宋体" w:cs="宋体"/>
          <w:snapToGrid/>
          <w:spacing w:val="0"/>
          <w:kern w:val="0"/>
          <w:sz w:val="21"/>
          <w:szCs w:val="21"/>
        </w:rPr>
        <w:t>进一步提出了 SAINT+ 模型</w:t>
      </w:r>
      <w:del w:id="530" w:author="hui wan" w:date="2025-12-28T16:27:00Z">
        <w:r>
          <w:rPr>
            <w:rFonts w:hint="eastAsia" w:eastAsia="宋体" w:cs="宋体"/>
            <w:snapToGrid/>
            <w:spacing w:val="0"/>
            <w:kern w:val="0"/>
            <w:sz w:val="21"/>
            <w:szCs w:val="21"/>
            <w:highlight w:val="yellow"/>
          </w:rPr>
          <w:delText>[</w:delText>
        </w:r>
      </w:del>
      <w:ins w:id="531" w:author="Somomgbeom" w:date="2025-10-12T20:35:00Z">
        <w:del w:id="532" w:author="hui wan" w:date="2025-12-28T16:27:00Z">
          <w:r>
            <w:rPr>
              <w:rFonts w:hint="eastAsia" w:eastAsia="宋体" w:cs="宋体"/>
              <w:snapToGrid/>
              <w:spacing w:val="0"/>
              <w:kern w:val="0"/>
              <w:sz w:val="21"/>
              <w:szCs w:val="21"/>
              <w:highlight w:val="yellow"/>
            </w:rPr>
            <w:delText>20</w:delText>
          </w:r>
        </w:del>
      </w:ins>
      <w:del w:id="533" w:author="hui wan" w:date="2025-12-28T16:27:00Z">
        <w:r>
          <w:rPr>
            <w:rFonts w:hint="eastAsia" w:eastAsia="宋体" w:cs="宋体"/>
            <w:snapToGrid/>
            <w:spacing w:val="0"/>
            <w:kern w:val="0"/>
            <w:sz w:val="21"/>
            <w:szCs w:val="21"/>
            <w:highlight w:val="yellow"/>
          </w:rPr>
          <w:delText>]</w:delText>
        </w:r>
      </w:del>
      <w:r>
        <w:rPr>
          <w:rFonts w:hint="eastAsia" w:eastAsia="宋体" w:cs="宋体"/>
          <w:snapToGrid/>
          <w:spacing w:val="0"/>
          <w:kern w:val="0"/>
          <w:sz w:val="21"/>
          <w:szCs w:val="21"/>
        </w:rPr>
        <w:t>，</w:t>
      </w:r>
      <w:ins w:id="534" w:author="hui wan" w:date="2025-12-28T16:30:00Z">
        <w:r>
          <w:rPr>
            <w:rFonts w:hint="eastAsia" w:eastAsia="宋体" w:cs="宋体"/>
            <w:snapToGrid/>
            <w:spacing w:val="0"/>
            <w:kern w:val="0"/>
            <w:sz w:val="21"/>
            <w:szCs w:val="21"/>
          </w:rPr>
          <w:t>通过</w:t>
        </w:r>
      </w:ins>
      <w:r>
        <w:rPr>
          <w:rFonts w:hint="eastAsia" w:eastAsia="宋体" w:cs="宋体"/>
          <w:snapToGrid/>
          <w:spacing w:val="0"/>
          <w:kern w:val="0"/>
          <w:sz w:val="21"/>
          <w:szCs w:val="21"/>
        </w:rPr>
        <w:t>引入</w:t>
      </w:r>
      <w:del w:id="535" w:author="hui wan" w:date="2025-12-28T16:30:00Z">
        <w:r>
          <w:rPr>
            <w:rFonts w:hint="eastAsia" w:eastAsia="宋体" w:cs="宋体"/>
            <w:snapToGrid/>
            <w:spacing w:val="0"/>
            <w:kern w:val="0"/>
            <w:sz w:val="21"/>
            <w:szCs w:val="21"/>
          </w:rPr>
          <w:delText>了</w:delText>
        </w:r>
      </w:del>
      <w:r>
        <w:rPr>
          <w:rFonts w:hint="eastAsia" w:eastAsia="宋体" w:cs="宋体"/>
          <w:snapToGrid/>
          <w:spacing w:val="0"/>
          <w:kern w:val="0"/>
          <w:sz w:val="21"/>
          <w:szCs w:val="21"/>
        </w:rPr>
        <w:t>题目难度、学生答题时长等辅助特征，</w:t>
      </w:r>
      <w:del w:id="536" w:author="hui wan" w:date="2025-12-28T16:30:00Z">
        <w:r>
          <w:rPr>
            <w:rFonts w:hint="eastAsia" w:eastAsia="宋体" w:cs="宋体"/>
            <w:snapToGrid/>
            <w:spacing w:val="0"/>
            <w:kern w:val="0"/>
            <w:sz w:val="21"/>
            <w:szCs w:val="21"/>
          </w:rPr>
          <w:delText>来</w:delText>
        </w:r>
      </w:del>
      <w:r>
        <w:rPr>
          <w:rFonts w:hint="eastAsia" w:eastAsia="宋体" w:cs="宋体"/>
          <w:snapToGrid/>
          <w:spacing w:val="0"/>
          <w:kern w:val="0"/>
          <w:sz w:val="21"/>
          <w:szCs w:val="21"/>
        </w:rPr>
        <w:t>丰富</w:t>
      </w:r>
      <w:ins w:id="537" w:author="hui wan" w:date="2025-12-28T16:30:00Z">
        <w:r>
          <w:rPr>
            <w:rFonts w:hint="eastAsia" w:eastAsia="宋体" w:cs="宋体"/>
            <w:snapToGrid/>
            <w:spacing w:val="0"/>
            <w:kern w:val="0"/>
            <w:sz w:val="21"/>
            <w:szCs w:val="21"/>
          </w:rPr>
          <w:t>了</w:t>
        </w:r>
      </w:ins>
      <w:r>
        <w:rPr>
          <w:rFonts w:hint="eastAsia" w:eastAsia="宋体" w:cs="宋体"/>
          <w:snapToGrid/>
          <w:spacing w:val="0"/>
          <w:kern w:val="0"/>
          <w:sz w:val="21"/>
          <w:szCs w:val="21"/>
        </w:rPr>
        <w:t>学生-题目交互的表示</w:t>
      </w:r>
      <w:ins w:id="538" w:author="Somomgbeom" w:date="2025-10-12T16:42:00Z">
        <w:r>
          <w:rPr>
            <w:rFonts w:hint="eastAsia" w:eastAsia="宋体" w:cs="宋体"/>
            <w:snapToGrid/>
            <w:spacing w:val="0"/>
            <w:kern w:val="0"/>
            <w:sz w:val="21"/>
            <w:szCs w:val="21"/>
          </w:rPr>
          <w:t>。</w:t>
        </w:r>
      </w:ins>
      <w:r>
        <w:rPr>
          <w:rFonts w:hint="eastAsia" w:eastAsia="宋体" w:cs="宋体"/>
          <w:snapToGrid/>
          <w:spacing w:val="0"/>
          <w:kern w:val="0"/>
          <w:sz w:val="21"/>
          <w:szCs w:val="21"/>
          <w:highlight w:val="cyan"/>
        </w:rPr>
        <w:t>Yin</w:t>
      </w:r>
      <w:del w:id="539" w:author="hui wan" w:date="2025-12-28T08:54:00Z">
        <w:r>
          <w:rPr>
            <w:rFonts w:hint="eastAsia" w:eastAsia="宋体" w:cs="宋体"/>
            <w:snapToGrid/>
            <w:spacing w:val="0"/>
            <w:kern w:val="0"/>
            <w:sz w:val="21"/>
            <w:szCs w:val="21"/>
          </w:rPr>
          <w:delText xml:space="preserve"> </w:delText>
        </w:r>
      </w:del>
      <w:r>
        <w:rPr>
          <w:rFonts w:hint="eastAsia" w:eastAsia="宋体" w:cs="宋体"/>
          <w:snapToGrid/>
          <w:spacing w:val="0"/>
          <w:kern w:val="0"/>
          <w:sz w:val="21"/>
          <w:szCs w:val="21"/>
        </w:rPr>
        <w:t>等</w:t>
      </w:r>
      <w:ins w:id="540" w:author="hui wan" w:date="2025-12-28T16:32:00Z">
        <w:r>
          <w:rPr>
            <w:rFonts w:eastAsia="宋体" w:cs="宋体"/>
            <w:snapToGrid/>
            <w:spacing w:val="0"/>
            <w:kern w:val="0"/>
            <w:sz w:val="21"/>
            <w:szCs w:val="21"/>
            <w:highlight w:val="yellow"/>
            <w:vertAlign w:val="superscript"/>
            <w:rPrChange w:id="541" w:author="hui wan" w:date="2025-12-28T16:32:00Z">
              <w:rPr>
                <w:rFonts w:eastAsia="宋体" w:cs="宋体"/>
                <w:snapToGrid/>
                <w:spacing w:val="0"/>
                <w:kern w:val="0"/>
                <w:sz w:val="21"/>
                <w:szCs w:val="21"/>
                <w:highlight w:val="yellow"/>
              </w:rPr>
            </w:rPrChange>
          </w:rPr>
          <w:t>[21]</w:t>
        </w:r>
      </w:ins>
      <w:del w:id="542" w:author="hui wan" w:date="2025-12-28T08:54:00Z">
        <w:r>
          <w:rPr>
            <w:rFonts w:hint="eastAsia" w:eastAsia="宋体" w:cs="宋体"/>
            <w:snapToGrid/>
            <w:spacing w:val="0"/>
            <w:kern w:val="0"/>
            <w:sz w:val="21"/>
            <w:szCs w:val="21"/>
          </w:rPr>
          <w:delText>人</w:delText>
        </w:r>
      </w:del>
      <w:r>
        <w:rPr>
          <w:rFonts w:hint="eastAsia" w:eastAsia="宋体" w:cs="宋体"/>
          <w:snapToGrid/>
          <w:spacing w:val="0"/>
          <w:kern w:val="0"/>
          <w:sz w:val="21"/>
          <w:szCs w:val="21"/>
        </w:rPr>
        <w:t>提出的 DTransformer模型</w:t>
      </w:r>
      <w:del w:id="543" w:author="hui wan" w:date="2025-12-28T16:32:00Z">
        <w:r>
          <w:rPr>
            <w:rFonts w:hint="eastAsia" w:eastAsia="宋体" w:cs="宋体"/>
            <w:snapToGrid/>
            <w:spacing w:val="0"/>
            <w:kern w:val="0"/>
            <w:sz w:val="21"/>
            <w:szCs w:val="21"/>
            <w:highlight w:val="yellow"/>
          </w:rPr>
          <w:delText>[2</w:delText>
        </w:r>
      </w:del>
      <w:ins w:id="544" w:author="Somomgbeom" w:date="2025-10-12T20:35:00Z">
        <w:del w:id="545" w:author="hui wan" w:date="2025-12-28T16:32:00Z">
          <w:r>
            <w:rPr>
              <w:rFonts w:hint="eastAsia" w:eastAsia="宋体" w:cs="宋体"/>
              <w:snapToGrid/>
              <w:spacing w:val="0"/>
              <w:kern w:val="0"/>
              <w:sz w:val="21"/>
              <w:szCs w:val="21"/>
              <w:highlight w:val="yellow"/>
            </w:rPr>
            <w:delText>1</w:delText>
          </w:r>
        </w:del>
      </w:ins>
      <w:del w:id="546" w:author="hui wan" w:date="2025-12-28T16:32:00Z">
        <w:r>
          <w:rPr>
            <w:rFonts w:hint="eastAsia" w:eastAsia="宋体" w:cs="宋体"/>
            <w:snapToGrid/>
            <w:spacing w:val="0"/>
            <w:kern w:val="0"/>
            <w:sz w:val="21"/>
            <w:szCs w:val="21"/>
            <w:highlight w:val="yellow"/>
          </w:rPr>
          <w:delText>]</w:delText>
        </w:r>
      </w:del>
      <w:r>
        <w:rPr>
          <w:rFonts w:hint="eastAsia" w:eastAsia="宋体" w:cs="宋体"/>
          <w:snapToGrid/>
          <w:spacing w:val="0"/>
          <w:kern w:val="0"/>
          <w:sz w:val="21"/>
          <w:szCs w:val="21"/>
        </w:rPr>
        <w:t>结合对比学习算法，</w:t>
      </w:r>
      <w:ins w:id="547" w:author="hui wan" w:date="2025-12-28T16:32:00Z">
        <w:r>
          <w:rPr>
            <w:rFonts w:hint="eastAsia" w:eastAsia="宋体" w:cs="宋体"/>
            <w:snapToGrid/>
            <w:spacing w:val="0"/>
            <w:kern w:val="0"/>
            <w:sz w:val="21"/>
            <w:szCs w:val="21"/>
          </w:rPr>
          <w:t>提升了</w:t>
        </w:r>
      </w:ins>
      <w:del w:id="548" w:author="hui wan" w:date="2025-12-28T16:32:00Z">
        <w:r>
          <w:rPr>
            <w:rFonts w:hint="eastAsia" w:eastAsia="宋体" w:cs="宋体"/>
            <w:snapToGrid/>
            <w:spacing w:val="0"/>
            <w:kern w:val="0"/>
            <w:sz w:val="21"/>
            <w:szCs w:val="21"/>
          </w:rPr>
          <w:delText>注重</w:delText>
        </w:r>
      </w:del>
      <w:r>
        <w:rPr>
          <w:rFonts w:hint="eastAsia" w:eastAsia="宋体" w:cs="宋体"/>
          <w:snapToGrid/>
          <w:spacing w:val="0"/>
          <w:kern w:val="0"/>
          <w:sz w:val="21"/>
          <w:szCs w:val="21"/>
        </w:rPr>
        <w:t>知识状态诊断的稳定性，</w:t>
      </w:r>
      <w:del w:id="549" w:author="hui wan" w:date="2025-12-28T16:32:00Z">
        <w:r>
          <w:rPr>
            <w:rFonts w:hint="eastAsia" w:eastAsia="宋体" w:cs="宋体"/>
            <w:snapToGrid/>
            <w:spacing w:val="0"/>
            <w:kern w:val="0"/>
            <w:sz w:val="21"/>
            <w:szCs w:val="21"/>
          </w:rPr>
          <w:delText>从而减少</w:delText>
        </w:r>
      </w:del>
      <w:ins w:id="550" w:author="hui wan" w:date="2025-12-28T16:32:00Z">
        <w:r>
          <w:rPr>
            <w:rFonts w:hint="eastAsia" w:eastAsia="宋体" w:cs="宋体"/>
            <w:snapToGrid/>
            <w:spacing w:val="0"/>
            <w:kern w:val="0"/>
            <w:sz w:val="21"/>
            <w:szCs w:val="21"/>
          </w:rPr>
          <w:t>降低了</w:t>
        </w:r>
      </w:ins>
      <w:r>
        <w:rPr>
          <w:rFonts w:hint="eastAsia" w:eastAsia="宋体" w:cs="宋体"/>
          <w:snapToGrid/>
          <w:spacing w:val="0"/>
          <w:kern w:val="0"/>
          <w:sz w:val="21"/>
          <w:szCs w:val="21"/>
        </w:rPr>
        <w:t>对特定学习模式的敏感性。</w:t>
      </w:r>
      <w:r>
        <w:rPr>
          <w:rFonts w:hint="eastAsia" w:eastAsia="宋体" w:cs="宋体"/>
          <w:snapToGrid/>
          <w:spacing w:val="0"/>
          <w:kern w:val="0"/>
          <w:sz w:val="21"/>
          <w:szCs w:val="21"/>
          <w:highlight w:val="cyan"/>
        </w:rPr>
        <w:t>Zhan</w:t>
      </w:r>
      <w:del w:id="551" w:author="hui wan" w:date="2025-12-28T08:54:00Z">
        <w:r>
          <w:rPr>
            <w:rFonts w:hint="eastAsia" w:eastAsia="宋体" w:cs="宋体"/>
            <w:snapToGrid/>
            <w:spacing w:val="0"/>
            <w:kern w:val="0"/>
            <w:sz w:val="21"/>
            <w:szCs w:val="21"/>
          </w:rPr>
          <w:delText xml:space="preserve"> </w:delText>
        </w:r>
      </w:del>
      <w:r>
        <w:rPr>
          <w:rFonts w:hint="eastAsia" w:eastAsia="宋体" w:cs="宋体"/>
          <w:snapToGrid/>
          <w:spacing w:val="0"/>
          <w:kern w:val="0"/>
          <w:sz w:val="21"/>
          <w:szCs w:val="21"/>
        </w:rPr>
        <w:t>等</w:t>
      </w:r>
      <w:ins w:id="552" w:author="hui wan" w:date="2025-12-28T16:32:00Z">
        <w:r>
          <w:rPr>
            <w:rFonts w:eastAsia="宋体" w:cs="宋体"/>
            <w:snapToGrid/>
            <w:spacing w:val="0"/>
            <w:kern w:val="0"/>
            <w:sz w:val="21"/>
            <w:szCs w:val="21"/>
            <w:highlight w:val="yellow"/>
            <w:vertAlign w:val="superscript"/>
            <w:rPrChange w:id="553" w:author="hui wan" w:date="2025-12-28T16:32:00Z">
              <w:rPr>
                <w:rFonts w:eastAsia="宋体" w:cs="宋体"/>
                <w:snapToGrid/>
                <w:spacing w:val="0"/>
                <w:kern w:val="0"/>
                <w:sz w:val="21"/>
                <w:szCs w:val="21"/>
                <w:highlight w:val="yellow"/>
              </w:rPr>
            </w:rPrChange>
          </w:rPr>
          <w:t>[22]</w:t>
        </w:r>
      </w:ins>
      <w:del w:id="554" w:author="hui wan" w:date="2025-12-28T08:54:00Z">
        <w:r>
          <w:rPr>
            <w:rFonts w:hint="eastAsia" w:eastAsia="宋体" w:cs="宋体"/>
            <w:snapToGrid/>
            <w:spacing w:val="0"/>
            <w:kern w:val="0"/>
            <w:sz w:val="21"/>
            <w:szCs w:val="21"/>
          </w:rPr>
          <w:delText>人</w:delText>
        </w:r>
      </w:del>
      <w:r>
        <w:rPr>
          <w:rFonts w:hint="eastAsia" w:eastAsia="宋体" w:cs="宋体"/>
          <w:snapToGrid/>
          <w:spacing w:val="0"/>
          <w:kern w:val="0"/>
          <w:sz w:val="21"/>
          <w:szCs w:val="21"/>
        </w:rPr>
        <w:t>提出</w:t>
      </w:r>
      <w:del w:id="555" w:author="hui wan" w:date="2025-12-28T16:33:00Z">
        <w:r>
          <w:rPr>
            <w:rFonts w:hint="eastAsia" w:eastAsia="宋体" w:cs="宋体"/>
            <w:snapToGrid/>
            <w:spacing w:val="0"/>
            <w:kern w:val="0"/>
            <w:sz w:val="21"/>
            <w:szCs w:val="21"/>
          </w:rPr>
          <w:delText>了</w:delText>
        </w:r>
      </w:del>
      <w:ins w:id="556" w:author="hui wan" w:date="2025-12-28T16:33:00Z">
        <w:r>
          <w:rPr>
            <w:rFonts w:hint="eastAsia" w:eastAsia="宋体" w:cs="宋体"/>
            <w:snapToGrid/>
            <w:spacing w:val="0"/>
            <w:kern w:val="0"/>
            <w:sz w:val="21"/>
            <w:szCs w:val="21"/>
          </w:rPr>
          <w:t>的</w:t>
        </w:r>
      </w:ins>
      <w:r>
        <w:rPr>
          <w:rFonts w:hint="eastAsia" w:eastAsia="宋体" w:cs="宋体"/>
          <w:snapToGrid/>
          <w:spacing w:val="0"/>
          <w:kern w:val="0"/>
          <w:sz w:val="21"/>
          <w:szCs w:val="21"/>
        </w:rPr>
        <w:t xml:space="preserve"> Bi-CL4KT 模型</w:t>
      </w:r>
      <w:del w:id="557" w:author="hui wan" w:date="2025-12-28T16:32:00Z">
        <w:r>
          <w:rPr>
            <w:rFonts w:hint="eastAsia" w:eastAsia="宋体" w:cs="宋体"/>
            <w:snapToGrid/>
            <w:spacing w:val="0"/>
            <w:kern w:val="0"/>
            <w:sz w:val="21"/>
            <w:szCs w:val="21"/>
            <w:highlight w:val="yellow"/>
          </w:rPr>
          <w:delText>[2</w:delText>
        </w:r>
      </w:del>
      <w:ins w:id="558" w:author="Somomgbeom" w:date="2025-10-12T20:35:00Z">
        <w:del w:id="559" w:author="hui wan" w:date="2025-12-28T16:32:00Z">
          <w:r>
            <w:rPr>
              <w:rFonts w:hint="eastAsia" w:eastAsia="宋体" w:cs="宋体"/>
              <w:snapToGrid/>
              <w:spacing w:val="0"/>
              <w:kern w:val="0"/>
              <w:sz w:val="21"/>
              <w:szCs w:val="21"/>
              <w:highlight w:val="yellow"/>
            </w:rPr>
            <w:delText>2</w:delText>
          </w:r>
        </w:del>
      </w:ins>
      <w:del w:id="560" w:author="hui wan" w:date="2025-12-28T16:32:00Z">
        <w:r>
          <w:rPr>
            <w:rFonts w:hint="eastAsia" w:eastAsia="宋体" w:cs="宋体"/>
            <w:snapToGrid/>
            <w:spacing w:val="0"/>
            <w:kern w:val="0"/>
            <w:sz w:val="21"/>
            <w:szCs w:val="21"/>
            <w:highlight w:val="yellow"/>
          </w:rPr>
          <w:delText>]</w:delText>
        </w:r>
      </w:del>
      <w:del w:id="561" w:author="hui wan" w:date="2025-12-28T16:33:00Z">
        <w:r>
          <w:rPr>
            <w:rFonts w:hint="eastAsia" w:eastAsia="宋体" w:cs="宋体"/>
            <w:snapToGrid/>
            <w:spacing w:val="0"/>
            <w:kern w:val="0"/>
            <w:sz w:val="21"/>
            <w:szCs w:val="21"/>
          </w:rPr>
          <w:delText>，</w:delText>
        </w:r>
      </w:del>
      <w:r>
        <w:rPr>
          <w:rFonts w:hint="eastAsia" w:eastAsia="宋体" w:cs="宋体"/>
          <w:snapToGrid/>
          <w:spacing w:val="0"/>
          <w:kern w:val="0"/>
          <w:sz w:val="21"/>
          <w:szCs w:val="21"/>
        </w:rPr>
        <w:t>基于双向 Transformer 和对比学习机制，</w:t>
      </w:r>
      <w:del w:id="562" w:author="hui wan" w:date="2025-12-28T16:33:00Z">
        <w:r>
          <w:rPr>
            <w:rFonts w:hint="eastAsia" w:eastAsia="宋体" w:cs="宋体"/>
            <w:snapToGrid/>
            <w:spacing w:val="0"/>
            <w:kern w:val="0"/>
            <w:sz w:val="21"/>
            <w:szCs w:val="21"/>
          </w:rPr>
          <w:delText>通过</w:delText>
        </w:r>
      </w:del>
      <w:ins w:id="563" w:author="hui wan" w:date="2025-12-28T16:33:00Z">
        <w:r>
          <w:rPr>
            <w:rFonts w:hint="eastAsia" w:eastAsia="宋体" w:cs="宋体"/>
            <w:snapToGrid/>
            <w:spacing w:val="0"/>
            <w:kern w:val="0"/>
            <w:sz w:val="21"/>
            <w:szCs w:val="21"/>
          </w:rPr>
          <w:t>借助</w:t>
        </w:r>
      </w:ins>
      <w:r>
        <w:rPr>
          <w:rFonts w:hint="eastAsia" w:eastAsia="宋体" w:cs="宋体"/>
          <w:snapToGrid/>
          <w:spacing w:val="0"/>
          <w:kern w:val="0"/>
          <w:sz w:val="21"/>
          <w:szCs w:val="21"/>
        </w:rPr>
        <w:t xml:space="preserve"> Cloze 任务和数据增强提升知识追踪的表</w:t>
      </w:r>
      <w:del w:id="564" w:author="hui wan" w:date="2025-12-28T16:33:00Z">
        <w:r>
          <w:rPr>
            <w:rFonts w:hint="eastAsia" w:eastAsia="宋体" w:cs="宋体"/>
            <w:snapToGrid/>
            <w:spacing w:val="0"/>
            <w:kern w:val="0"/>
            <w:sz w:val="21"/>
            <w:szCs w:val="21"/>
          </w:rPr>
          <w:delText>示</w:delText>
        </w:r>
      </w:del>
      <w:ins w:id="565" w:author="hui wan" w:date="2025-12-28T16:33:00Z">
        <w:r>
          <w:rPr>
            <w:rFonts w:hint="eastAsia" w:eastAsia="宋体" w:cs="宋体"/>
            <w:snapToGrid/>
            <w:spacing w:val="0"/>
            <w:kern w:val="0"/>
            <w:sz w:val="21"/>
            <w:szCs w:val="21"/>
          </w:rPr>
          <w:t>征</w:t>
        </w:r>
      </w:ins>
      <w:r>
        <w:rPr>
          <w:rFonts w:hint="eastAsia" w:eastAsia="宋体" w:cs="宋体"/>
          <w:snapToGrid/>
          <w:spacing w:val="0"/>
          <w:kern w:val="0"/>
          <w:sz w:val="21"/>
          <w:szCs w:val="21"/>
        </w:rPr>
        <w:t>能力和预测</w:t>
      </w:r>
      <w:ins w:id="566" w:author="hui wan" w:date="2025-12-28T16:33:00Z">
        <w:r>
          <w:rPr>
            <w:rFonts w:hint="eastAsia" w:eastAsia="宋体" w:cs="宋体"/>
            <w:snapToGrid/>
            <w:spacing w:val="0"/>
            <w:kern w:val="0"/>
            <w:sz w:val="21"/>
            <w:szCs w:val="21"/>
          </w:rPr>
          <w:t>精度</w:t>
        </w:r>
      </w:ins>
      <w:del w:id="567" w:author="hui wan" w:date="2025-12-28T16:33:00Z">
        <w:r>
          <w:rPr>
            <w:rFonts w:hint="eastAsia" w:eastAsia="宋体" w:cs="宋体"/>
            <w:snapToGrid/>
            <w:spacing w:val="0"/>
            <w:kern w:val="0"/>
            <w:sz w:val="21"/>
            <w:szCs w:val="21"/>
          </w:rPr>
          <w:delText>准确率</w:delText>
        </w:r>
      </w:del>
      <w:r>
        <w:rPr>
          <w:rFonts w:hint="eastAsia" w:eastAsia="宋体" w:cs="宋体"/>
          <w:snapToGrid/>
          <w:spacing w:val="0"/>
          <w:kern w:val="0"/>
          <w:sz w:val="21"/>
          <w:szCs w:val="21"/>
        </w:rPr>
        <w:t>。</w:t>
      </w:r>
      <w:ins w:id="568" w:author="Somomgbeom" w:date="2025-10-12T19:56:00Z">
        <w:r>
          <w:rPr>
            <w:rFonts w:hint="eastAsia" w:eastAsia="宋体" w:cs="宋体"/>
            <w:snapToGrid/>
            <w:spacing w:val="0"/>
            <w:kern w:val="0"/>
            <w:sz w:val="21"/>
            <w:szCs w:val="21"/>
          </w:rPr>
          <w:t>尽管基于</w:t>
        </w:r>
      </w:ins>
      <w:ins w:id="569" w:author="Somomgbeom" w:date="2025-10-12T19:56:00Z">
        <w:del w:id="570" w:author="hui wan" w:date="2025-12-28T16:33:00Z">
          <w:r>
            <w:rPr>
              <w:rFonts w:hint="eastAsia" w:eastAsia="宋体" w:cs="宋体"/>
              <w:snapToGrid/>
              <w:spacing w:val="0"/>
              <w:kern w:val="0"/>
              <w:sz w:val="21"/>
              <w:szCs w:val="21"/>
            </w:rPr>
            <w:delText xml:space="preserve"> </w:delText>
          </w:r>
        </w:del>
      </w:ins>
      <w:ins w:id="571" w:author="Somomgbeom" w:date="2025-10-12T19:56:00Z">
        <w:r>
          <w:rPr>
            <w:rFonts w:hint="eastAsia" w:eastAsia="宋体" w:cs="宋体"/>
            <w:snapToGrid/>
            <w:spacing w:val="0"/>
            <w:kern w:val="0"/>
            <w:sz w:val="21"/>
            <w:szCs w:val="21"/>
          </w:rPr>
          <w:t>Transformer</w:t>
        </w:r>
      </w:ins>
      <w:ins w:id="572" w:author="Somomgbeom" w:date="2025-10-12T19:56:00Z">
        <w:del w:id="573" w:author="hui wan" w:date="2025-12-28T16:33:00Z">
          <w:r>
            <w:rPr>
              <w:rFonts w:hint="eastAsia" w:eastAsia="宋体" w:cs="宋体"/>
              <w:snapToGrid/>
              <w:spacing w:val="0"/>
              <w:kern w:val="0"/>
              <w:sz w:val="21"/>
              <w:szCs w:val="21"/>
            </w:rPr>
            <w:delText xml:space="preserve"> </w:delText>
          </w:r>
        </w:del>
      </w:ins>
      <w:ins w:id="574" w:author="Somomgbeom" w:date="2025-10-12T19:56:00Z">
        <w:r>
          <w:rPr>
            <w:rFonts w:hint="eastAsia" w:eastAsia="宋体" w:cs="宋体"/>
            <w:snapToGrid/>
            <w:spacing w:val="0"/>
            <w:kern w:val="0"/>
            <w:sz w:val="21"/>
            <w:szCs w:val="21"/>
          </w:rPr>
          <w:t>的知识追踪模型在捕捉长时依赖与并行计算方面表现优异，但其全注意力机制在长序列场景中仍存在计算开销大、</w:t>
        </w:r>
      </w:ins>
      <w:ins w:id="575" w:author="Somomgbeom" w:date="2025-10-12T19:56:00Z">
        <w:del w:id="576" w:author="hui wan" w:date="2025-12-28T16:34:00Z">
          <w:r>
            <w:rPr>
              <w:rFonts w:hint="eastAsia" w:eastAsia="宋体" w:cs="宋体"/>
              <w:snapToGrid/>
              <w:spacing w:val="0"/>
              <w:kern w:val="0"/>
              <w:sz w:val="21"/>
              <w:szCs w:val="21"/>
            </w:rPr>
            <w:delText>信息筛选能力不足等问题</w:delText>
          </w:r>
        </w:del>
      </w:ins>
      <w:ins w:id="577" w:author="hui wan" w:date="2025-12-28T16:34:00Z">
        <w:r>
          <w:rPr>
            <w:rFonts w:hint="eastAsia" w:eastAsia="宋体" w:cs="宋体"/>
            <w:snapToGrid/>
            <w:spacing w:val="0"/>
            <w:kern w:val="0"/>
            <w:sz w:val="21"/>
            <w:szCs w:val="21"/>
          </w:rPr>
          <w:t>注意力权重分散等局限</w:t>
        </w:r>
      </w:ins>
      <w:ins w:id="578" w:author="Somomgbeom" w:date="2025-10-12T19:56:00Z">
        <w:r>
          <w:rPr>
            <w:rFonts w:hint="eastAsia" w:eastAsia="宋体" w:cs="宋体"/>
            <w:snapToGrid/>
            <w:spacing w:val="0"/>
            <w:kern w:val="0"/>
            <w:sz w:val="21"/>
            <w:szCs w:val="21"/>
          </w:rPr>
          <w:t>，不利于实现对学习行为的高效与可解释建模。</w:t>
        </w:r>
      </w:ins>
      <w:ins w:id="579" w:author="Somomgbeom" w:date="2025-10-12T19:47:00Z">
        <w:r>
          <w:rPr>
            <w:rFonts w:hint="eastAsia" w:eastAsia="宋体" w:cs="宋体"/>
            <w:snapToGrid/>
            <w:spacing w:val="0"/>
            <w:kern w:val="0"/>
            <w:sz w:val="21"/>
            <w:szCs w:val="21"/>
          </w:rPr>
          <w:t>针对上述不足，本文提出</w:t>
        </w:r>
      </w:ins>
      <w:ins w:id="580" w:author="Somomgbeom" w:date="2025-10-12T19:47:00Z">
        <w:del w:id="581" w:author="hui wan" w:date="2025-12-28T16:34:00Z">
          <w:r>
            <w:rPr>
              <w:rFonts w:hint="eastAsia" w:eastAsia="宋体" w:cs="宋体"/>
              <w:snapToGrid/>
              <w:spacing w:val="0"/>
              <w:kern w:val="0"/>
              <w:sz w:val="21"/>
              <w:szCs w:val="21"/>
            </w:rPr>
            <w:delText>了</w:delText>
          </w:r>
        </w:del>
      </w:ins>
      <w:ins w:id="582" w:author="hui wan" w:date="2025-12-28T16:34:00Z">
        <w:r>
          <w:rPr>
            <w:rFonts w:hint="eastAsia" w:eastAsia="宋体" w:cs="宋体"/>
            <w:snapToGrid/>
            <w:spacing w:val="0"/>
            <w:kern w:val="0"/>
            <w:sz w:val="21"/>
            <w:szCs w:val="21"/>
          </w:rPr>
          <w:t>一种</w:t>
        </w:r>
      </w:ins>
      <w:ins w:id="583" w:author="Somomgbeom" w:date="2025-10-12T19:47:00Z">
        <w:r>
          <w:rPr>
            <w:rFonts w:hint="eastAsia" w:eastAsia="宋体" w:cs="宋体"/>
            <w:snapToGrid/>
            <w:spacing w:val="0"/>
            <w:kern w:val="0"/>
            <w:sz w:val="21"/>
            <w:szCs w:val="21"/>
          </w:rPr>
          <w:t>基于Transformer的稀疏注意力知识追踪模型（SATKT），以实现更高效、精准的知识状态建模。</w:t>
        </w:r>
      </w:ins>
    </w:p>
    <w:p w14:paraId="75F2CEC2">
      <w:pPr>
        <w:widowControl/>
        <w:snapToGrid/>
        <w:spacing w:line="360" w:lineRule="auto"/>
        <w:ind w:firstLine="0"/>
        <w:jc w:val="left"/>
        <w:textAlignment w:val="center"/>
        <w:outlineLvl w:val="0"/>
        <w:rPr>
          <w:rFonts w:eastAsia="宋体" w:cs="宋体"/>
          <w:b/>
          <w:snapToGrid/>
          <w:color w:val="000000"/>
          <w:spacing w:val="0"/>
          <w:kern w:val="0"/>
          <w:sz w:val="28"/>
          <w:szCs w:val="28"/>
        </w:rPr>
      </w:pPr>
      <w:del w:id="584" w:author="hui wan" w:date="2025-12-28T08:48:00Z">
        <w:r>
          <w:rPr>
            <w:rFonts w:hint="eastAsia" w:eastAsia="宋体" w:cs="宋体"/>
            <w:b/>
            <w:snapToGrid/>
            <w:color w:val="000000"/>
            <w:spacing w:val="0"/>
            <w:kern w:val="0"/>
            <w:sz w:val="28"/>
            <w:szCs w:val="28"/>
          </w:rPr>
          <w:delText xml:space="preserve">3  </w:delText>
        </w:r>
      </w:del>
      <w:ins w:id="585" w:author="hui wan" w:date="2025-12-28T08:48:00Z">
        <w:r>
          <w:rPr>
            <w:rFonts w:hint="eastAsia" w:eastAsia="宋体" w:cs="宋体"/>
            <w:b/>
            <w:snapToGrid/>
            <w:color w:val="000000"/>
            <w:spacing w:val="0"/>
            <w:kern w:val="0"/>
            <w:sz w:val="28"/>
            <w:szCs w:val="28"/>
          </w:rPr>
          <w:t xml:space="preserve">2  </w:t>
        </w:r>
      </w:ins>
      <w:ins w:id="586" w:author="Somomgbeom" w:date="2025-10-12T20:44:00Z">
        <w:r>
          <w:rPr>
            <w:rFonts w:hint="eastAsia" w:eastAsia="宋体" w:cs="宋体"/>
            <w:b/>
            <w:snapToGrid/>
            <w:color w:val="000000"/>
            <w:spacing w:val="0"/>
            <w:kern w:val="0"/>
            <w:sz w:val="28"/>
            <w:szCs w:val="28"/>
          </w:rPr>
          <w:t>SATKT模型</w:t>
        </w:r>
      </w:ins>
    </w:p>
    <w:p w14:paraId="7EF2E514">
      <w:pPr>
        <w:snapToGrid/>
        <w:spacing w:line="360" w:lineRule="auto"/>
        <w:ind w:firstLine="420" w:firstLineChars="200"/>
        <w:textAlignment w:val="center"/>
        <w:rPr>
          <w:rFonts w:eastAsia="宋体" w:cs="宋体"/>
          <w:snapToGrid/>
          <w:spacing w:val="0"/>
          <w:kern w:val="0"/>
          <w:sz w:val="21"/>
          <w:szCs w:val="21"/>
        </w:rPr>
      </w:pPr>
      <w:ins w:id="587" w:author="Somomgbeom" w:date="2025-10-12T20:45:00Z">
        <w:r>
          <w:rPr>
            <w:rFonts w:hint="eastAsia" w:eastAsia="宋体" w:cs="宋体"/>
            <w:snapToGrid/>
            <w:spacing w:val="0"/>
            <w:kern w:val="0"/>
            <w:sz w:val="21"/>
            <w:szCs w:val="21"/>
          </w:rPr>
          <w:t>本文提出的</w:t>
        </w:r>
      </w:ins>
      <w:r>
        <w:rPr>
          <w:rFonts w:hint="eastAsia" w:eastAsia="宋体" w:cs="宋体"/>
          <w:snapToGrid/>
          <w:spacing w:val="0"/>
          <w:kern w:val="0"/>
          <w:sz w:val="21"/>
          <w:szCs w:val="21"/>
        </w:rPr>
        <w:t>SATKT模型主要由以下几个组件构成：输入模块、问题知识嵌入模块、Transformer层、输出</w:t>
      </w:r>
      <w:ins w:id="588" w:author="hui wan" w:date="2025-12-28T16:47:00Z">
        <w:r>
          <w:rPr>
            <w:rFonts w:hint="eastAsia" w:eastAsia="宋体" w:cs="宋体"/>
            <w:snapToGrid/>
            <w:spacing w:val="0"/>
            <w:kern w:val="0"/>
            <w:sz w:val="21"/>
            <w:szCs w:val="21"/>
          </w:rPr>
          <w:t>模块</w:t>
        </w:r>
      </w:ins>
      <w:del w:id="589" w:author="hui wan" w:date="2025-12-28T16:41:00Z">
        <w:r>
          <w:rPr>
            <w:rFonts w:hint="eastAsia" w:eastAsia="宋体" w:cs="宋体"/>
            <w:snapToGrid/>
            <w:spacing w:val="0"/>
            <w:kern w:val="0"/>
            <w:sz w:val="21"/>
            <w:szCs w:val="21"/>
          </w:rPr>
          <w:delText>模块</w:delText>
        </w:r>
      </w:del>
      <w:del w:id="590" w:author="hui wan" w:date="2025-12-28T16:40:00Z">
        <w:r>
          <w:rPr>
            <w:rFonts w:hint="eastAsia" w:eastAsia="宋体" w:cs="宋体"/>
            <w:snapToGrid/>
            <w:spacing w:val="0"/>
            <w:kern w:val="0"/>
            <w:sz w:val="21"/>
            <w:szCs w:val="21"/>
          </w:rPr>
          <w:delText>，</w:delText>
        </w:r>
      </w:del>
      <w:ins w:id="591" w:author="hui wan" w:date="2025-12-28T16:42:00Z">
        <w:r>
          <w:rPr>
            <w:rFonts w:hint="eastAsia" w:eastAsia="宋体" w:cs="宋体"/>
            <w:snapToGrid/>
            <w:spacing w:val="0"/>
            <w:kern w:val="0"/>
            <w:sz w:val="21"/>
            <w:szCs w:val="21"/>
          </w:rPr>
          <w:t>，其</w:t>
        </w:r>
      </w:ins>
      <w:ins w:id="592" w:author="Somomgbeom" w:date="2025-10-12T20:45:00Z">
        <w:del w:id="593" w:author="hui wan" w:date="2025-12-28T16:42:00Z">
          <w:r>
            <w:rPr>
              <w:rFonts w:hint="eastAsia" w:eastAsia="宋体" w:cs="宋体"/>
              <w:snapToGrid/>
              <w:spacing w:val="0"/>
              <w:kern w:val="0"/>
              <w:sz w:val="21"/>
              <w:szCs w:val="21"/>
            </w:rPr>
            <w:delText>整体</w:delText>
          </w:r>
        </w:del>
      </w:ins>
      <w:ins w:id="594" w:author="Somomgbeom" w:date="2025-10-12T20:45:00Z">
        <w:r>
          <w:rPr>
            <w:rFonts w:hint="eastAsia" w:eastAsia="宋体" w:cs="宋体"/>
            <w:snapToGrid/>
            <w:spacing w:val="0"/>
            <w:kern w:val="0"/>
            <w:sz w:val="21"/>
            <w:szCs w:val="21"/>
          </w:rPr>
          <w:t>架构</w:t>
        </w:r>
      </w:ins>
      <w:ins w:id="595" w:author="Somomgbeom" w:date="2025-10-12T20:45:00Z">
        <w:del w:id="596" w:author="hui wan" w:date="2025-12-28T16:42:00Z">
          <w:r>
            <w:rPr>
              <w:rFonts w:hint="eastAsia" w:eastAsia="宋体" w:cs="宋体"/>
              <w:snapToGrid/>
              <w:spacing w:val="0"/>
              <w:kern w:val="0"/>
              <w:sz w:val="21"/>
              <w:szCs w:val="21"/>
            </w:rPr>
            <w:delText>图</w:delText>
          </w:r>
        </w:del>
      </w:ins>
      <w:r>
        <w:rPr>
          <w:rFonts w:hint="eastAsia" w:eastAsia="宋体" w:cs="宋体"/>
          <w:snapToGrid/>
          <w:spacing w:val="0"/>
          <w:kern w:val="0"/>
          <w:sz w:val="21"/>
          <w:szCs w:val="21"/>
        </w:rPr>
        <w:t>如图</w:t>
      </w:r>
      <w:ins w:id="597" w:author="Somomgbeom" w:date="2025-09-01T21:49:00Z">
        <w:r>
          <w:rPr>
            <w:rFonts w:hint="eastAsia" w:eastAsia="宋体" w:cs="宋体"/>
            <w:snapToGrid/>
            <w:spacing w:val="0"/>
            <w:kern w:val="0"/>
            <w:sz w:val="21"/>
            <w:szCs w:val="21"/>
          </w:rPr>
          <w:t>2</w:t>
        </w:r>
      </w:ins>
      <w:r>
        <w:rPr>
          <w:rFonts w:hint="eastAsia" w:eastAsia="宋体" w:cs="宋体"/>
          <w:snapToGrid/>
          <w:spacing w:val="0"/>
          <w:kern w:val="0"/>
          <w:sz w:val="21"/>
          <w:szCs w:val="21"/>
        </w:rPr>
        <w:t>所示。输入模块</w:t>
      </w:r>
      <w:del w:id="598" w:author="hui wan" w:date="2025-12-28T16:43:00Z">
        <w:r>
          <w:rPr>
            <w:rFonts w:hint="eastAsia" w:eastAsia="宋体" w:cs="宋体"/>
            <w:snapToGrid/>
            <w:spacing w:val="0"/>
            <w:kern w:val="0"/>
            <w:sz w:val="21"/>
            <w:szCs w:val="21"/>
          </w:rPr>
          <w:delText>负责</w:delText>
        </w:r>
      </w:del>
      <w:r>
        <w:rPr>
          <w:rFonts w:hint="eastAsia" w:eastAsia="宋体" w:cs="宋体"/>
          <w:snapToGrid/>
          <w:spacing w:val="0"/>
          <w:kern w:val="0"/>
          <w:sz w:val="21"/>
          <w:szCs w:val="21"/>
        </w:rPr>
        <w:t>接收原始学习行为序列，包括题目编号、作答得分及知识点标签等多模态数据，</w:t>
      </w:r>
      <w:ins w:id="599" w:author="hui wan" w:date="2025-12-28T16:43:00Z">
        <w:r>
          <w:rPr>
            <w:rFonts w:hint="eastAsia" w:eastAsia="宋体" w:cs="宋体"/>
            <w:snapToGrid/>
            <w:spacing w:val="0"/>
            <w:kern w:val="0"/>
            <w:sz w:val="21"/>
            <w:szCs w:val="21"/>
          </w:rPr>
          <w:t>并对这些信息进行</w:t>
        </w:r>
      </w:ins>
      <w:del w:id="600" w:author="hui wan" w:date="2025-12-28T16:43:00Z">
        <w:r>
          <w:rPr>
            <w:rFonts w:hint="eastAsia" w:eastAsia="宋体" w:cs="宋体"/>
            <w:snapToGrid/>
            <w:spacing w:val="0"/>
            <w:kern w:val="0"/>
            <w:sz w:val="21"/>
            <w:szCs w:val="21"/>
          </w:rPr>
          <w:delText>通过</w:delText>
        </w:r>
      </w:del>
      <w:r>
        <w:rPr>
          <w:rFonts w:hint="eastAsia" w:eastAsia="宋体" w:cs="宋体"/>
          <w:snapToGrid/>
          <w:spacing w:val="0"/>
          <w:kern w:val="0"/>
          <w:sz w:val="21"/>
          <w:szCs w:val="21"/>
        </w:rPr>
        <w:t>标准化处理</w:t>
      </w:r>
      <w:ins w:id="601" w:author="hui wan" w:date="2025-12-28T16:43:00Z">
        <w:r>
          <w:rPr>
            <w:rFonts w:hint="eastAsia" w:eastAsia="宋体" w:cs="宋体"/>
            <w:snapToGrid/>
            <w:spacing w:val="0"/>
            <w:kern w:val="0"/>
            <w:sz w:val="21"/>
            <w:szCs w:val="21"/>
          </w:rPr>
          <w:t>，以</w:t>
        </w:r>
      </w:ins>
      <w:r>
        <w:rPr>
          <w:rFonts w:hint="eastAsia" w:eastAsia="宋体" w:cs="宋体"/>
          <w:snapToGrid/>
          <w:spacing w:val="0"/>
          <w:kern w:val="0"/>
          <w:sz w:val="21"/>
          <w:szCs w:val="21"/>
        </w:rPr>
        <w:t>转化为模型可解析的格式。问题知识嵌入模块采用双通道嵌入策略，将题目编号与得分序列转换为高维表示</w:t>
      </w:r>
      <w:del w:id="602" w:author="hui wan" w:date="2025-12-28T16:43:00Z">
        <w:r>
          <w:rPr>
            <w:rFonts w:hint="eastAsia" w:eastAsia="宋体" w:cs="宋体"/>
            <w:snapToGrid/>
            <w:spacing w:val="0"/>
            <w:kern w:val="0"/>
            <w:sz w:val="21"/>
            <w:szCs w:val="21"/>
          </w:rPr>
          <w:delText>，</w:delText>
        </w:r>
      </w:del>
      <w:ins w:id="603" w:author="hui wan" w:date="2025-12-28T16:43:00Z">
        <w:r>
          <w:rPr>
            <w:rFonts w:hint="eastAsia" w:eastAsia="宋体" w:cs="宋体"/>
            <w:snapToGrid/>
            <w:spacing w:val="0"/>
            <w:kern w:val="0"/>
            <w:sz w:val="21"/>
            <w:szCs w:val="21"/>
          </w:rPr>
          <w:t>；</w:t>
        </w:r>
      </w:ins>
      <w:r>
        <w:rPr>
          <w:rFonts w:hint="eastAsia" w:eastAsia="宋体" w:cs="宋体"/>
          <w:snapToGrid/>
          <w:spacing w:val="0"/>
          <w:kern w:val="0"/>
          <w:sz w:val="21"/>
          <w:szCs w:val="21"/>
        </w:rPr>
        <w:t>同时引入知识参数嵌入</w:t>
      </w:r>
      <w:ins w:id="604" w:author="hui wan" w:date="2025-12-28T16:44:00Z">
        <w:r>
          <w:rPr>
            <w:rFonts w:hint="eastAsia" w:eastAsia="宋体" w:cs="宋体"/>
            <w:snapToGrid/>
            <w:spacing w:val="0"/>
            <w:kern w:val="0"/>
            <w:sz w:val="21"/>
            <w:szCs w:val="21"/>
          </w:rPr>
          <w:t>，</w:t>
        </w:r>
      </w:ins>
      <w:r>
        <w:rPr>
          <w:rFonts w:hint="eastAsia" w:eastAsia="宋体" w:cs="宋体"/>
          <w:snapToGrid/>
          <w:spacing w:val="0"/>
          <w:kern w:val="0"/>
          <w:sz w:val="21"/>
          <w:szCs w:val="21"/>
        </w:rPr>
        <w:t>以增强对知识层次特征的建模能力。Transformer层</w:t>
      </w:r>
      <w:del w:id="605" w:author="hui wan" w:date="2025-12-28T16:44:00Z">
        <w:r>
          <w:rPr>
            <w:rFonts w:hint="eastAsia" w:eastAsia="宋体" w:cs="宋体"/>
            <w:snapToGrid/>
            <w:spacing w:val="0"/>
            <w:kern w:val="0"/>
            <w:sz w:val="21"/>
            <w:szCs w:val="21"/>
          </w:rPr>
          <w:delText>通过</w:delText>
        </w:r>
      </w:del>
      <w:ins w:id="606" w:author="hui wan" w:date="2025-12-28T16:44:00Z">
        <w:r>
          <w:rPr>
            <w:rFonts w:hint="eastAsia" w:eastAsia="宋体" w:cs="宋体"/>
            <w:snapToGrid/>
            <w:spacing w:val="0"/>
            <w:kern w:val="0"/>
            <w:sz w:val="21"/>
            <w:szCs w:val="21"/>
          </w:rPr>
          <w:t>基于</w:t>
        </w:r>
      </w:ins>
      <w:r>
        <w:rPr>
          <w:rFonts w:hint="eastAsia" w:eastAsia="宋体" w:cs="宋体"/>
          <w:snapToGrid/>
          <w:spacing w:val="0"/>
          <w:kern w:val="0"/>
          <w:sz w:val="21"/>
          <w:szCs w:val="21"/>
        </w:rPr>
        <w:t>多头注意力机制</w:t>
      </w:r>
      <w:ins w:id="607" w:author="hui wan" w:date="2025-12-28T16:44:00Z">
        <w:r>
          <w:rPr>
            <w:rFonts w:hint="eastAsia" w:eastAsia="宋体" w:cs="宋体"/>
            <w:snapToGrid/>
            <w:spacing w:val="0"/>
            <w:kern w:val="0"/>
            <w:sz w:val="21"/>
            <w:szCs w:val="21"/>
          </w:rPr>
          <w:t>，</w:t>
        </w:r>
      </w:ins>
      <w:r>
        <w:rPr>
          <w:rFonts w:hint="eastAsia" w:eastAsia="宋体" w:cs="宋体"/>
          <w:snapToGrid/>
          <w:spacing w:val="0"/>
          <w:kern w:val="0"/>
          <w:sz w:val="21"/>
          <w:szCs w:val="21"/>
        </w:rPr>
        <w:t>分别对问题层和知识层的序列特征进行建模</w:t>
      </w:r>
      <w:del w:id="608" w:author="hui wan" w:date="2025-12-28T16:44:00Z">
        <w:r>
          <w:rPr>
            <w:rFonts w:hint="eastAsia" w:eastAsia="宋体" w:cs="宋体"/>
            <w:snapToGrid/>
            <w:spacing w:val="0"/>
            <w:kern w:val="0"/>
            <w:sz w:val="21"/>
            <w:szCs w:val="21"/>
          </w:rPr>
          <w:delText>，</w:delText>
        </w:r>
      </w:del>
      <w:ins w:id="609" w:author="hui wan" w:date="2025-12-28T16:44:00Z">
        <w:r>
          <w:rPr>
            <w:rFonts w:hint="eastAsia" w:eastAsia="宋体" w:cs="宋体"/>
            <w:snapToGrid/>
            <w:spacing w:val="0"/>
            <w:kern w:val="0"/>
            <w:sz w:val="21"/>
            <w:szCs w:val="21"/>
          </w:rPr>
          <w:t>。</w:t>
        </w:r>
      </w:ins>
      <w:r>
        <w:rPr>
          <w:rFonts w:hint="eastAsia" w:eastAsia="宋体" w:cs="宋体"/>
          <w:snapToGrid/>
          <w:spacing w:val="0"/>
          <w:kern w:val="0"/>
          <w:sz w:val="21"/>
          <w:szCs w:val="21"/>
        </w:rPr>
        <w:t>其中</w:t>
      </w:r>
      <w:ins w:id="610" w:author="hui wan" w:date="2025-12-28T16:44:00Z">
        <w:r>
          <w:rPr>
            <w:rFonts w:hint="eastAsia" w:eastAsia="宋体" w:cs="宋体"/>
            <w:snapToGrid/>
            <w:spacing w:val="0"/>
            <w:kern w:val="0"/>
            <w:sz w:val="21"/>
            <w:szCs w:val="21"/>
          </w:rPr>
          <w:t>，</w:t>
        </w:r>
      </w:ins>
      <w:r>
        <w:rPr>
          <w:rFonts w:hint="eastAsia" w:eastAsia="宋体" w:cs="宋体"/>
          <w:snapToGrid/>
          <w:spacing w:val="0"/>
          <w:kern w:val="0"/>
          <w:sz w:val="21"/>
          <w:szCs w:val="21"/>
        </w:rPr>
        <w:t>知识层引入稀疏注意力机制，</w:t>
      </w:r>
      <w:del w:id="611" w:author="hui wan" w:date="2025-12-28T16:44:00Z">
        <w:r>
          <w:rPr>
            <w:rFonts w:hint="eastAsia" w:eastAsia="宋体" w:cs="宋体"/>
            <w:snapToGrid/>
            <w:spacing w:val="0"/>
            <w:kern w:val="0"/>
            <w:sz w:val="21"/>
            <w:szCs w:val="21"/>
          </w:rPr>
          <w:delText>通过</w:delText>
        </w:r>
      </w:del>
      <w:r>
        <w:rPr>
          <w:rFonts w:hint="eastAsia" w:eastAsia="宋体" w:cs="宋体"/>
          <w:snapToGrid/>
          <w:spacing w:val="0"/>
          <w:kern w:val="0"/>
          <w:sz w:val="21"/>
          <w:szCs w:val="21"/>
        </w:rPr>
        <w:t>仅保留高权重</w:t>
      </w:r>
      <w:ins w:id="612" w:author="hui wan" w:date="2025-12-28T16:44:00Z">
        <w:r>
          <w:rPr>
            <w:rFonts w:hint="eastAsia" w:eastAsia="宋体" w:cs="宋体"/>
            <w:snapToGrid/>
            <w:spacing w:val="0"/>
            <w:kern w:val="0"/>
            <w:sz w:val="21"/>
            <w:szCs w:val="21"/>
          </w:rPr>
          <w:t>的</w:t>
        </w:r>
      </w:ins>
      <w:r>
        <w:rPr>
          <w:rFonts w:hint="eastAsia" w:eastAsia="宋体" w:cs="宋体"/>
          <w:snapToGrid/>
          <w:spacing w:val="0"/>
          <w:kern w:val="0"/>
          <w:sz w:val="21"/>
          <w:szCs w:val="21"/>
        </w:rPr>
        <w:t>注意力</w:t>
      </w:r>
      <w:ins w:id="613" w:author="hui wan" w:date="2025-12-28T16:44:00Z">
        <w:r>
          <w:rPr>
            <w:rFonts w:hint="eastAsia" w:eastAsia="宋体" w:cs="宋体"/>
            <w:snapToGrid/>
            <w:spacing w:val="0"/>
            <w:kern w:val="0"/>
            <w:sz w:val="21"/>
            <w:szCs w:val="21"/>
          </w:rPr>
          <w:t>连接，</w:t>
        </w:r>
      </w:ins>
      <w:ins w:id="614" w:author="hui wan" w:date="2025-12-28T16:45:00Z">
        <w:r>
          <w:rPr>
            <w:rFonts w:hint="eastAsia" w:eastAsia="宋体" w:cs="宋体"/>
            <w:snapToGrid/>
            <w:spacing w:val="0"/>
            <w:kern w:val="0"/>
            <w:sz w:val="21"/>
            <w:szCs w:val="21"/>
          </w:rPr>
          <w:t>从而</w:t>
        </w:r>
      </w:ins>
      <w:del w:id="615" w:author="hui wan" w:date="2025-12-28T16:45:00Z">
        <w:r>
          <w:rPr>
            <w:rFonts w:hint="eastAsia" w:eastAsia="宋体" w:cs="宋体"/>
            <w:snapToGrid/>
            <w:spacing w:val="0"/>
            <w:kern w:val="0"/>
            <w:sz w:val="21"/>
            <w:szCs w:val="21"/>
          </w:rPr>
          <w:delText>分数</w:delText>
        </w:r>
      </w:del>
      <w:r>
        <w:rPr>
          <w:rFonts w:hint="eastAsia" w:eastAsia="宋体" w:cs="宋体"/>
          <w:snapToGrid/>
          <w:spacing w:val="0"/>
          <w:kern w:val="0"/>
          <w:sz w:val="21"/>
          <w:szCs w:val="21"/>
        </w:rPr>
        <w:t>显著降低计算复杂度，同时确保对关键</w:t>
      </w:r>
      <w:ins w:id="616" w:author="hui wan" w:date="2025-12-28T16:45:00Z">
        <w:r>
          <w:rPr>
            <w:rFonts w:hint="eastAsia" w:eastAsia="宋体" w:cs="宋体"/>
            <w:snapToGrid/>
            <w:spacing w:val="0"/>
            <w:kern w:val="0"/>
            <w:sz w:val="21"/>
            <w:szCs w:val="21"/>
          </w:rPr>
          <w:t>依赖关系的有效</w:t>
        </w:r>
      </w:ins>
      <w:del w:id="617" w:author="hui wan" w:date="2025-12-28T16:45:00Z">
        <w:r>
          <w:rPr>
            <w:rFonts w:hint="eastAsia" w:eastAsia="宋体" w:cs="宋体"/>
            <w:snapToGrid/>
            <w:spacing w:val="0"/>
            <w:kern w:val="0"/>
            <w:sz w:val="21"/>
            <w:szCs w:val="21"/>
          </w:rPr>
          <w:delText>特征的充分</w:delText>
        </w:r>
      </w:del>
      <w:r>
        <w:rPr>
          <w:rFonts w:hint="eastAsia" w:eastAsia="宋体" w:cs="宋体"/>
          <w:snapToGrid/>
          <w:spacing w:val="0"/>
          <w:kern w:val="0"/>
          <w:sz w:val="21"/>
          <w:szCs w:val="21"/>
        </w:rPr>
        <w:t>捕捉。</w:t>
      </w:r>
      <w:del w:id="618" w:author="hui wan" w:date="2025-12-28T16:45:00Z">
        <w:r>
          <w:rPr>
            <w:rFonts w:hint="eastAsia" w:eastAsia="宋体" w:cs="宋体"/>
            <w:snapToGrid/>
            <w:spacing w:val="0"/>
            <w:kern w:val="0"/>
            <w:sz w:val="21"/>
            <w:szCs w:val="21"/>
          </w:rPr>
          <w:delText>最终，</w:delText>
        </w:r>
      </w:del>
      <w:r>
        <w:rPr>
          <w:rFonts w:hint="eastAsia" w:eastAsia="宋体" w:cs="宋体"/>
          <w:snapToGrid/>
          <w:spacing w:val="0"/>
          <w:kern w:val="0"/>
          <w:sz w:val="21"/>
          <w:szCs w:val="21"/>
        </w:rPr>
        <w:t>输出模块将问题层和知识层的特征</w:t>
      </w:r>
      <w:ins w:id="619" w:author="hui wan" w:date="2025-12-28T16:45:00Z">
        <w:r>
          <w:rPr>
            <w:rFonts w:hint="eastAsia" w:eastAsia="宋体" w:cs="宋体"/>
            <w:snapToGrid/>
            <w:spacing w:val="0"/>
            <w:kern w:val="0"/>
            <w:sz w:val="21"/>
            <w:szCs w:val="21"/>
          </w:rPr>
          <w:t>进行</w:t>
        </w:r>
      </w:ins>
      <w:r>
        <w:rPr>
          <w:rFonts w:hint="eastAsia" w:eastAsia="宋体" w:cs="宋体"/>
          <w:snapToGrid/>
          <w:spacing w:val="0"/>
          <w:kern w:val="0"/>
          <w:sz w:val="21"/>
          <w:szCs w:val="21"/>
        </w:rPr>
        <w:t>融合，</w:t>
      </w:r>
      <w:ins w:id="620" w:author="hui wan" w:date="2025-12-28T16:45:00Z">
        <w:r>
          <w:rPr>
            <w:rFonts w:hint="eastAsia" w:eastAsia="宋体" w:cs="宋体"/>
            <w:snapToGrid/>
            <w:spacing w:val="0"/>
            <w:kern w:val="0"/>
            <w:sz w:val="21"/>
            <w:szCs w:val="21"/>
          </w:rPr>
          <w:t>并通过</w:t>
        </w:r>
      </w:ins>
      <w:del w:id="621" w:author="hui wan" w:date="2025-12-28T16:45:00Z">
        <w:r>
          <w:rPr>
            <w:rFonts w:hint="eastAsia" w:eastAsia="宋体" w:cs="宋体"/>
            <w:snapToGrid/>
            <w:spacing w:val="0"/>
            <w:kern w:val="0"/>
            <w:sz w:val="21"/>
            <w:szCs w:val="21"/>
          </w:rPr>
          <w:delText>采用</w:delText>
        </w:r>
      </w:del>
      <w:r>
        <w:rPr>
          <w:rFonts w:hint="eastAsia" w:eastAsia="宋体" w:cs="宋体"/>
          <w:snapToGrid/>
          <w:spacing w:val="0"/>
          <w:kern w:val="0"/>
          <w:sz w:val="21"/>
          <w:szCs w:val="21"/>
        </w:rPr>
        <w:t>多层前馈网络对融合特征进行非线性变换，最终</w:t>
      </w:r>
      <w:ins w:id="622" w:author="hui wan" w:date="2025-12-28T16:45:00Z">
        <w:r>
          <w:rPr>
            <w:rFonts w:hint="eastAsia" w:eastAsia="宋体" w:cs="宋体"/>
            <w:snapToGrid/>
            <w:spacing w:val="0"/>
            <w:kern w:val="0"/>
            <w:sz w:val="21"/>
            <w:szCs w:val="21"/>
          </w:rPr>
          <w:t>经由</w:t>
        </w:r>
      </w:ins>
      <w:del w:id="623" w:author="hui wan" w:date="2025-12-28T16:45:00Z">
        <w:r>
          <w:rPr>
            <w:rFonts w:hint="eastAsia" w:eastAsia="宋体" w:cs="宋体"/>
            <w:snapToGrid/>
            <w:spacing w:val="0"/>
            <w:kern w:val="0"/>
            <w:sz w:val="21"/>
            <w:szCs w:val="21"/>
          </w:rPr>
          <w:delText>通过</w:delText>
        </w:r>
      </w:del>
      <w:r>
        <w:rPr>
          <w:rFonts w:hint="eastAsia" w:eastAsia="宋体" w:cs="宋体"/>
          <w:snapToGrid/>
          <w:spacing w:val="0"/>
          <w:kern w:val="0"/>
          <w:sz w:val="21"/>
          <w:szCs w:val="21"/>
        </w:rPr>
        <w:t>Sigmoid函数生成学生对下一题目的作答</w:t>
      </w:r>
      <w:ins w:id="624" w:author="hui wan" w:date="2025-12-28T16:46:00Z">
        <w:r>
          <w:rPr>
            <w:rFonts w:hint="eastAsia" w:eastAsia="宋体" w:cs="宋体"/>
            <w:snapToGrid/>
            <w:spacing w:val="0"/>
            <w:kern w:val="0"/>
            <w:sz w:val="21"/>
            <w:szCs w:val="21"/>
          </w:rPr>
          <w:t>正确</w:t>
        </w:r>
      </w:ins>
      <w:r>
        <w:rPr>
          <w:rFonts w:hint="eastAsia" w:eastAsia="宋体" w:cs="宋体"/>
          <w:snapToGrid/>
          <w:spacing w:val="0"/>
          <w:kern w:val="0"/>
          <w:sz w:val="21"/>
          <w:szCs w:val="21"/>
        </w:rPr>
        <w:t>概率预测。模型通过优化由加权二元交叉熵损失、知识一致性损失和正则化损失组成的混合损失函数，实现了对学生动态知识状态的高效、鲁棒建模。</w:t>
      </w:r>
    </w:p>
    <w:p w14:paraId="474B332A">
      <w:pPr>
        <w:snapToGrid/>
        <w:spacing w:line="240" w:lineRule="auto"/>
        <w:ind w:firstLine="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drawing>
          <wp:inline distT="0" distB="0" distL="114300" distR="114300">
            <wp:extent cx="4541520" cy="2339975"/>
            <wp:effectExtent l="0" t="0" r="5080" b="952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1"/>
                    <a:stretch>
                      <a:fillRect/>
                    </a:stretch>
                  </pic:blipFill>
                  <pic:spPr>
                    <a:xfrm>
                      <a:off x="0" y="0"/>
                      <a:ext cx="4541520" cy="2339975"/>
                    </a:xfrm>
                    <a:prstGeom prst="rect">
                      <a:avLst/>
                    </a:prstGeom>
                    <a:noFill/>
                    <a:ln>
                      <a:noFill/>
                    </a:ln>
                  </pic:spPr>
                </pic:pic>
              </a:graphicData>
            </a:graphic>
          </wp:inline>
        </w:drawing>
      </w:r>
    </w:p>
    <w:p w14:paraId="2AF6B8B0">
      <w:pPr>
        <w:autoSpaceDE w:val="0"/>
        <w:autoSpaceDN w:val="0"/>
        <w:adjustRightInd w:val="0"/>
        <w:snapToGrid/>
        <w:spacing w:line="360" w:lineRule="auto"/>
        <w:ind w:firstLine="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图</w:t>
      </w:r>
      <w:ins w:id="625" w:author="Somomgbeom" w:date="2025-09-01T21:49:00Z">
        <w:r>
          <w:rPr>
            <w:rFonts w:hint="eastAsia" w:eastAsia="宋体" w:cs="宋体"/>
            <w:snapToGrid/>
            <w:spacing w:val="0"/>
            <w:kern w:val="0"/>
            <w:sz w:val="21"/>
            <w:szCs w:val="21"/>
          </w:rPr>
          <w:t>2</w:t>
        </w:r>
      </w:ins>
      <w:r>
        <w:rPr>
          <w:rFonts w:hint="eastAsia" w:eastAsia="宋体" w:cs="宋体"/>
          <w:snapToGrid/>
          <w:spacing w:val="0"/>
          <w:kern w:val="0"/>
          <w:sz w:val="21"/>
          <w:szCs w:val="21"/>
        </w:rPr>
        <w:t xml:space="preserve">  </w:t>
      </w:r>
      <w:ins w:id="626" w:author="hui wan" w:date="2025-12-28T16:42:00Z">
        <w:r>
          <w:rPr>
            <w:rFonts w:hint="eastAsia" w:eastAsia="宋体" w:cs="宋体"/>
            <w:snapToGrid/>
            <w:spacing w:val="0"/>
            <w:kern w:val="0"/>
            <w:sz w:val="21"/>
            <w:szCs w:val="21"/>
          </w:rPr>
          <w:t>SATKT</w:t>
        </w:r>
      </w:ins>
      <w:r>
        <w:rPr>
          <w:rFonts w:hint="eastAsia" w:eastAsia="宋体" w:cs="宋体"/>
          <w:snapToGrid/>
          <w:spacing w:val="0"/>
          <w:kern w:val="0"/>
          <w:sz w:val="21"/>
          <w:szCs w:val="21"/>
        </w:rPr>
        <w:t>模型架构</w:t>
      </w:r>
      <w:del w:id="627" w:author="hui wan" w:date="2025-12-28T16:42:00Z">
        <w:r>
          <w:rPr>
            <w:rFonts w:hint="eastAsia" w:eastAsia="宋体" w:cs="宋体"/>
            <w:snapToGrid/>
            <w:spacing w:val="0"/>
            <w:kern w:val="0"/>
            <w:sz w:val="21"/>
            <w:szCs w:val="21"/>
          </w:rPr>
          <w:delText>图</w:delText>
        </w:r>
      </w:del>
    </w:p>
    <w:p w14:paraId="5617F707">
      <w:pPr>
        <w:pStyle w:val="2"/>
        <w:spacing w:before="0" w:after="0" w:line="360" w:lineRule="auto"/>
        <w:rPr>
          <w:rFonts w:ascii="Times New Roman" w:hAnsi="Times New Roman" w:eastAsia="宋体"/>
          <w:sz w:val="21"/>
          <w:szCs w:val="21"/>
        </w:rPr>
      </w:pPr>
      <w:del w:id="628" w:author="hui wan" w:date="2025-12-28T08:48:00Z">
        <w:r>
          <w:rPr>
            <w:rFonts w:hint="eastAsia" w:ascii="Times New Roman" w:hAnsi="Times New Roman" w:eastAsia="宋体"/>
            <w:sz w:val="21"/>
            <w:szCs w:val="21"/>
          </w:rPr>
          <w:delText>3</w:delText>
        </w:r>
      </w:del>
      <w:ins w:id="629" w:author="hui wan" w:date="2025-12-28T08:48:00Z">
        <w:r>
          <w:rPr>
            <w:rFonts w:hint="eastAsia" w:ascii="Times New Roman" w:hAnsi="Times New Roman" w:eastAsia="宋体"/>
            <w:sz w:val="21"/>
            <w:szCs w:val="21"/>
          </w:rPr>
          <w:t>2</w:t>
        </w:r>
      </w:ins>
      <w:r>
        <w:rPr>
          <w:rFonts w:hint="eastAsia" w:ascii="Times New Roman" w:hAnsi="Times New Roman" w:eastAsia="宋体"/>
          <w:sz w:val="21"/>
          <w:szCs w:val="21"/>
        </w:rPr>
        <w:t>.</w:t>
      </w:r>
      <w:ins w:id="630" w:author="Somomgbeom" w:date="2025-10-12T20:45:00Z">
        <w:r>
          <w:rPr>
            <w:rFonts w:hint="eastAsia" w:ascii="Times New Roman" w:hAnsi="Times New Roman" w:eastAsia="宋体"/>
            <w:sz w:val="21"/>
            <w:szCs w:val="21"/>
          </w:rPr>
          <w:t>1</w:t>
        </w:r>
      </w:ins>
      <w:r>
        <w:rPr>
          <w:rFonts w:hint="eastAsia" w:ascii="Times New Roman" w:hAnsi="Times New Roman" w:eastAsia="宋体"/>
          <w:sz w:val="21"/>
          <w:szCs w:val="21"/>
        </w:rPr>
        <w:t xml:space="preserve"> 问题知识嵌入</w:t>
      </w:r>
    </w:p>
    <w:p w14:paraId="706C9F22">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问题知识嵌入模块充分考虑了教育场景中题目特征与知识状态的异构性，其核心任务是采用可学习的嵌入矩阵</w:t>
      </w:r>
      <w:ins w:id="631" w:author="hui wan" w:date="2025-12-28T17:08:00Z">
        <w:r>
          <w:rPr>
            <w:rFonts w:hint="eastAsia" w:eastAsia="宋体" w:cs="宋体"/>
            <w:snapToGrid/>
            <w:spacing w:val="0"/>
            <w:kern w:val="0"/>
            <w:sz w:val="21"/>
            <w:szCs w:val="21"/>
          </w:rPr>
          <w:t>，</w:t>
        </w:r>
      </w:ins>
      <w:r>
        <w:rPr>
          <w:rFonts w:hint="eastAsia" w:eastAsia="宋体" w:cs="宋体"/>
          <w:snapToGrid/>
          <w:spacing w:val="0"/>
          <w:kern w:val="0"/>
          <w:sz w:val="21"/>
          <w:szCs w:val="21"/>
        </w:rPr>
        <w:t>将题目编号映射至连续向量空间，并</w:t>
      </w:r>
      <w:del w:id="632" w:author="hui wan" w:date="2025-12-28T17:08:00Z">
        <w:r>
          <w:rPr>
            <w:rFonts w:hint="eastAsia" w:eastAsia="宋体" w:cs="宋体"/>
            <w:snapToGrid/>
            <w:spacing w:val="0"/>
            <w:kern w:val="0"/>
            <w:sz w:val="21"/>
            <w:szCs w:val="21"/>
          </w:rPr>
          <w:delText>通过</w:delText>
        </w:r>
      </w:del>
      <w:ins w:id="633" w:author="hui wan" w:date="2025-12-28T17:08:00Z">
        <w:r>
          <w:rPr>
            <w:rFonts w:hint="eastAsia" w:eastAsia="宋体" w:cs="宋体"/>
            <w:snapToGrid/>
            <w:spacing w:val="0"/>
            <w:kern w:val="0"/>
            <w:sz w:val="21"/>
            <w:szCs w:val="21"/>
          </w:rPr>
          <w:t>利用</w:t>
        </w:r>
      </w:ins>
      <w:r>
        <w:rPr>
          <w:rFonts w:hint="eastAsia" w:eastAsia="宋体" w:cs="宋体"/>
          <w:snapToGrid/>
          <w:spacing w:val="0"/>
          <w:kern w:val="0"/>
          <w:sz w:val="21"/>
          <w:szCs w:val="21"/>
        </w:rPr>
        <w:t>线性变换将作答编码为与题目嵌入维度匹配的修正向量，</w:t>
      </w:r>
      <w:ins w:id="634" w:author="hui wan" w:date="2025-12-28T17:08:00Z">
        <w:r>
          <w:rPr>
            <w:rFonts w:hint="eastAsia" w:eastAsia="宋体" w:cs="宋体"/>
            <w:snapToGrid/>
            <w:spacing w:val="0"/>
            <w:kern w:val="0"/>
            <w:sz w:val="21"/>
            <w:szCs w:val="21"/>
          </w:rPr>
          <w:t>进而</w:t>
        </w:r>
      </w:ins>
      <w:r>
        <w:rPr>
          <w:rFonts w:hint="eastAsia" w:eastAsia="宋体" w:cs="宋体"/>
          <w:snapToGrid/>
          <w:spacing w:val="0"/>
          <w:kern w:val="0"/>
          <w:sz w:val="21"/>
          <w:szCs w:val="21"/>
        </w:rPr>
        <w:t>将学习者的历史作答行为与知识点特征转换为</w:t>
      </w:r>
      <w:ins w:id="635" w:author="hui wan" w:date="2025-12-28T17:09:00Z">
        <w:r>
          <w:rPr>
            <w:rFonts w:hint="eastAsia" w:eastAsia="宋体" w:cs="宋体"/>
            <w:snapToGrid/>
            <w:spacing w:val="0"/>
            <w:kern w:val="0"/>
            <w:sz w:val="21"/>
            <w:szCs w:val="21"/>
          </w:rPr>
          <w:t>统一的</w:t>
        </w:r>
      </w:ins>
      <w:r>
        <w:rPr>
          <w:rFonts w:hint="eastAsia" w:eastAsia="宋体" w:cs="宋体"/>
          <w:snapToGrid/>
          <w:spacing w:val="0"/>
          <w:kern w:val="0"/>
          <w:sz w:val="21"/>
          <w:szCs w:val="21"/>
        </w:rPr>
        <w:t>嵌入表示，为后续的序列建模和知识</w:t>
      </w:r>
      <w:ins w:id="636" w:author="hui wan" w:date="2025-12-28T17:09:00Z">
        <w:r>
          <w:rPr>
            <w:rFonts w:hint="eastAsia" w:eastAsia="宋体" w:cs="宋体"/>
            <w:snapToGrid/>
            <w:spacing w:val="0"/>
            <w:kern w:val="0"/>
            <w:sz w:val="21"/>
            <w:szCs w:val="21"/>
          </w:rPr>
          <w:t>状态</w:t>
        </w:r>
      </w:ins>
      <w:r>
        <w:rPr>
          <w:rFonts w:hint="eastAsia" w:eastAsia="宋体" w:cs="宋体"/>
          <w:snapToGrid/>
          <w:spacing w:val="0"/>
          <w:kern w:val="0"/>
          <w:sz w:val="21"/>
          <w:szCs w:val="21"/>
        </w:rPr>
        <w:t>诊断提供基础。该模块</w:t>
      </w:r>
      <w:del w:id="637" w:author="hui wan" w:date="2025-12-28T17:10:00Z">
        <w:r>
          <w:rPr>
            <w:rFonts w:hint="eastAsia" w:eastAsia="宋体" w:cs="宋体"/>
            <w:snapToGrid/>
            <w:spacing w:val="0"/>
            <w:kern w:val="0"/>
            <w:sz w:val="21"/>
            <w:szCs w:val="21"/>
          </w:rPr>
          <w:delText>包括</w:delText>
        </w:r>
      </w:del>
      <w:ins w:id="638" w:author="hui wan" w:date="2025-12-28T17:10:00Z">
        <w:r>
          <w:rPr>
            <w:rFonts w:hint="eastAsia" w:eastAsia="宋体" w:cs="宋体"/>
            <w:snapToGrid/>
            <w:spacing w:val="0"/>
            <w:kern w:val="0"/>
            <w:sz w:val="21"/>
            <w:szCs w:val="21"/>
          </w:rPr>
          <w:t>由两部分构成：</w:t>
        </w:r>
      </w:ins>
      <w:r>
        <w:rPr>
          <w:rFonts w:hint="eastAsia" w:eastAsia="宋体" w:cs="宋体"/>
          <w:snapToGrid/>
          <w:spacing w:val="0"/>
          <w:kern w:val="0"/>
          <w:sz w:val="21"/>
          <w:szCs w:val="21"/>
        </w:rPr>
        <w:t>问题与得分嵌入层（</w:t>
      </w:r>
      <w:r>
        <w:rPr>
          <w:rFonts w:eastAsia="宋体" w:cs="宋体"/>
          <w:snapToGrid/>
          <w:spacing w:val="0"/>
          <w:kern w:val="0"/>
          <w:sz w:val="21"/>
          <w:szCs w:val="21"/>
        </w:rPr>
        <w:t>question &amp; score embedding layer</w:t>
      </w:r>
      <w:r>
        <w:rPr>
          <w:rFonts w:hint="eastAsia" w:eastAsia="宋体" w:cs="宋体"/>
          <w:snapToGrid/>
          <w:spacing w:val="0"/>
          <w:kern w:val="0"/>
          <w:sz w:val="21"/>
          <w:szCs w:val="21"/>
        </w:rPr>
        <w:t>）和知识参数嵌入层（</w:t>
      </w:r>
      <w:r>
        <w:rPr>
          <w:rFonts w:eastAsia="宋体" w:cs="宋体"/>
          <w:snapToGrid/>
          <w:spacing w:val="0"/>
          <w:kern w:val="0"/>
          <w:sz w:val="21"/>
          <w:szCs w:val="21"/>
        </w:rPr>
        <w:t>knowledge parameter embedding layer</w:t>
      </w:r>
      <w:r>
        <w:rPr>
          <w:rFonts w:hint="eastAsia" w:eastAsia="宋体" w:cs="宋体"/>
          <w:snapToGrid/>
          <w:spacing w:val="0"/>
          <w:kern w:val="0"/>
          <w:sz w:val="21"/>
          <w:szCs w:val="21"/>
        </w:rPr>
        <w:t>）</w:t>
      </w:r>
      <w:del w:id="639" w:author="hui wan" w:date="2025-12-28T17:11:00Z">
        <w:r>
          <w:rPr>
            <w:rFonts w:hint="eastAsia" w:eastAsia="宋体" w:cs="宋体"/>
            <w:snapToGrid/>
            <w:spacing w:val="0"/>
            <w:kern w:val="0"/>
            <w:sz w:val="21"/>
            <w:szCs w:val="21"/>
          </w:rPr>
          <w:delText>两部分，</w:delText>
        </w:r>
      </w:del>
      <w:ins w:id="640" w:author="hui wan" w:date="2025-12-28T17:11:00Z">
        <w:r>
          <w:rPr>
            <w:rFonts w:hint="eastAsia" w:eastAsia="宋体" w:cs="宋体"/>
            <w:snapToGrid/>
            <w:spacing w:val="0"/>
            <w:kern w:val="0"/>
            <w:sz w:val="21"/>
            <w:szCs w:val="21"/>
          </w:rPr>
          <w:t>。二者协同作用，能够动态</w:t>
        </w:r>
      </w:ins>
      <w:del w:id="641" w:author="hui wan" w:date="2025-12-28T17:11:00Z">
        <w:r>
          <w:rPr>
            <w:rFonts w:hint="eastAsia" w:eastAsia="宋体" w:cs="宋体"/>
            <w:snapToGrid/>
            <w:spacing w:val="0"/>
            <w:kern w:val="0"/>
            <w:sz w:val="21"/>
            <w:szCs w:val="21"/>
          </w:rPr>
          <w:delText>通过</w:delText>
        </w:r>
      </w:del>
      <w:r>
        <w:rPr>
          <w:rFonts w:hint="eastAsia" w:eastAsia="宋体" w:cs="宋体"/>
          <w:snapToGrid/>
          <w:spacing w:val="0"/>
          <w:kern w:val="0"/>
          <w:sz w:val="21"/>
          <w:szCs w:val="21"/>
        </w:rPr>
        <w:t>捕捉学习者</w:t>
      </w:r>
      <w:del w:id="642" w:author="hui wan" w:date="2025-12-28T17:11:00Z">
        <w:r>
          <w:rPr>
            <w:rFonts w:hint="eastAsia" w:eastAsia="宋体" w:cs="宋体"/>
            <w:snapToGrid/>
            <w:spacing w:val="0"/>
            <w:kern w:val="0"/>
            <w:sz w:val="21"/>
            <w:szCs w:val="21"/>
          </w:rPr>
          <w:delText>对</w:delText>
        </w:r>
      </w:del>
      <w:ins w:id="643" w:author="hui wan" w:date="2025-12-28T17:11:00Z">
        <w:r>
          <w:rPr>
            <w:rFonts w:hint="eastAsia" w:eastAsia="宋体" w:cs="宋体"/>
            <w:snapToGrid/>
            <w:spacing w:val="0"/>
            <w:kern w:val="0"/>
            <w:sz w:val="21"/>
            <w:szCs w:val="21"/>
          </w:rPr>
          <w:t>在不同题目</w:t>
        </w:r>
      </w:ins>
      <w:del w:id="644" w:author="hui wan" w:date="2025-12-28T17:11:00Z">
        <w:r>
          <w:rPr>
            <w:rFonts w:hint="eastAsia" w:eastAsia="宋体" w:cs="宋体"/>
            <w:snapToGrid/>
            <w:spacing w:val="0"/>
            <w:kern w:val="0"/>
            <w:sz w:val="21"/>
            <w:szCs w:val="21"/>
          </w:rPr>
          <w:delText>问题</w:delText>
        </w:r>
      </w:del>
      <w:r>
        <w:rPr>
          <w:rFonts w:hint="eastAsia" w:eastAsia="宋体" w:cs="宋体"/>
          <w:snapToGrid/>
          <w:spacing w:val="0"/>
          <w:kern w:val="0"/>
          <w:sz w:val="21"/>
          <w:szCs w:val="21"/>
        </w:rPr>
        <w:t>和知识点</w:t>
      </w:r>
      <w:ins w:id="645" w:author="hui wan" w:date="2025-12-28T17:11:00Z">
        <w:r>
          <w:rPr>
            <w:rFonts w:hint="eastAsia" w:eastAsia="宋体" w:cs="宋体"/>
            <w:snapToGrid/>
            <w:spacing w:val="0"/>
            <w:kern w:val="0"/>
            <w:sz w:val="21"/>
            <w:szCs w:val="21"/>
          </w:rPr>
          <w:t>上</w:t>
        </w:r>
      </w:ins>
      <w:r>
        <w:rPr>
          <w:rFonts w:hint="eastAsia" w:eastAsia="宋体" w:cs="宋体"/>
          <w:snapToGrid/>
          <w:spacing w:val="0"/>
          <w:kern w:val="0"/>
          <w:sz w:val="21"/>
          <w:szCs w:val="21"/>
        </w:rPr>
        <w:t>的</w:t>
      </w:r>
      <w:del w:id="646" w:author="hui wan" w:date="2025-12-28T17:11:00Z">
        <w:r>
          <w:rPr>
            <w:rFonts w:hint="eastAsia" w:eastAsia="宋体" w:cs="宋体"/>
            <w:snapToGrid/>
            <w:spacing w:val="0"/>
            <w:kern w:val="0"/>
            <w:sz w:val="21"/>
            <w:szCs w:val="21"/>
          </w:rPr>
          <w:delText>动态</w:delText>
        </w:r>
      </w:del>
      <w:r>
        <w:rPr>
          <w:rFonts w:hint="eastAsia" w:eastAsia="宋体" w:cs="宋体"/>
          <w:snapToGrid/>
          <w:spacing w:val="0"/>
          <w:kern w:val="0"/>
          <w:sz w:val="21"/>
          <w:szCs w:val="21"/>
        </w:rPr>
        <w:t>掌握情况，</w:t>
      </w:r>
      <w:ins w:id="647" w:author="hui wan" w:date="2025-12-28T17:11:00Z">
        <w:r>
          <w:rPr>
            <w:rFonts w:hint="eastAsia" w:eastAsia="宋体" w:cs="宋体"/>
            <w:snapToGrid/>
            <w:spacing w:val="0"/>
            <w:kern w:val="0"/>
            <w:sz w:val="21"/>
            <w:szCs w:val="21"/>
          </w:rPr>
          <w:t>进而支持</w:t>
        </w:r>
      </w:ins>
      <w:del w:id="648" w:author="hui wan" w:date="2025-12-28T17:11:00Z">
        <w:r>
          <w:rPr>
            <w:rFonts w:hint="eastAsia" w:eastAsia="宋体" w:cs="宋体"/>
            <w:snapToGrid/>
            <w:spacing w:val="0"/>
            <w:kern w:val="0"/>
            <w:sz w:val="21"/>
            <w:szCs w:val="21"/>
          </w:rPr>
          <w:delText>实现</w:delText>
        </w:r>
      </w:del>
      <w:r>
        <w:rPr>
          <w:rFonts w:hint="eastAsia" w:eastAsia="宋体" w:cs="宋体"/>
          <w:snapToGrid/>
          <w:spacing w:val="0"/>
          <w:kern w:val="0"/>
          <w:sz w:val="21"/>
          <w:szCs w:val="21"/>
        </w:rPr>
        <w:t>个性化</w:t>
      </w:r>
      <w:ins w:id="649" w:author="hui wan" w:date="2025-12-28T17:11:00Z">
        <w:r>
          <w:rPr>
            <w:rFonts w:hint="eastAsia" w:eastAsia="宋体" w:cs="宋体"/>
            <w:snapToGrid/>
            <w:spacing w:val="0"/>
            <w:kern w:val="0"/>
            <w:sz w:val="21"/>
            <w:szCs w:val="21"/>
          </w:rPr>
          <w:t>的</w:t>
        </w:r>
      </w:ins>
      <w:r>
        <w:rPr>
          <w:rFonts w:hint="eastAsia" w:eastAsia="宋体" w:cs="宋体"/>
          <w:snapToGrid/>
          <w:spacing w:val="0"/>
          <w:kern w:val="0"/>
          <w:sz w:val="21"/>
          <w:szCs w:val="21"/>
        </w:rPr>
        <w:t>学习分析。</w:t>
      </w:r>
    </w:p>
    <w:p w14:paraId="1221C228">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问题与得分嵌入层的作用是将问题序列与学习者的回答得分转换为高维的嵌入表示。问题嵌入的</w:t>
      </w:r>
      <w:del w:id="650" w:author="hui wan" w:date="2025-12-28T17:13:00Z">
        <w:r>
          <w:rPr>
            <w:rFonts w:hint="eastAsia" w:eastAsia="宋体" w:cs="宋体"/>
            <w:snapToGrid/>
            <w:spacing w:val="0"/>
            <w:kern w:val="0"/>
            <w:sz w:val="21"/>
            <w:szCs w:val="21"/>
          </w:rPr>
          <w:delText>公</w:delText>
        </w:r>
      </w:del>
      <w:ins w:id="651" w:author="hui wan" w:date="2025-12-28T17:13:00Z">
        <w:r>
          <w:rPr>
            <w:rFonts w:hint="eastAsia" w:eastAsia="宋体" w:cs="宋体"/>
            <w:snapToGrid/>
            <w:spacing w:val="0"/>
            <w:kern w:val="0"/>
            <w:sz w:val="21"/>
            <w:szCs w:val="21"/>
          </w:rPr>
          <w:t>表达</w:t>
        </w:r>
      </w:ins>
      <w:r>
        <w:rPr>
          <w:rFonts w:hint="eastAsia" w:eastAsia="宋体" w:cs="宋体"/>
          <w:snapToGrid/>
          <w:spacing w:val="0"/>
          <w:kern w:val="0"/>
          <w:sz w:val="21"/>
          <w:szCs w:val="21"/>
        </w:rPr>
        <w:t>式如</w:t>
      </w:r>
      <w:ins w:id="652" w:author="Somomgbeom" w:date="2025-09-01T22:02:00Z">
        <w:r>
          <w:rPr>
            <w:rFonts w:hint="eastAsia" w:eastAsia="宋体" w:cs="宋体"/>
            <w:snapToGrid/>
            <w:spacing w:val="0"/>
            <w:kern w:val="0"/>
            <w:sz w:val="21"/>
            <w:szCs w:val="21"/>
          </w:rPr>
          <w:t>式（1）</w:t>
        </w:r>
      </w:ins>
      <w:r>
        <w:rPr>
          <w:rFonts w:hint="eastAsia" w:eastAsia="宋体" w:cs="宋体"/>
          <w:snapToGrid/>
          <w:spacing w:val="0"/>
          <w:kern w:val="0"/>
          <w:sz w:val="21"/>
          <w:szCs w:val="21"/>
        </w:rPr>
        <w:t>所示</w:t>
      </w:r>
      <w:del w:id="653" w:author="hui wan" w:date="2025-12-28T17:12:00Z">
        <w:r>
          <w:rPr>
            <w:rFonts w:hint="eastAsia" w:eastAsia="宋体" w:cs="宋体"/>
            <w:snapToGrid/>
            <w:spacing w:val="0"/>
            <w:kern w:val="0"/>
            <w:sz w:val="21"/>
            <w:szCs w:val="21"/>
          </w:rPr>
          <w:delText>：</w:delText>
        </w:r>
      </w:del>
      <w:ins w:id="654" w:author="hui wan" w:date="2025-12-28T17:12:00Z">
        <w:r>
          <w:rPr>
            <w:rFonts w:hint="eastAsia" w:eastAsia="宋体" w:cs="宋体"/>
            <w:snapToGrid/>
            <w:spacing w:val="0"/>
            <w:kern w:val="0"/>
            <w:sz w:val="21"/>
            <w:szCs w:val="21"/>
          </w:rPr>
          <w:t>。</w:t>
        </w:r>
      </w:ins>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13"/>
        <w:gridCol w:w="909"/>
      </w:tblGrid>
      <w:tr w14:paraId="645940A2">
        <w:trPr>
          <w:jc w:val="center"/>
        </w:trPr>
        <w:tc>
          <w:tcPr>
            <w:tcW w:w="7613" w:type="dxa"/>
            <w:tcBorders>
              <w:top w:val="nil"/>
              <w:left w:val="nil"/>
              <w:bottom w:val="nil"/>
              <w:right w:val="nil"/>
            </w:tcBorders>
            <w:noWrap/>
            <w:vAlign w:val="center"/>
          </w:tcPr>
          <w:p w14:paraId="3422341A">
            <w:pPr>
              <w:spacing w:line="360" w:lineRule="auto"/>
              <w:ind w:firstLine="0"/>
              <w:jc w:val="center"/>
              <w:rPr>
                <w:rFonts w:eastAsia="宋体" w:cs="宋体"/>
                <w:snapToGrid/>
                <w:spacing w:val="0"/>
                <w:kern w:val="0"/>
                <w:sz w:val="21"/>
                <w:szCs w:val="21"/>
              </w:rPr>
            </w:pPr>
            <m:oMathPara>
              <m:oMath>
                <m:sSub>
                  <m:sSubPr>
                    <m:ctrlPr>
                      <w:ins w:id="655" w:author="Somomgbeom" w:date="2025-09-01T22:18:00Z">
                        <w:rPr>
                          <w:rFonts w:hint="eastAsia" w:ascii="Cambria Math" w:hAnsi="Cambria Math"/>
                          <w:i/>
                        </w:rPr>
                      </w:ins>
                    </m:ctrlPr>
                  </m:sSubPr>
                  <m:e>
                    <w:ins w:id="656" w:author="Somomgbeom" w:date="2025-09-01T22:18:00Z">
                      <m:r>
                        <m:rPr/>
                        <w:rPr>
                          <w:rFonts w:ascii="Cambria Math" w:hAnsi="Cambria Math"/>
                        </w:rPr>
                        <m:t>q</m:t>
                      </m:r>
                    </w:ins>
                    <m:ctrlPr>
                      <w:ins w:id="657" w:author="Somomgbeom" w:date="2025-09-01T22:18:00Z">
                        <w:rPr>
                          <w:rFonts w:hint="eastAsia" w:ascii="Cambria Math" w:hAnsi="Cambria Math"/>
                          <w:i/>
                        </w:rPr>
                      </w:ins>
                    </m:ctrlPr>
                  </m:e>
                  <m:sub>
                    <w:ins w:id="658" w:author="Somomgbeom" w:date="2025-09-01T22:18:00Z">
                      <m:r>
                        <m:rPr>
                          <m:sty m:val="p"/>
                        </m:rPr>
                        <w:rPr>
                          <w:rFonts w:ascii="Cambria Math" w:hAnsi="Cambria Math"/>
                        </w:rPr>
                        <m:t>emb</m:t>
                      </m:r>
                    </w:ins>
                    <m:ctrlPr>
                      <w:ins w:id="659" w:author="Somomgbeom" w:date="2025-09-01T22:18:00Z">
                        <w:rPr>
                          <w:rFonts w:hint="eastAsia" w:ascii="Cambria Math" w:hAnsi="Cambria Math"/>
                          <w:i/>
                        </w:rPr>
                      </w:ins>
                    </m:ctrlPr>
                  </m:sub>
                </m:sSub>
                <w:ins w:id="660" w:author="Somomgbeom" w:date="2025-09-01T22:18:00Z">
                  <m:r>
                    <m:rPr/>
                    <w:rPr>
                      <w:rFonts w:ascii="Cambria Math" w:hAnsi="Cambria Math"/>
                    </w:rPr>
                    <m:t>=</m:t>
                  </m:r>
                </w:ins>
                <w:ins w:id="661" w:author="Somomgbeom" w:date="2025-09-01T22:18:00Z">
                  <m:r>
                    <m:rPr>
                      <m:sty m:val="p"/>
                    </m:rPr>
                    <w:rPr>
                      <w:rFonts w:ascii="Cambria Math" w:hAnsi="Cambria Math"/>
                    </w:rPr>
                    <m:t>Embedding</m:t>
                  </m:r>
                </w:ins>
                <w:ins w:id="662" w:author="Somomgbeom" w:date="2025-09-01T22:18:00Z">
                  <m:r>
                    <m:rPr/>
                    <w:rPr>
                      <w:rFonts w:ascii="Cambria Math" w:hAnsi="Cambria Math"/>
                    </w:rPr>
                    <m:t>(q)</m:t>
                  </m:r>
                </w:ins>
              </m:oMath>
            </m:oMathPara>
          </w:p>
        </w:tc>
        <w:tc>
          <w:tcPr>
            <w:tcW w:w="909" w:type="dxa"/>
            <w:tcBorders>
              <w:top w:val="nil"/>
              <w:left w:val="nil"/>
              <w:bottom w:val="nil"/>
              <w:right w:val="nil"/>
            </w:tcBorders>
            <w:noWrap/>
            <w:vAlign w:val="center"/>
          </w:tcPr>
          <w:p w14:paraId="1F358C6F">
            <w:pPr>
              <w:spacing w:line="360" w:lineRule="auto"/>
              <w:ind w:firstLine="0"/>
              <w:jc w:val="right"/>
              <w:rPr>
                <w:rFonts w:eastAsia="宋体" w:cs="宋体"/>
                <w:snapToGrid/>
                <w:spacing w:val="0"/>
                <w:kern w:val="0"/>
                <w:sz w:val="21"/>
                <w:szCs w:val="21"/>
              </w:rPr>
            </w:pPr>
            <w:ins w:id="663" w:author="Somomgbeom" w:date="2025-09-01T22:18:00Z">
              <w:r>
                <w:rPr/>
                <w:t>(</w:t>
              </w:r>
            </w:ins>
            <w:ins w:id="664" w:author="Somomgbeom" w:date="2025-09-01T22:18:00Z">
              <w:r>
                <w:rPr>
                  <w:rFonts w:hint="eastAsia"/>
                </w:rPr>
                <w:t>1</w:t>
              </w:r>
            </w:ins>
            <w:ins w:id="665" w:author="Somomgbeom" w:date="2025-09-01T22:18:00Z">
              <w:r>
                <w:rPr/>
                <w:t>)</w:t>
              </w:r>
            </w:ins>
          </w:p>
        </w:tc>
      </w:tr>
    </w:tbl>
    <w:p w14:paraId="4F117D8A">
      <w:pPr>
        <w:snapToGrid/>
        <w:spacing w:line="360" w:lineRule="auto"/>
        <w:ind w:firstLine="0" w:firstLineChars="0"/>
        <w:textAlignment w:val="center"/>
        <w:rPr>
          <w:rFonts w:eastAsia="宋体" w:cs="宋体"/>
          <w:snapToGrid/>
          <w:spacing w:val="0"/>
          <w:kern w:val="0"/>
          <w:sz w:val="21"/>
          <w:szCs w:val="21"/>
        </w:rPr>
        <w:pPrChange w:id="666" w:author="hui wan" w:date="2025-12-28T17:07:00Z">
          <w:pPr>
            <w:snapToGrid/>
            <w:spacing w:line="360" w:lineRule="auto"/>
            <w:ind w:firstLine="420" w:firstLineChars="200"/>
            <w:textAlignment w:val="center"/>
          </w:pPr>
        </w:pPrChange>
      </w:pPr>
      <w:r>
        <w:rPr>
          <w:rFonts w:hint="eastAsia" w:eastAsia="宋体" w:cs="宋体"/>
          <w:snapToGrid/>
          <w:spacing w:val="0"/>
          <w:kern w:val="0"/>
          <w:sz w:val="21"/>
          <w:szCs w:val="21"/>
        </w:rPr>
        <w:t>其中，</w:t>
      </w:r>
      <m:oMath>
        <w:ins w:id="667" w:author="Somomgbeom" w:date="2025-09-01T22:18:00Z">
          <m:r>
            <m:rPr/>
            <w:rPr>
              <w:rFonts w:ascii="Cambria Math" w:hAnsi="Cambria Math"/>
            </w:rPr>
            <m:t>q</m:t>
          </m:r>
        </w:ins>
      </m:oMath>
      <w:r>
        <w:rPr>
          <w:rFonts w:hint="eastAsia" w:eastAsia="宋体" w:cs="宋体"/>
          <w:snapToGrid/>
          <w:spacing w:val="0"/>
          <w:kern w:val="0"/>
          <w:sz w:val="21"/>
          <w:szCs w:val="21"/>
        </w:rPr>
        <w:t>表示问题编号，</w:t>
      </w:r>
      <m:oMath>
        <m:sSub>
          <m:sSubPr>
            <m:ctrlPr>
              <w:ins w:id="668" w:author="Somomgbeom" w:date="2025-09-01T22:18:00Z">
                <w:rPr>
                  <w:rFonts w:hint="eastAsia" w:ascii="Cambria Math" w:hAnsi="Cambria Math"/>
                  <w:i/>
                </w:rPr>
              </w:ins>
            </m:ctrlPr>
          </m:sSubPr>
          <m:e>
            <w:ins w:id="669" w:author="Somomgbeom" w:date="2025-09-01T22:18:00Z">
              <m:r>
                <m:rPr/>
                <w:rPr>
                  <w:rFonts w:ascii="Cambria Math" w:hAnsi="Cambria Math"/>
                </w:rPr>
                <m:t>q</m:t>
              </m:r>
            </w:ins>
            <m:ctrlPr>
              <w:ins w:id="670" w:author="Somomgbeom" w:date="2025-09-01T22:18:00Z">
                <w:rPr>
                  <w:rFonts w:hint="eastAsia" w:ascii="Cambria Math" w:hAnsi="Cambria Math"/>
                  <w:i/>
                </w:rPr>
              </w:ins>
            </m:ctrlPr>
          </m:e>
          <m:sub>
            <w:ins w:id="671" w:author="Somomgbeom" w:date="2025-09-01T22:18:00Z">
              <m:r>
                <m:rPr>
                  <m:sty m:val="p"/>
                </m:rPr>
                <w:rPr>
                  <w:rFonts w:ascii="Cambria Math" w:hAnsi="Cambria Math"/>
                </w:rPr>
                <m:t>emb</m:t>
              </m:r>
            </w:ins>
            <m:ctrlPr>
              <w:ins w:id="672" w:author="Somomgbeom" w:date="2025-09-01T22:18:00Z">
                <w:rPr>
                  <w:rFonts w:hint="eastAsia" w:ascii="Cambria Math" w:hAnsi="Cambria Math"/>
                  <w:i/>
                </w:rPr>
              </w:ins>
            </m:ctrlPr>
          </m:sub>
        </m:sSub>
      </m:oMath>
      <w:r>
        <w:rPr>
          <w:rFonts w:hint="eastAsia" w:eastAsia="宋体" w:cs="宋体"/>
          <w:snapToGrid/>
          <w:spacing w:val="0"/>
          <w:kern w:val="0"/>
          <w:sz w:val="21"/>
          <w:szCs w:val="21"/>
        </w:rPr>
        <w:t>是问题映射到高维空间的嵌入表示。</w:t>
      </w:r>
    </w:p>
    <w:p w14:paraId="6D09E62E">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结合回答得分，问题与得分嵌入层能够进一步提升对学生掌握情况的建模精度。问题与得分嵌入的</w:t>
      </w:r>
      <w:ins w:id="673" w:author="hui wan" w:date="2025-12-28T17:13:00Z">
        <w:r>
          <w:rPr>
            <w:rFonts w:hint="eastAsia" w:eastAsia="宋体" w:cs="宋体"/>
            <w:snapToGrid/>
            <w:spacing w:val="0"/>
            <w:kern w:val="0"/>
            <w:sz w:val="21"/>
            <w:szCs w:val="21"/>
          </w:rPr>
          <w:t>表达</w:t>
        </w:r>
      </w:ins>
      <w:del w:id="674" w:author="hui wan" w:date="2025-12-28T17:13:00Z">
        <w:r>
          <w:rPr>
            <w:rFonts w:hint="eastAsia" w:eastAsia="宋体" w:cs="宋体"/>
            <w:snapToGrid/>
            <w:spacing w:val="0"/>
            <w:kern w:val="0"/>
            <w:sz w:val="21"/>
            <w:szCs w:val="21"/>
          </w:rPr>
          <w:delText>公</w:delText>
        </w:r>
      </w:del>
      <w:r>
        <w:rPr>
          <w:rFonts w:hint="eastAsia" w:eastAsia="宋体" w:cs="宋体"/>
          <w:snapToGrid/>
          <w:spacing w:val="0"/>
          <w:kern w:val="0"/>
          <w:sz w:val="21"/>
          <w:szCs w:val="21"/>
        </w:rPr>
        <w:t>式</w:t>
      </w:r>
      <w:ins w:id="675" w:author="Somomgbeom" w:date="2025-09-01T22:02:00Z">
        <w:r>
          <w:rPr>
            <w:rFonts w:hint="eastAsia" w:eastAsia="宋体" w:cs="宋体"/>
            <w:snapToGrid/>
            <w:spacing w:val="0"/>
            <w:kern w:val="0"/>
            <w:sz w:val="21"/>
            <w:szCs w:val="21"/>
          </w:rPr>
          <w:t>如式（2）所示</w:t>
        </w:r>
      </w:ins>
      <w:del w:id="676" w:author="hui wan" w:date="2025-12-28T17:13:00Z">
        <w:r>
          <w:rPr>
            <w:rFonts w:hint="eastAsia" w:eastAsia="宋体" w:cs="宋体"/>
            <w:snapToGrid/>
            <w:spacing w:val="0"/>
            <w:kern w:val="0"/>
            <w:sz w:val="21"/>
            <w:szCs w:val="21"/>
          </w:rPr>
          <w:delText>：</w:delText>
        </w:r>
      </w:del>
      <w:ins w:id="677" w:author="hui wan" w:date="2025-12-28T17:13:00Z">
        <w:r>
          <w:rPr>
            <w:rFonts w:hint="eastAsia" w:eastAsia="宋体" w:cs="宋体"/>
            <w:snapToGrid/>
            <w:spacing w:val="0"/>
            <w:kern w:val="0"/>
            <w:sz w:val="21"/>
            <w:szCs w:val="21"/>
          </w:rPr>
          <w:t>。</w:t>
        </w:r>
      </w:ins>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13"/>
        <w:gridCol w:w="909"/>
      </w:tblGrid>
      <w:tr w14:paraId="29F51B02">
        <w:trPr>
          <w:jc w:val="center"/>
        </w:trPr>
        <w:tc>
          <w:tcPr>
            <w:tcW w:w="7613" w:type="dxa"/>
            <w:tcBorders>
              <w:top w:val="nil"/>
              <w:left w:val="nil"/>
              <w:bottom w:val="nil"/>
              <w:right w:val="nil"/>
            </w:tcBorders>
            <w:noWrap/>
            <w:vAlign w:val="center"/>
          </w:tcPr>
          <w:p w14:paraId="2FD064C1">
            <w:pPr>
              <w:ind w:firstLine="0"/>
              <w:jc w:val="center"/>
              <w:rPr>
                <w:rFonts w:eastAsia="宋体" w:cs="宋体"/>
                <w:snapToGrid/>
                <w:spacing w:val="0"/>
                <w:kern w:val="0"/>
                <w:sz w:val="21"/>
                <w:szCs w:val="21"/>
              </w:rPr>
            </w:pPr>
            <m:oMathPara>
              <m:oMath>
                <m:sSub>
                  <m:sSubPr>
                    <m:ctrlPr>
                      <w:ins w:id="678" w:author="Somomgbeom" w:date="2025-09-01T22:19:00Z">
                        <w:rPr>
                          <w:rFonts w:ascii="Cambria Math" w:hAnsi="Cambria Math"/>
                        </w:rPr>
                      </w:ins>
                    </m:ctrlPr>
                  </m:sSubPr>
                  <m:e>
                    <w:ins w:id="679" w:author="Somomgbeom" w:date="2025-09-01T22:19:00Z">
                      <m:r>
                        <m:rPr/>
                        <w:rPr>
                          <w:rFonts w:ascii="Cambria Math" w:hAnsi="Cambria Math"/>
                        </w:rPr>
                        <m:t>s</m:t>
                      </m:r>
                    </w:ins>
                    <m:ctrlPr>
                      <w:ins w:id="680" w:author="Somomgbeom" w:date="2025-09-01T22:19:00Z">
                        <w:rPr>
                          <w:rFonts w:ascii="Cambria Math" w:hAnsi="Cambria Math"/>
                        </w:rPr>
                      </w:ins>
                    </m:ctrlPr>
                  </m:e>
                  <m:sub>
                    <w:ins w:id="681" w:author="Somomgbeom" w:date="2025-09-01T22:19:00Z">
                      <m:r>
                        <m:rPr>
                          <m:nor/>
                          <m:sty m:val="p"/>
                        </m:rPr>
                        <w:rPr>
                          <w:rFonts w:ascii="Cambria Math" w:hAnsi="Cambria Math"/>
                          <w:b w:val="0"/>
                          <w:i w:val="0"/>
                        </w:rPr>
                        <m:t>emb</m:t>
                      </m:r>
                    </w:ins>
                    <m:ctrlPr>
                      <w:ins w:id="682" w:author="Somomgbeom" w:date="2025-09-01T22:19:00Z">
                        <w:rPr>
                          <w:rFonts w:ascii="Cambria Math" w:hAnsi="Cambria Math"/>
                        </w:rPr>
                      </w:ins>
                    </m:ctrlPr>
                  </m:sub>
                </m:sSub>
                <w:ins w:id="683" w:author="Somomgbeom" w:date="2025-09-01T22:19:00Z">
                  <m:r>
                    <m:rPr/>
                    <w:rPr>
                      <w:rFonts w:ascii="Cambria Math" w:hAnsi="Cambria Math"/>
                    </w:rPr>
                    <m:t>=</m:t>
                  </m:r>
                </w:ins>
                <w:ins w:id="684" w:author="Somomgbeom" w:date="2025-09-01T22:19:00Z">
                  <m:r>
                    <m:rPr>
                      <m:sty m:val="p"/>
                    </m:rPr>
                    <w:rPr>
                      <w:rFonts w:ascii="Cambria Math" w:hAnsi="Cambria Math"/>
                    </w:rPr>
                    <m:t>Embedding</m:t>
                  </m:r>
                </w:ins>
                <w:ins w:id="685" w:author="Somomgbeom" w:date="2025-09-01T22:19:00Z">
                  <m:r>
                    <m:rPr/>
                    <w:rPr>
                      <w:rFonts w:ascii="Cambria Math" w:hAnsi="Cambria Math"/>
                    </w:rPr>
                    <m:t>(s)+</m:t>
                  </m:r>
                </w:ins>
                <m:sSub>
                  <m:sSubPr>
                    <m:ctrlPr>
                      <w:ins w:id="686" w:author="Somomgbeom" w:date="2025-09-01T22:19:00Z">
                        <w:rPr>
                          <w:rFonts w:ascii="Cambria Math" w:hAnsi="Cambria Math"/>
                        </w:rPr>
                      </w:ins>
                    </m:ctrlPr>
                  </m:sSubPr>
                  <m:e>
                    <w:ins w:id="687" w:author="Somomgbeom" w:date="2025-09-01T22:19:00Z">
                      <m:r>
                        <m:rPr/>
                        <w:rPr>
                          <w:rFonts w:ascii="Cambria Math" w:hAnsi="Cambria Math"/>
                        </w:rPr>
                        <m:t>q</m:t>
                      </m:r>
                    </w:ins>
                    <m:ctrlPr>
                      <w:ins w:id="688" w:author="Somomgbeom" w:date="2025-09-01T22:19:00Z">
                        <w:rPr>
                          <w:rFonts w:ascii="Cambria Math" w:hAnsi="Cambria Math"/>
                        </w:rPr>
                      </w:ins>
                    </m:ctrlPr>
                  </m:e>
                  <m:sub>
                    <w:ins w:id="689" w:author="Somomgbeom" w:date="2025-09-01T22:19:00Z">
                      <m:r>
                        <m:rPr>
                          <m:nor/>
                          <m:sty m:val="p"/>
                        </m:rPr>
                        <w:rPr>
                          <w:rFonts w:ascii="Cambria Math" w:hAnsi="Cambria Math"/>
                          <w:b w:val="0"/>
                          <w:i w:val="0"/>
                        </w:rPr>
                        <m:t>emb</m:t>
                      </m:r>
                    </w:ins>
                    <m:ctrlPr>
                      <w:ins w:id="690" w:author="Somomgbeom" w:date="2025-09-01T22:19:00Z">
                        <w:rPr>
                          <w:rFonts w:ascii="Cambria Math" w:hAnsi="Cambria Math"/>
                        </w:rPr>
                      </w:ins>
                    </m:ctrlPr>
                  </m:sub>
                </m:sSub>
              </m:oMath>
            </m:oMathPara>
          </w:p>
        </w:tc>
        <w:tc>
          <w:tcPr>
            <w:tcW w:w="909" w:type="dxa"/>
            <w:tcBorders>
              <w:top w:val="nil"/>
              <w:left w:val="nil"/>
              <w:bottom w:val="nil"/>
              <w:right w:val="nil"/>
            </w:tcBorders>
            <w:noWrap/>
            <w:vAlign w:val="center"/>
          </w:tcPr>
          <w:p w14:paraId="68B60545">
            <w:pPr>
              <w:ind w:firstLine="0"/>
              <w:jc w:val="right"/>
              <w:rPr>
                <w:rFonts w:eastAsia="宋体" w:cs="宋体"/>
                <w:snapToGrid/>
                <w:spacing w:val="0"/>
                <w:kern w:val="0"/>
                <w:sz w:val="21"/>
                <w:szCs w:val="21"/>
              </w:rPr>
            </w:pPr>
            <w:ins w:id="691" w:author="Somomgbeom" w:date="2025-09-01T22:19:00Z">
              <w:r>
                <w:rPr/>
                <w:t>(</w:t>
              </w:r>
            </w:ins>
            <w:ins w:id="692" w:author="Somomgbeom" w:date="2025-09-01T22:19:00Z">
              <w:r>
                <w:rPr>
                  <w:rFonts w:hint="eastAsia"/>
                </w:rPr>
                <w:t>2</w:t>
              </w:r>
            </w:ins>
            <w:ins w:id="693" w:author="Somomgbeom" w:date="2025-09-01T22:19:00Z">
              <w:r>
                <w:rPr/>
                <w:t>)</w:t>
              </w:r>
            </w:ins>
          </w:p>
        </w:tc>
      </w:tr>
    </w:tbl>
    <w:p w14:paraId="3B19E7A1">
      <w:pPr>
        <w:snapToGrid/>
        <w:spacing w:line="360" w:lineRule="auto"/>
        <w:ind w:firstLine="0" w:firstLineChars="0"/>
        <w:textAlignment w:val="center"/>
        <w:rPr>
          <w:rFonts w:eastAsia="宋体" w:cs="宋体"/>
          <w:snapToGrid/>
          <w:spacing w:val="0"/>
          <w:kern w:val="0"/>
          <w:sz w:val="21"/>
          <w:szCs w:val="21"/>
        </w:rPr>
        <w:pPrChange w:id="694" w:author="hui wan" w:date="2025-12-28T17:13:00Z">
          <w:pPr>
            <w:snapToGrid/>
            <w:spacing w:line="360" w:lineRule="auto"/>
            <w:ind w:firstLine="420" w:firstLineChars="200"/>
            <w:textAlignment w:val="center"/>
          </w:pPr>
        </w:pPrChange>
      </w:pPr>
      <w:r>
        <w:rPr>
          <w:rFonts w:hint="eastAsia" w:eastAsia="宋体" w:cs="宋体"/>
          <w:snapToGrid/>
          <w:spacing w:val="0"/>
          <w:kern w:val="0"/>
          <w:sz w:val="21"/>
          <w:szCs w:val="21"/>
        </w:rPr>
        <w:t>其中，</w:t>
      </w:r>
      <m:oMath>
        <w:ins w:id="695" w:author="Somomgbeom" w:date="2025-09-01T22:19:00Z">
          <m:r>
            <m:rPr/>
            <w:rPr>
              <w:rFonts w:hint="eastAsia" w:ascii="Cambria Math" w:hAnsi="Cambria Math"/>
            </w:rPr>
            <m:t>s</m:t>
          </m:r>
        </w:ins>
      </m:oMath>
      <w:r>
        <w:rPr>
          <w:rFonts w:hint="eastAsia" w:eastAsia="宋体" w:cs="宋体"/>
          <w:snapToGrid/>
          <w:spacing w:val="0"/>
          <w:kern w:val="0"/>
          <w:sz w:val="21"/>
          <w:szCs w:val="21"/>
        </w:rPr>
        <w:t>表示问题编号，</w:t>
      </w:r>
      <m:oMath>
        <m:sSub>
          <m:sSubPr>
            <m:ctrlPr>
              <w:ins w:id="696" w:author="Somomgbeom" w:date="2025-09-01T22:19:00Z">
                <w:rPr>
                  <w:rFonts w:ascii="Cambria Math" w:hAnsi="Cambria Math"/>
                </w:rPr>
              </w:ins>
            </m:ctrlPr>
          </m:sSubPr>
          <m:e>
            <w:ins w:id="697" w:author="Somomgbeom" w:date="2025-09-01T22:19:00Z">
              <m:r>
                <m:rPr/>
                <w:rPr>
                  <w:rFonts w:ascii="Cambria Math" w:hAnsi="Cambria Math"/>
                </w:rPr>
                <m:t>s</m:t>
              </m:r>
            </w:ins>
            <m:ctrlPr>
              <w:ins w:id="698" w:author="Somomgbeom" w:date="2025-09-01T22:19:00Z">
                <w:rPr>
                  <w:rFonts w:ascii="Cambria Math" w:hAnsi="Cambria Math"/>
                </w:rPr>
              </w:ins>
            </m:ctrlPr>
          </m:e>
          <m:sub>
            <w:ins w:id="699" w:author="Somomgbeom" w:date="2025-09-01T22:19:00Z">
              <m:r>
                <m:rPr>
                  <m:nor/>
                  <m:sty m:val="p"/>
                </m:rPr>
                <w:rPr>
                  <w:rFonts w:ascii="Cambria Math" w:hAnsi="Cambria Math"/>
                  <w:b w:val="0"/>
                  <w:i w:val="0"/>
                </w:rPr>
                <m:t>emb</m:t>
              </m:r>
            </w:ins>
            <m:ctrlPr>
              <w:ins w:id="700" w:author="Somomgbeom" w:date="2025-09-01T22:19:00Z">
                <w:rPr>
                  <w:rFonts w:ascii="Cambria Math" w:hAnsi="Cambria Math"/>
                </w:rPr>
              </w:ins>
            </m:ctrlPr>
          </m:sub>
        </m:sSub>
      </m:oMath>
      <w:r>
        <w:rPr>
          <w:rFonts w:hint="eastAsia" w:eastAsia="宋体" w:cs="宋体"/>
          <w:snapToGrid/>
          <w:spacing w:val="0"/>
          <w:kern w:val="0"/>
          <w:sz w:val="21"/>
          <w:szCs w:val="21"/>
        </w:rPr>
        <w:t>是结合问题和得分的嵌入表示。</w:t>
      </w:r>
    </w:p>
    <w:p w14:paraId="6BD7E566">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知识参数嵌入层通过初始化一组固定的知识点向量，将知识点嵌入</w:t>
      </w:r>
      <w:del w:id="701" w:author="hui wan" w:date="2025-12-28T17:13:00Z">
        <w:r>
          <w:rPr>
            <w:rFonts w:hint="eastAsia" w:eastAsia="宋体" w:cs="宋体"/>
            <w:snapToGrid/>
            <w:spacing w:val="0"/>
            <w:kern w:val="0"/>
            <w:sz w:val="21"/>
            <w:szCs w:val="21"/>
          </w:rPr>
          <w:delText>到</w:delText>
        </w:r>
      </w:del>
      <w:r>
        <w:rPr>
          <w:rFonts w:hint="eastAsia" w:eastAsia="宋体" w:cs="宋体"/>
          <w:snapToGrid/>
          <w:spacing w:val="0"/>
          <w:kern w:val="0"/>
          <w:sz w:val="21"/>
          <w:szCs w:val="21"/>
        </w:rPr>
        <w:t>模型</w:t>
      </w:r>
      <w:del w:id="702" w:author="hui wan" w:date="2025-12-28T17:13:00Z">
        <w:r>
          <w:rPr>
            <w:rFonts w:hint="eastAsia" w:eastAsia="宋体" w:cs="宋体"/>
            <w:snapToGrid/>
            <w:spacing w:val="0"/>
            <w:kern w:val="0"/>
            <w:sz w:val="21"/>
            <w:szCs w:val="21"/>
          </w:rPr>
          <w:delText>中</w:delText>
        </w:r>
      </w:del>
      <w:r>
        <w:rPr>
          <w:rFonts w:hint="eastAsia" w:eastAsia="宋体" w:cs="宋体"/>
          <w:snapToGrid/>
          <w:spacing w:val="0"/>
          <w:kern w:val="0"/>
          <w:sz w:val="21"/>
          <w:szCs w:val="21"/>
        </w:rPr>
        <w:t>，并结合问题嵌入表示诊断学生对各个知识点的掌握程度。该层的关键任务是通过捕捉学生在不同知识点上的掌握情况，帮助模型更准确地进行个性化学习分析。知识点嵌入层的输入是一个知识点的向量表示，而该向量被作为查询输入到知识级注意力计算中。知识点参数和知识层的掌握</w:t>
      </w:r>
      <w:del w:id="703" w:author="hui wan" w:date="2025-12-28T17:14:00Z">
        <w:r>
          <w:rPr>
            <w:rFonts w:hint="eastAsia" w:eastAsia="宋体" w:cs="宋体"/>
            <w:snapToGrid/>
            <w:spacing w:val="0"/>
            <w:kern w:val="0"/>
            <w:sz w:val="21"/>
            <w:szCs w:val="21"/>
          </w:rPr>
          <w:delText>公</w:delText>
        </w:r>
      </w:del>
      <w:ins w:id="704" w:author="hui wan" w:date="2025-12-28T17:14:00Z">
        <w:r>
          <w:rPr>
            <w:rFonts w:hint="eastAsia" w:eastAsia="宋体" w:cs="宋体"/>
            <w:snapToGrid/>
            <w:spacing w:val="0"/>
            <w:kern w:val="0"/>
            <w:sz w:val="21"/>
            <w:szCs w:val="21"/>
          </w:rPr>
          <w:t>表达</w:t>
        </w:r>
      </w:ins>
      <w:r>
        <w:rPr>
          <w:rFonts w:hint="eastAsia" w:eastAsia="宋体" w:cs="宋体"/>
          <w:snapToGrid/>
          <w:spacing w:val="0"/>
          <w:kern w:val="0"/>
          <w:sz w:val="21"/>
          <w:szCs w:val="21"/>
        </w:rPr>
        <w:t>式</w:t>
      </w:r>
      <w:ins w:id="705" w:author="Somomgbeom" w:date="2025-09-01T22:04:00Z">
        <w:r>
          <w:rPr>
            <w:rFonts w:hint="eastAsia" w:eastAsia="宋体" w:cs="宋体"/>
            <w:snapToGrid/>
            <w:spacing w:val="0"/>
            <w:kern w:val="0"/>
            <w:sz w:val="21"/>
            <w:szCs w:val="21"/>
          </w:rPr>
          <w:t>如式（3）所示</w:t>
        </w:r>
      </w:ins>
      <w:del w:id="706" w:author="hui wan" w:date="2025-12-28T17:14:00Z">
        <w:r>
          <w:rPr>
            <w:rFonts w:hint="eastAsia" w:eastAsia="宋体" w:cs="宋体"/>
            <w:snapToGrid/>
            <w:spacing w:val="0"/>
            <w:kern w:val="0"/>
            <w:sz w:val="21"/>
            <w:szCs w:val="21"/>
          </w:rPr>
          <w:delText>：</w:delText>
        </w:r>
      </w:del>
      <w:ins w:id="707" w:author="hui wan" w:date="2025-12-28T17:14:00Z">
        <w:r>
          <w:rPr>
            <w:rFonts w:hint="eastAsia" w:eastAsia="宋体" w:cs="宋体"/>
            <w:snapToGrid/>
            <w:spacing w:val="0"/>
            <w:kern w:val="0"/>
            <w:sz w:val="21"/>
            <w:szCs w:val="21"/>
          </w:rPr>
          <w:t>。</w:t>
        </w:r>
      </w:ins>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13"/>
        <w:gridCol w:w="909"/>
      </w:tblGrid>
      <w:tr w14:paraId="14198651">
        <w:trPr>
          <w:jc w:val="center"/>
        </w:trPr>
        <w:tc>
          <w:tcPr>
            <w:tcW w:w="7613" w:type="dxa"/>
            <w:tcBorders>
              <w:top w:val="nil"/>
              <w:left w:val="nil"/>
              <w:bottom w:val="nil"/>
              <w:right w:val="nil"/>
            </w:tcBorders>
            <w:noWrap/>
            <w:vAlign w:val="center"/>
          </w:tcPr>
          <w:p w14:paraId="5488790F">
            <w:pPr>
              <w:ind w:firstLine="0"/>
              <w:jc w:val="center"/>
              <w:rPr>
                <w:rFonts w:eastAsia="宋体" w:cs="宋体"/>
                <w:snapToGrid/>
                <w:spacing w:val="0"/>
                <w:kern w:val="0"/>
                <w:sz w:val="21"/>
                <w:szCs w:val="21"/>
              </w:rPr>
            </w:pPr>
            <m:oMathPara>
              <m:oMath>
                <m:sSub>
                  <m:sSubPr>
                    <m:ctrlPr>
                      <w:ins w:id="708" w:author="Somomgbeom" w:date="2025-09-01T22:17:00Z">
                        <w:rPr>
                          <w:rFonts w:ascii="Cambria Math" w:hAnsi="Cambria Math"/>
                        </w:rPr>
                      </w:ins>
                    </m:ctrlPr>
                  </m:sSubPr>
                  <m:e>
                    <w:ins w:id="709" w:author="Somomgbeom" w:date="2025-09-01T22:17:00Z">
                      <m:r>
                        <m:rPr/>
                        <w:rPr>
                          <w:rFonts w:ascii="Cambria Math" w:hAnsi="Cambria Math"/>
                        </w:rPr>
                        <m:t>Z</m:t>
                      </m:r>
                    </w:ins>
                    <m:ctrlPr>
                      <w:ins w:id="710" w:author="Somomgbeom" w:date="2025-09-01T22:17:00Z">
                        <w:rPr>
                          <w:rFonts w:ascii="Cambria Math" w:hAnsi="Cambria Math"/>
                        </w:rPr>
                      </w:ins>
                    </m:ctrlPr>
                  </m:e>
                  <m:sub>
                    <w:ins w:id="711" w:author="Somomgbeom" w:date="2025-09-01T22:17:00Z">
                      <m:r>
                        <m:rPr>
                          <m:nor/>
                          <m:sty m:val="p"/>
                        </m:rPr>
                        <w:rPr>
                          <w:rFonts w:ascii="Cambria Math" w:hAnsi="Cambria Math"/>
                          <w:b w:val="0"/>
                          <w:i w:val="0"/>
                        </w:rPr>
                        <m:t>knowledge</m:t>
                      </m:r>
                    </w:ins>
                    <m:ctrlPr>
                      <w:ins w:id="712" w:author="Somomgbeom" w:date="2025-09-01T22:17:00Z">
                        <w:rPr>
                          <w:rFonts w:ascii="Cambria Math" w:hAnsi="Cambria Math"/>
                        </w:rPr>
                      </w:ins>
                    </m:ctrlPr>
                  </m:sub>
                </m:sSub>
                <w:ins w:id="713" w:author="Somomgbeom" w:date="2025-09-01T22:17:00Z">
                  <m:r>
                    <m:rPr>
                      <m:sty m:val="p"/>
                    </m:rPr>
                    <w:rPr>
                      <w:rFonts w:ascii="Cambria Math" w:hAnsi="Cambria Math"/>
                    </w:rPr>
                    <m:t>=Attention</m:t>
                  </m:r>
                </w:ins>
                <m:d>
                  <m:dPr>
                    <m:ctrlPr>
                      <w:ins w:id="714" w:author="Somomgbeom" w:date="2025-09-01T22:17:00Z">
                        <w:rPr>
                          <w:rFonts w:ascii="Cambria Math" w:hAnsi="Cambria Math"/>
                        </w:rPr>
                      </w:ins>
                    </m:ctrlPr>
                  </m:dPr>
                  <m:e>
                    <m:sSub>
                      <m:sSubPr>
                        <m:ctrlPr>
                          <w:ins w:id="715" w:author="Somomgbeom" w:date="2025-09-01T22:17:00Z">
                            <w:rPr>
                              <w:rFonts w:ascii="Cambria Math" w:hAnsi="Cambria Math"/>
                            </w:rPr>
                          </w:ins>
                        </m:ctrlPr>
                      </m:sSubPr>
                      <m:e>
                        <w:ins w:id="716" w:author="Somomgbeom" w:date="2025-09-01T22:17:00Z">
                          <m:r>
                            <m:rPr/>
                            <w:rPr>
                              <w:rFonts w:ascii="Cambria Math" w:hAnsi="Cambria Math"/>
                            </w:rPr>
                            <m:t>K</m:t>
                          </m:r>
                        </w:ins>
                        <m:ctrlPr>
                          <w:ins w:id="717" w:author="Somomgbeom" w:date="2025-09-01T22:17:00Z">
                            <w:rPr>
                              <w:rFonts w:ascii="Cambria Math" w:hAnsi="Cambria Math"/>
                            </w:rPr>
                          </w:ins>
                        </m:ctrlPr>
                      </m:e>
                      <m:sub>
                        <w:ins w:id="718" w:author="Somomgbeom" w:date="2025-09-01T22:17:00Z">
                          <m:r>
                            <m:rPr>
                              <m:nor/>
                              <m:sty m:val="p"/>
                            </m:rPr>
                            <w:rPr>
                              <w:rFonts w:ascii="Cambria Math" w:hAnsi="Cambria Math"/>
                              <w:b w:val="0"/>
                              <w:i w:val="0"/>
                            </w:rPr>
                            <m:t>params</m:t>
                          </m:r>
                        </w:ins>
                        <m:ctrlPr>
                          <w:ins w:id="719" w:author="Somomgbeom" w:date="2025-09-01T22:17:00Z">
                            <w:rPr>
                              <w:rFonts w:ascii="Cambria Math" w:hAnsi="Cambria Math"/>
                            </w:rPr>
                          </w:ins>
                        </m:ctrlPr>
                      </m:sub>
                    </m:sSub>
                    <w:ins w:id="720" w:author="Somomgbeom" w:date="2025-09-01T22:17:00Z">
                      <m:r>
                        <m:rPr>
                          <m:sty m:val="p"/>
                        </m:rPr>
                        <w:rPr>
                          <w:rFonts w:ascii="Cambria Math" w:hAnsi="Cambria Math"/>
                        </w:rPr>
                        <m:t>,</m:t>
                      </m:r>
                    </w:ins>
                    <m:sSub>
                      <m:sSubPr>
                        <m:ctrlPr>
                          <w:ins w:id="721" w:author="Somomgbeom" w:date="2025-09-01T22:17:00Z">
                            <w:rPr>
                              <w:rFonts w:ascii="Cambria Math" w:hAnsi="Cambria Math"/>
                            </w:rPr>
                          </w:ins>
                        </m:ctrlPr>
                      </m:sSubPr>
                      <m:e>
                        <w:ins w:id="722" w:author="Somomgbeom" w:date="2025-09-01T22:17:00Z">
                          <m:r>
                            <m:rPr/>
                            <w:rPr>
                              <w:rFonts w:ascii="Cambria Math" w:hAnsi="Cambria Math"/>
                            </w:rPr>
                            <m:t>q</m:t>
                          </m:r>
                        </w:ins>
                        <m:ctrlPr>
                          <w:ins w:id="723" w:author="Somomgbeom" w:date="2025-09-01T22:17:00Z">
                            <w:rPr>
                              <w:rFonts w:ascii="Cambria Math" w:hAnsi="Cambria Math"/>
                            </w:rPr>
                          </w:ins>
                        </m:ctrlPr>
                      </m:e>
                      <m:sub>
                        <w:ins w:id="724" w:author="Somomgbeom" w:date="2025-09-01T22:17:00Z">
                          <m:r>
                            <m:rPr>
                              <m:nor/>
                              <m:sty m:val="p"/>
                            </m:rPr>
                            <w:rPr>
                              <w:rFonts w:ascii="Cambria Math" w:hAnsi="Cambria Math"/>
                              <w:b w:val="0"/>
                              <w:i w:val="0"/>
                            </w:rPr>
                            <m:t>emb</m:t>
                          </m:r>
                        </w:ins>
                        <m:ctrlPr>
                          <w:ins w:id="725" w:author="Somomgbeom" w:date="2025-09-01T22:17:00Z">
                            <w:rPr>
                              <w:rFonts w:ascii="Cambria Math" w:hAnsi="Cambria Math"/>
                            </w:rPr>
                          </w:ins>
                        </m:ctrlPr>
                      </m:sub>
                    </m:sSub>
                    <w:ins w:id="726" w:author="Somomgbeom" w:date="2025-09-01T22:17:00Z">
                      <m:r>
                        <m:rPr>
                          <m:sty m:val="p"/>
                        </m:rPr>
                        <w:rPr>
                          <w:rFonts w:ascii="Cambria Math" w:hAnsi="Cambria Math"/>
                        </w:rPr>
                        <m:t>,</m:t>
                      </m:r>
                    </w:ins>
                    <m:sSub>
                      <m:sSubPr>
                        <m:ctrlPr>
                          <w:ins w:id="727" w:author="Somomgbeom" w:date="2025-09-01T22:17:00Z">
                            <w:rPr>
                              <w:rFonts w:ascii="Cambria Math" w:hAnsi="Cambria Math"/>
                            </w:rPr>
                          </w:ins>
                        </m:ctrlPr>
                      </m:sSubPr>
                      <m:e>
                        <w:ins w:id="728" w:author="Somomgbeom" w:date="2025-09-01T22:17:00Z">
                          <m:r>
                            <m:rPr/>
                            <w:rPr>
                              <w:rFonts w:ascii="Cambria Math" w:hAnsi="Cambria Math"/>
                            </w:rPr>
                            <m:t>q</m:t>
                          </m:r>
                        </w:ins>
                        <m:ctrlPr>
                          <w:ins w:id="729" w:author="Somomgbeom" w:date="2025-09-01T22:17:00Z">
                            <w:rPr>
                              <w:rFonts w:ascii="Cambria Math" w:hAnsi="Cambria Math"/>
                            </w:rPr>
                          </w:ins>
                        </m:ctrlPr>
                      </m:e>
                      <m:sub>
                        <w:ins w:id="730" w:author="Somomgbeom" w:date="2025-09-01T22:17:00Z">
                          <m:r>
                            <m:rPr>
                              <m:nor/>
                              <m:sty m:val="p"/>
                            </m:rPr>
                            <w:rPr>
                              <w:rFonts w:ascii="Cambria Math" w:hAnsi="Cambria Math"/>
                              <w:b w:val="0"/>
                              <w:i w:val="0"/>
                            </w:rPr>
                            <m:t>emb</m:t>
                          </m:r>
                        </w:ins>
                        <m:ctrlPr>
                          <w:ins w:id="731" w:author="Somomgbeom" w:date="2025-09-01T22:17:00Z">
                            <w:rPr>
                              <w:rFonts w:ascii="Cambria Math" w:hAnsi="Cambria Math"/>
                            </w:rPr>
                          </w:ins>
                        </m:ctrlPr>
                      </m:sub>
                    </m:sSub>
                    <m:ctrlPr>
                      <w:ins w:id="732" w:author="Somomgbeom" w:date="2025-09-01T22:17:00Z">
                        <w:rPr>
                          <w:rFonts w:ascii="Cambria Math" w:hAnsi="Cambria Math"/>
                        </w:rPr>
                      </w:ins>
                    </m:ctrlPr>
                  </m:e>
                </m:d>
              </m:oMath>
            </m:oMathPara>
          </w:p>
        </w:tc>
        <w:tc>
          <w:tcPr>
            <w:tcW w:w="909" w:type="dxa"/>
            <w:tcBorders>
              <w:top w:val="nil"/>
              <w:left w:val="nil"/>
              <w:bottom w:val="nil"/>
              <w:right w:val="nil"/>
            </w:tcBorders>
            <w:noWrap/>
            <w:vAlign w:val="center"/>
          </w:tcPr>
          <w:p w14:paraId="129909CC">
            <w:pPr>
              <w:ind w:firstLine="0"/>
              <w:jc w:val="right"/>
              <w:rPr>
                <w:rFonts w:eastAsia="宋体" w:cs="宋体"/>
                <w:snapToGrid/>
                <w:spacing w:val="0"/>
                <w:kern w:val="0"/>
                <w:sz w:val="21"/>
                <w:szCs w:val="21"/>
              </w:rPr>
            </w:pPr>
            <w:ins w:id="733" w:author="Somomgbeom" w:date="2025-09-01T22:17:00Z">
              <w:r>
                <w:rPr/>
                <w:t>(3)</w:t>
              </w:r>
            </w:ins>
          </w:p>
        </w:tc>
      </w:tr>
    </w:tbl>
    <w:p w14:paraId="7C6D6BA7">
      <w:pPr>
        <w:snapToGrid/>
        <w:spacing w:line="360" w:lineRule="auto"/>
        <w:ind w:firstLine="0"/>
        <w:textAlignment w:val="center"/>
        <w:rPr>
          <w:ins w:id="734" w:author="hui wan" w:date="2025-12-28T17:14:00Z"/>
          <w:rFonts w:eastAsia="宋体" w:cs="宋体"/>
          <w:snapToGrid/>
          <w:spacing w:val="0"/>
          <w:kern w:val="0"/>
          <w:sz w:val="21"/>
          <w:szCs w:val="21"/>
        </w:rPr>
      </w:pPr>
      <w:ins w:id="735" w:author="hui wan" w:date="2025-12-28T17:14:00Z">
        <w:r>
          <w:rPr>
            <w:rFonts w:hint="eastAsia" w:eastAsia="宋体" w:cs="宋体"/>
            <w:snapToGrid/>
            <w:spacing w:val="0"/>
            <w:kern w:val="0"/>
            <w:sz w:val="21"/>
            <w:szCs w:val="21"/>
          </w:rPr>
          <w:t>其中</w:t>
        </w:r>
      </w:ins>
      <w:del w:id="736" w:author="hui wan" w:date="2025-12-28T17:14:00Z">
        <w:r>
          <w:rPr>
            <w:rFonts w:hint="eastAsia" w:eastAsia="宋体" w:cs="宋体"/>
            <w:snapToGrid/>
            <w:spacing w:val="0"/>
            <w:kern w:val="0"/>
            <w:sz w:val="21"/>
            <w:szCs w:val="21"/>
          </w:rPr>
          <w:delText>在这里</w:delText>
        </w:r>
      </w:del>
      <w:r>
        <w:rPr>
          <w:rFonts w:hint="eastAsia" w:eastAsia="宋体" w:cs="宋体"/>
          <w:snapToGrid/>
          <w:spacing w:val="0"/>
          <w:kern w:val="0"/>
          <w:sz w:val="21"/>
          <w:szCs w:val="21"/>
        </w:rPr>
        <w:t>，</w:t>
      </w:r>
      <m:oMath>
        <m:sSub>
          <m:sSubPr>
            <m:ctrlPr>
              <w:ins w:id="737" w:author="Somomgbeom" w:date="2025-09-01T22:17:00Z">
                <w:rPr>
                  <w:rFonts w:ascii="Cambria Math" w:hAnsi="Cambria Math"/>
                </w:rPr>
              </w:ins>
            </m:ctrlPr>
          </m:sSubPr>
          <m:e>
            <w:ins w:id="738" w:author="Somomgbeom" w:date="2025-09-01T22:17:00Z">
              <m:r>
                <m:rPr/>
                <w:rPr>
                  <w:rFonts w:ascii="Cambria Math" w:hAnsi="Cambria Math"/>
                </w:rPr>
                <m:t>Z</m:t>
              </m:r>
            </w:ins>
            <m:ctrlPr>
              <w:ins w:id="739" w:author="Somomgbeom" w:date="2025-09-01T22:17:00Z">
                <w:rPr>
                  <w:rFonts w:ascii="Cambria Math" w:hAnsi="Cambria Math"/>
                </w:rPr>
              </w:ins>
            </m:ctrlPr>
          </m:e>
          <m:sub>
            <w:ins w:id="740" w:author="Somomgbeom" w:date="2025-09-01T22:17:00Z">
              <m:r>
                <m:rPr>
                  <m:nor/>
                  <m:sty m:val="p"/>
                </m:rPr>
                <w:rPr>
                  <w:rFonts w:ascii="Cambria Math" w:hAnsi="Cambria Math"/>
                  <w:b w:val="0"/>
                  <w:i w:val="0"/>
                </w:rPr>
                <m:t>knowledge</m:t>
              </m:r>
            </w:ins>
            <m:ctrlPr>
              <w:ins w:id="741" w:author="Somomgbeom" w:date="2025-09-01T22:17:00Z">
                <w:rPr>
                  <w:rFonts w:ascii="Cambria Math" w:hAnsi="Cambria Math"/>
                </w:rPr>
              </w:ins>
            </m:ctrlPr>
          </m:sub>
        </m:sSub>
      </m:oMath>
      <w:r>
        <w:rPr>
          <w:rFonts w:hint="eastAsia" w:eastAsia="宋体" w:cs="宋体"/>
          <w:snapToGrid/>
          <w:spacing w:val="0"/>
          <w:kern w:val="0"/>
          <w:sz w:val="21"/>
          <w:szCs w:val="21"/>
        </w:rPr>
        <w:t>代表了学习者对知识点的掌握程度，</w:t>
      </w:r>
      <m:oMath>
        <m:sSub>
          <m:sSubPr>
            <m:ctrlPr>
              <w:ins w:id="742" w:author="Somomgbeom" w:date="2025-09-01T22:17:00Z">
                <w:rPr>
                  <w:rFonts w:ascii="Cambria Math" w:hAnsi="Cambria Math"/>
                </w:rPr>
              </w:ins>
            </m:ctrlPr>
          </m:sSubPr>
          <m:e>
            <w:ins w:id="743" w:author="Somomgbeom" w:date="2025-09-01T22:17:00Z">
              <m:r>
                <m:rPr/>
                <w:rPr>
                  <w:rFonts w:ascii="Cambria Math" w:hAnsi="Cambria Math"/>
                </w:rPr>
                <m:t>q</m:t>
              </m:r>
            </w:ins>
            <m:ctrlPr>
              <w:ins w:id="744" w:author="Somomgbeom" w:date="2025-09-01T22:17:00Z">
                <w:rPr>
                  <w:rFonts w:ascii="Cambria Math" w:hAnsi="Cambria Math"/>
                </w:rPr>
              </w:ins>
            </m:ctrlPr>
          </m:e>
          <m:sub>
            <w:ins w:id="745" w:author="Somomgbeom" w:date="2025-09-01T22:17:00Z">
              <m:r>
                <m:rPr>
                  <m:nor/>
                  <m:sty m:val="p"/>
                </m:rPr>
                <w:rPr>
                  <w:rFonts w:ascii="Cambria Math" w:hAnsi="Cambria Math"/>
                  <w:b w:val="0"/>
                  <w:i w:val="0"/>
                </w:rPr>
                <m:t>emb</m:t>
              </m:r>
            </w:ins>
            <m:ctrlPr>
              <w:ins w:id="746" w:author="Somomgbeom" w:date="2025-09-01T22:17:00Z">
                <w:rPr>
                  <w:rFonts w:ascii="Cambria Math" w:hAnsi="Cambria Math"/>
                </w:rPr>
              </w:ins>
            </m:ctrlPr>
          </m:sub>
        </m:sSub>
      </m:oMath>
      <w:r>
        <w:rPr>
          <w:rFonts w:hint="eastAsia" w:eastAsia="宋体" w:cs="宋体"/>
          <w:snapToGrid/>
          <w:spacing w:val="0"/>
          <w:kern w:val="0"/>
          <w:sz w:val="21"/>
          <w:szCs w:val="21"/>
        </w:rPr>
        <w:t>为问题嵌入，</w:t>
      </w:r>
      <m:oMath>
        <m:sSub>
          <m:sSubPr>
            <m:ctrlPr>
              <w:ins w:id="747" w:author="Somomgbeom" w:date="2025-09-01T22:17:00Z">
                <w:rPr>
                  <w:rFonts w:ascii="Cambria Math" w:hAnsi="Cambria Math"/>
                </w:rPr>
              </w:ins>
            </m:ctrlPr>
          </m:sSubPr>
          <m:e>
            <w:ins w:id="748" w:author="Somomgbeom" w:date="2025-09-01T22:17:00Z">
              <m:r>
                <m:rPr/>
                <w:rPr>
                  <w:rFonts w:ascii="Cambria Math" w:hAnsi="Cambria Math"/>
                </w:rPr>
                <m:t>K</m:t>
              </m:r>
            </w:ins>
            <m:ctrlPr>
              <w:ins w:id="749" w:author="Somomgbeom" w:date="2025-09-01T22:17:00Z">
                <w:rPr>
                  <w:rFonts w:ascii="Cambria Math" w:hAnsi="Cambria Math"/>
                </w:rPr>
              </w:ins>
            </m:ctrlPr>
          </m:e>
          <m:sub>
            <w:ins w:id="750" w:author="Somomgbeom" w:date="2025-09-01T22:17:00Z">
              <m:r>
                <m:rPr>
                  <m:nor/>
                  <m:sty m:val="p"/>
                </m:rPr>
                <w:rPr>
                  <w:rFonts w:ascii="Cambria Math" w:hAnsi="Cambria Math"/>
                  <w:b w:val="0"/>
                  <w:i w:val="0"/>
                </w:rPr>
                <m:t>params</m:t>
              </m:r>
            </w:ins>
            <m:ctrlPr>
              <w:ins w:id="751" w:author="Somomgbeom" w:date="2025-09-01T22:17:00Z">
                <w:rPr>
                  <w:rFonts w:ascii="Cambria Math" w:hAnsi="Cambria Math"/>
                </w:rPr>
              </w:ins>
            </m:ctrlPr>
          </m:sub>
        </m:sSub>
      </m:oMath>
      <w:r>
        <w:rPr>
          <w:rFonts w:hint="eastAsia" w:eastAsia="宋体" w:cs="宋体"/>
          <w:snapToGrid/>
          <w:spacing w:val="0"/>
          <w:kern w:val="0"/>
          <w:sz w:val="21"/>
          <w:szCs w:val="21"/>
        </w:rPr>
        <w:t>为知识点的参数向量。</w:t>
      </w:r>
    </w:p>
    <w:p w14:paraId="32429589">
      <w:pPr>
        <w:snapToGrid/>
        <w:spacing w:line="360" w:lineRule="auto"/>
        <w:ind w:firstLine="420" w:firstLineChars="0"/>
        <w:textAlignment w:val="center"/>
        <w:rPr>
          <w:rFonts w:eastAsia="宋体" w:cs="宋体"/>
          <w:snapToGrid/>
          <w:spacing w:val="0"/>
          <w:kern w:val="0"/>
          <w:sz w:val="21"/>
          <w:szCs w:val="21"/>
        </w:rPr>
        <w:pPrChange w:id="752" w:author="hui wan" w:date="2025-12-28T17:14:00Z">
          <w:pPr>
            <w:snapToGrid/>
            <w:spacing w:line="360" w:lineRule="auto"/>
            <w:ind w:firstLine="420" w:firstLineChars="200"/>
            <w:textAlignment w:val="center"/>
          </w:pPr>
        </w:pPrChange>
      </w:pPr>
      <w:r>
        <w:rPr>
          <w:rFonts w:hint="eastAsia" w:eastAsia="宋体" w:cs="宋体"/>
          <w:snapToGrid/>
          <w:spacing w:val="0"/>
          <w:kern w:val="0"/>
          <w:sz w:val="21"/>
          <w:szCs w:val="21"/>
        </w:rPr>
        <w:t>通过</w:t>
      </w:r>
      <w:del w:id="753" w:author="hui wan" w:date="2025-12-28T17:15:00Z">
        <w:r>
          <w:rPr>
            <w:rFonts w:hint="eastAsia" w:eastAsia="宋体" w:cs="宋体"/>
            <w:snapToGrid/>
            <w:spacing w:val="0"/>
            <w:kern w:val="0"/>
            <w:sz w:val="21"/>
            <w:szCs w:val="21"/>
          </w:rPr>
          <w:delText>将</w:delText>
        </w:r>
      </w:del>
      <w:ins w:id="754" w:author="hui wan" w:date="2025-12-28T17:15:00Z">
        <w:r>
          <w:rPr>
            <w:rFonts w:hint="eastAsia" w:eastAsia="宋体" w:cs="宋体"/>
            <w:snapToGrid/>
            <w:spacing w:val="0"/>
            <w:kern w:val="0"/>
            <w:sz w:val="21"/>
            <w:szCs w:val="21"/>
          </w:rPr>
          <w:t>融合</w:t>
        </w:r>
      </w:ins>
      <w:r>
        <w:rPr>
          <w:rFonts w:hint="eastAsia" w:eastAsia="宋体" w:cs="宋体"/>
          <w:snapToGrid/>
          <w:spacing w:val="0"/>
          <w:kern w:val="0"/>
          <w:sz w:val="21"/>
          <w:szCs w:val="21"/>
        </w:rPr>
        <w:t>问题嵌入与知识参数向量</w:t>
      </w:r>
      <w:del w:id="755" w:author="hui wan" w:date="2025-12-28T17:16:00Z">
        <w:r>
          <w:rPr>
            <w:rFonts w:hint="eastAsia" w:eastAsia="宋体" w:cs="宋体"/>
            <w:snapToGrid/>
            <w:spacing w:val="0"/>
            <w:kern w:val="0"/>
            <w:sz w:val="21"/>
            <w:szCs w:val="21"/>
          </w:rPr>
          <w:delText>结合</w:delText>
        </w:r>
      </w:del>
      <w:r>
        <w:rPr>
          <w:rFonts w:hint="eastAsia" w:eastAsia="宋体" w:cs="宋体"/>
          <w:snapToGrid/>
          <w:spacing w:val="0"/>
          <w:kern w:val="0"/>
          <w:sz w:val="21"/>
          <w:szCs w:val="21"/>
        </w:rPr>
        <w:t>，</w:t>
      </w:r>
      <w:ins w:id="756" w:author="hui wan" w:date="2025-12-28T17:16:00Z">
        <w:r>
          <w:rPr>
            <w:rFonts w:hint="eastAsia" w:eastAsia="宋体" w:cs="宋体"/>
            <w:snapToGrid/>
            <w:spacing w:val="0"/>
            <w:kern w:val="0"/>
            <w:sz w:val="21"/>
            <w:szCs w:val="21"/>
          </w:rPr>
          <w:t>模型能够</w:t>
        </w:r>
      </w:ins>
      <w:ins w:id="757" w:author="hui wan" w:date="2025-12-28T17:15:00Z">
        <w:r>
          <w:rPr>
            <w:rFonts w:hint="eastAsia" w:eastAsia="宋体" w:cs="宋体"/>
            <w:snapToGrid/>
            <w:spacing w:val="0"/>
            <w:kern w:val="0"/>
            <w:sz w:val="21"/>
            <w:szCs w:val="21"/>
          </w:rPr>
          <w:t>实现了对</w:t>
        </w:r>
      </w:ins>
      <w:ins w:id="758" w:author="hui wan" w:date="2025-12-28T17:16:00Z">
        <w:r>
          <w:rPr>
            <w:rFonts w:hint="eastAsia" w:eastAsia="宋体" w:cs="宋体"/>
            <w:snapToGrid/>
            <w:spacing w:val="0"/>
            <w:kern w:val="0"/>
            <w:sz w:val="21"/>
            <w:szCs w:val="21"/>
          </w:rPr>
          <w:t>学习者</w:t>
        </w:r>
      </w:ins>
      <w:r>
        <w:rPr>
          <w:rFonts w:hint="eastAsia" w:eastAsia="宋体" w:cs="宋体"/>
          <w:snapToGrid/>
          <w:spacing w:val="0"/>
          <w:kern w:val="0"/>
          <w:sz w:val="21"/>
          <w:szCs w:val="21"/>
        </w:rPr>
        <w:t>知识点掌握情况</w:t>
      </w:r>
      <w:ins w:id="759" w:author="hui wan" w:date="2025-12-28T17:15:00Z">
        <w:r>
          <w:rPr>
            <w:rFonts w:hint="eastAsia" w:eastAsia="宋体" w:cs="宋体"/>
            <w:snapToGrid/>
            <w:spacing w:val="0"/>
            <w:kern w:val="0"/>
            <w:sz w:val="21"/>
            <w:szCs w:val="21"/>
          </w:rPr>
          <w:t>的</w:t>
        </w:r>
      </w:ins>
      <w:del w:id="760" w:author="hui wan" w:date="2025-12-28T17:15:00Z">
        <w:r>
          <w:rPr>
            <w:rFonts w:hint="eastAsia" w:eastAsia="宋体" w:cs="宋体"/>
            <w:snapToGrid/>
            <w:spacing w:val="0"/>
            <w:kern w:val="0"/>
            <w:sz w:val="21"/>
            <w:szCs w:val="21"/>
          </w:rPr>
          <w:delText>得到了</w:delText>
        </w:r>
      </w:del>
      <w:r>
        <w:rPr>
          <w:rFonts w:hint="eastAsia" w:eastAsia="宋体" w:cs="宋体"/>
          <w:snapToGrid/>
          <w:spacing w:val="0"/>
          <w:kern w:val="0"/>
          <w:sz w:val="21"/>
          <w:szCs w:val="21"/>
        </w:rPr>
        <w:t>全面</w:t>
      </w:r>
      <w:del w:id="761" w:author="hui wan" w:date="2025-12-28T17:15:00Z">
        <w:r>
          <w:rPr>
            <w:rFonts w:hint="eastAsia" w:eastAsia="宋体" w:cs="宋体"/>
            <w:snapToGrid/>
            <w:spacing w:val="0"/>
            <w:kern w:val="0"/>
            <w:sz w:val="21"/>
            <w:szCs w:val="21"/>
          </w:rPr>
          <w:delText>的</w:delText>
        </w:r>
      </w:del>
      <w:r>
        <w:rPr>
          <w:rFonts w:hint="eastAsia" w:eastAsia="宋体" w:cs="宋体"/>
          <w:snapToGrid/>
          <w:spacing w:val="0"/>
          <w:kern w:val="0"/>
          <w:sz w:val="21"/>
          <w:szCs w:val="21"/>
        </w:rPr>
        <w:t>建模。</w:t>
      </w:r>
    </w:p>
    <w:p w14:paraId="3F6F86E1">
      <w:pPr>
        <w:snapToGrid/>
        <w:spacing w:line="360" w:lineRule="auto"/>
        <w:ind w:firstLine="420" w:firstLineChars="200"/>
        <w:textAlignment w:val="center"/>
        <w:rPr>
          <w:rFonts w:eastAsia="宋体" w:cs="宋体"/>
          <w:snapToGrid/>
          <w:spacing w:val="0"/>
          <w:kern w:val="0"/>
          <w:sz w:val="21"/>
          <w:szCs w:val="21"/>
        </w:rPr>
      </w:pPr>
      <w:del w:id="762" w:author="hui wan" w:date="2025-12-28T17:15:00Z">
        <w:r>
          <w:rPr>
            <w:rFonts w:hint="eastAsia" w:eastAsia="宋体" w:cs="宋体"/>
            <w:snapToGrid/>
            <w:spacing w:val="0"/>
            <w:kern w:val="0"/>
            <w:sz w:val="21"/>
            <w:szCs w:val="21"/>
          </w:rPr>
          <w:delText>最终，</w:delText>
        </w:r>
      </w:del>
      <w:r>
        <w:rPr>
          <w:rFonts w:hint="eastAsia" w:eastAsia="宋体" w:cs="宋体"/>
          <w:snapToGrid/>
          <w:spacing w:val="0"/>
          <w:kern w:val="0"/>
          <w:sz w:val="21"/>
          <w:szCs w:val="21"/>
        </w:rPr>
        <w:t>问题</w:t>
      </w:r>
      <w:ins w:id="763" w:author="hui wan" w:date="2025-12-28T17:16:00Z">
        <w:r>
          <w:rPr>
            <w:rFonts w:hint="eastAsia" w:eastAsia="宋体" w:cs="宋体"/>
            <w:snapToGrid/>
            <w:spacing w:val="0"/>
            <w:kern w:val="0"/>
            <w:sz w:val="21"/>
            <w:szCs w:val="21"/>
          </w:rPr>
          <w:t>与得分嵌入的</w:t>
        </w:r>
      </w:ins>
      <w:del w:id="764" w:author="hui wan" w:date="2025-12-28T17:16:00Z">
        <w:r>
          <w:rPr>
            <w:rFonts w:hint="eastAsia" w:eastAsia="宋体" w:cs="宋体"/>
            <w:snapToGrid/>
            <w:spacing w:val="0"/>
            <w:kern w:val="0"/>
            <w:sz w:val="21"/>
            <w:szCs w:val="21"/>
          </w:rPr>
          <w:delText>层的掌握</w:delText>
        </w:r>
      </w:del>
      <w:r>
        <w:rPr>
          <w:rFonts w:hint="eastAsia" w:eastAsia="宋体" w:cs="宋体"/>
          <w:snapToGrid/>
          <w:spacing w:val="0"/>
          <w:kern w:val="0"/>
          <w:sz w:val="21"/>
          <w:szCs w:val="21"/>
        </w:rPr>
        <w:t>表示</w:t>
      </w:r>
      <m:oMath>
        <m:sSub>
          <m:sSubPr>
            <m:ctrlPr>
              <w:ins w:id="765" w:author="Somomgbeom" w:date="2025-09-01T22:18:00Z">
                <w:rPr>
                  <w:rFonts w:ascii="Cambria Math" w:hAnsi="Cambria Math"/>
                </w:rPr>
              </w:ins>
            </m:ctrlPr>
          </m:sSubPr>
          <m:e>
            <w:ins w:id="766" w:author="Somomgbeom" w:date="2025-09-01T22:18:00Z">
              <m:r>
                <m:rPr>
                  <m:sty m:val="p"/>
                </m:rPr>
                <w:rPr>
                  <w:rFonts w:hint="eastAsia" w:ascii="Cambria Math" w:hAnsi="Cambria Math"/>
                </w:rPr>
                <m:t>s</m:t>
              </m:r>
            </w:ins>
            <m:ctrlPr>
              <w:ins w:id="767" w:author="Somomgbeom" w:date="2025-09-01T22:18:00Z">
                <w:rPr>
                  <w:rFonts w:ascii="Cambria Math" w:hAnsi="Cambria Math"/>
                </w:rPr>
              </w:ins>
            </m:ctrlPr>
          </m:e>
          <m:sub>
            <w:ins w:id="768" w:author="Somomgbeom" w:date="2025-09-01T22:18:00Z">
              <m:r>
                <m:rPr>
                  <m:sty m:val="p"/>
                </m:rPr>
                <w:rPr>
                  <w:rFonts w:ascii="Cambria Math" w:hAnsi="Cambria Math"/>
                </w:rPr>
                <m:t>emb</m:t>
              </m:r>
            </w:ins>
            <m:ctrlPr>
              <w:ins w:id="769" w:author="Somomgbeom" w:date="2025-09-01T22:18:00Z">
                <w:rPr>
                  <w:rFonts w:ascii="Cambria Math" w:hAnsi="Cambria Math"/>
                </w:rPr>
              </w:ins>
            </m:ctrlPr>
          </m:sub>
        </m:sSub>
      </m:oMath>
      <w:r>
        <w:rPr>
          <w:rFonts w:hint="eastAsia" w:eastAsia="宋体" w:cs="宋体"/>
          <w:snapToGrid/>
          <w:spacing w:val="0"/>
          <w:kern w:val="0"/>
          <w:sz w:val="21"/>
          <w:szCs w:val="21"/>
        </w:rPr>
        <w:t>和</w:t>
      </w:r>
      <w:ins w:id="770" w:author="hui wan" w:date="2025-12-28T17:17:00Z">
        <w:r>
          <w:rPr>
            <w:rFonts w:hint="eastAsia" w:eastAsia="宋体" w:cs="宋体"/>
            <w:snapToGrid/>
            <w:spacing w:val="0"/>
            <w:kern w:val="0"/>
            <w:sz w:val="21"/>
            <w:szCs w:val="21"/>
          </w:rPr>
          <w:t>学习者对</w:t>
        </w:r>
      </w:ins>
      <w:r>
        <w:rPr>
          <w:rFonts w:hint="eastAsia" w:eastAsia="宋体" w:cs="宋体"/>
          <w:snapToGrid/>
          <w:spacing w:val="0"/>
          <w:kern w:val="0"/>
          <w:sz w:val="21"/>
          <w:szCs w:val="21"/>
        </w:rPr>
        <w:t>知识</w:t>
      </w:r>
      <w:ins w:id="771" w:author="hui wan" w:date="2025-12-28T17:17:00Z">
        <w:r>
          <w:rPr>
            <w:rFonts w:hint="eastAsia" w:eastAsia="宋体" w:cs="宋体"/>
            <w:snapToGrid/>
            <w:spacing w:val="0"/>
            <w:kern w:val="0"/>
            <w:sz w:val="21"/>
            <w:szCs w:val="21"/>
          </w:rPr>
          <w:t>点</w:t>
        </w:r>
      </w:ins>
      <w:del w:id="772" w:author="hui wan" w:date="2025-12-28T17:17:00Z">
        <w:r>
          <w:rPr>
            <w:rFonts w:hint="eastAsia" w:eastAsia="宋体" w:cs="宋体"/>
            <w:snapToGrid/>
            <w:spacing w:val="0"/>
            <w:kern w:val="0"/>
            <w:sz w:val="21"/>
            <w:szCs w:val="21"/>
          </w:rPr>
          <w:delText>层</w:delText>
        </w:r>
      </w:del>
      <w:r>
        <w:rPr>
          <w:rFonts w:hint="eastAsia" w:eastAsia="宋体" w:cs="宋体"/>
          <w:snapToGrid/>
          <w:spacing w:val="0"/>
          <w:kern w:val="0"/>
          <w:sz w:val="21"/>
          <w:szCs w:val="21"/>
        </w:rPr>
        <w:t>的掌握</w:t>
      </w:r>
      <w:ins w:id="773" w:author="hui wan" w:date="2025-12-28T17:17:00Z">
        <w:r>
          <w:rPr>
            <w:rFonts w:hint="eastAsia" w:eastAsia="宋体" w:cs="宋体"/>
            <w:snapToGrid/>
            <w:spacing w:val="0"/>
            <w:kern w:val="0"/>
            <w:sz w:val="21"/>
            <w:szCs w:val="21"/>
          </w:rPr>
          <w:t>程度</w:t>
        </w:r>
      </w:ins>
      <w:r>
        <w:rPr>
          <w:rFonts w:hint="eastAsia" w:eastAsia="宋体" w:cs="宋体"/>
          <w:snapToGrid/>
          <w:spacing w:val="0"/>
          <w:kern w:val="0"/>
          <w:sz w:val="21"/>
          <w:szCs w:val="21"/>
        </w:rPr>
        <w:t>表示</w:t>
      </w:r>
      <m:oMath>
        <m:sSub>
          <m:sSubPr>
            <m:ctrlPr>
              <w:ins w:id="774" w:author="Somomgbeom" w:date="2025-09-01T22:18:00Z">
                <w:rPr>
                  <w:rFonts w:ascii="Cambria Math" w:hAnsi="Cambria Math"/>
                </w:rPr>
              </w:ins>
            </m:ctrlPr>
          </m:sSubPr>
          <m:e>
            <w:ins w:id="775" w:author="Somomgbeom" w:date="2025-09-01T22:18:00Z">
              <m:r>
                <m:rPr/>
                <w:rPr>
                  <w:rFonts w:ascii="Cambria Math" w:hAnsi="Cambria Math"/>
                </w:rPr>
                <m:t>Z</m:t>
              </m:r>
            </w:ins>
            <m:ctrlPr>
              <w:ins w:id="776" w:author="Somomgbeom" w:date="2025-09-01T22:18:00Z">
                <w:rPr>
                  <w:rFonts w:ascii="Cambria Math" w:hAnsi="Cambria Math"/>
                </w:rPr>
              </w:ins>
            </m:ctrlPr>
          </m:e>
          <m:sub>
            <w:ins w:id="777" w:author="Somomgbeom" w:date="2025-09-01T22:18:00Z">
              <m:r>
                <m:rPr>
                  <m:nor/>
                  <m:sty m:val="p"/>
                </m:rPr>
                <w:rPr>
                  <w:rFonts w:ascii="Cambria Math" w:hAnsi="Cambria Math"/>
                  <w:b w:val="0"/>
                  <w:i w:val="0"/>
                </w:rPr>
                <m:t>knowledge</m:t>
              </m:r>
            </w:ins>
            <m:ctrlPr>
              <w:ins w:id="778" w:author="Somomgbeom" w:date="2025-09-01T22:18:00Z">
                <w:rPr>
                  <w:rFonts w:ascii="Cambria Math" w:hAnsi="Cambria Math"/>
                </w:rPr>
              </w:ins>
            </m:ctrlPr>
          </m:sub>
        </m:sSub>
      </m:oMath>
      <w:r>
        <w:rPr>
          <w:rFonts w:hint="eastAsia" w:eastAsia="宋体" w:cs="宋体"/>
          <w:snapToGrid/>
          <w:spacing w:val="0"/>
          <w:kern w:val="0"/>
          <w:sz w:val="21"/>
          <w:szCs w:val="21"/>
        </w:rPr>
        <w:t>共同作为后续模块的输入，用于生成</w:t>
      </w:r>
      <w:ins w:id="779" w:author="hui wan" w:date="2025-12-28T17:17:00Z">
        <w:r>
          <w:rPr>
            <w:rFonts w:hint="eastAsia" w:eastAsia="宋体" w:cs="宋体"/>
            <w:snapToGrid/>
            <w:spacing w:val="0"/>
            <w:kern w:val="0"/>
            <w:sz w:val="21"/>
            <w:szCs w:val="21"/>
          </w:rPr>
          <w:t>针对</w:t>
        </w:r>
      </w:ins>
      <w:r>
        <w:rPr>
          <w:rFonts w:hint="eastAsia" w:eastAsia="宋体" w:cs="宋体"/>
          <w:snapToGrid/>
          <w:spacing w:val="0"/>
          <w:kern w:val="0"/>
          <w:sz w:val="21"/>
          <w:szCs w:val="21"/>
        </w:rPr>
        <w:t>学习者</w:t>
      </w:r>
      <w:ins w:id="780" w:author="hui wan" w:date="2025-12-28T17:17:00Z">
        <w:r>
          <w:rPr>
            <w:rFonts w:hint="eastAsia" w:eastAsia="宋体" w:cs="宋体"/>
            <w:snapToGrid/>
            <w:spacing w:val="0"/>
            <w:kern w:val="0"/>
            <w:sz w:val="21"/>
            <w:szCs w:val="21"/>
          </w:rPr>
          <w:t>下一答题行为</w:t>
        </w:r>
      </w:ins>
      <w:r>
        <w:rPr>
          <w:rFonts w:hint="eastAsia" w:eastAsia="宋体" w:cs="宋体"/>
          <w:snapToGrid/>
          <w:spacing w:val="0"/>
          <w:kern w:val="0"/>
          <w:sz w:val="21"/>
          <w:szCs w:val="21"/>
        </w:rPr>
        <w:t>的预测结果。</w:t>
      </w:r>
      <w:ins w:id="781" w:author="hui wan" w:date="2025-12-28T17:17:00Z">
        <w:r>
          <w:rPr>
            <w:rFonts w:hint="eastAsia" w:eastAsia="宋体" w:cs="宋体"/>
            <w:snapToGrid/>
            <w:spacing w:val="0"/>
            <w:kern w:val="0"/>
            <w:sz w:val="21"/>
            <w:szCs w:val="21"/>
          </w:rPr>
          <w:t>该</w:t>
        </w:r>
      </w:ins>
      <w:r>
        <w:rPr>
          <w:rFonts w:hint="eastAsia" w:eastAsia="宋体" w:cs="宋体"/>
          <w:snapToGrid/>
          <w:spacing w:val="0"/>
          <w:kern w:val="0"/>
          <w:sz w:val="21"/>
          <w:szCs w:val="21"/>
        </w:rPr>
        <w:t>问题与知识嵌入模块</w:t>
      </w:r>
      <w:del w:id="782" w:author="hui wan" w:date="2025-12-28T17:18:00Z">
        <w:r>
          <w:rPr>
            <w:rFonts w:hint="eastAsia" w:eastAsia="宋体" w:cs="宋体"/>
            <w:snapToGrid/>
            <w:spacing w:val="0"/>
            <w:kern w:val="0"/>
            <w:sz w:val="21"/>
            <w:szCs w:val="21"/>
          </w:rPr>
          <w:delText>通过</w:delText>
        </w:r>
      </w:del>
      <w:ins w:id="783" w:author="hui wan" w:date="2025-12-28T17:18:00Z">
        <w:r>
          <w:rPr>
            <w:rFonts w:hint="eastAsia" w:eastAsia="宋体" w:cs="宋体"/>
            <w:snapToGrid/>
            <w:spacing w:val="0"/>
            <w:kern w:val="0"/>
            <w:sz w:val="21"/>
            <w:szCs w:val="21"/>
          </w:rPr>
          <w:t>借助</w:t>
        </w:r>
      </w:ins>
      <w:r>
        <w:rPr>
          <w:rFonts w:hint="eastAsia" w:eastAsia="宋体" w:cs="宋体"/>
          <w:snapToGrid/>
          <w:spacing w:val="0"/>
          <w:kern w:val="0"/>
          <w:sz w:val="21"/>
          <w:szCs w:val="21"/>
        </w:rPr>
        <w:t>上述两个部分紧密结合，全面捕捉学习者对问题和知识点的掌握情况。</w:t>
      </w:r>
    </w:p>
    <w:p w14:paraId="349644F9">
      <w:pPr>
        <w:pStyle w:val="2"/>
        <w:spacing w:before="0" w:after="0" w:line="360" w:lineRule="auto"/>
        <w:rPr>
          <w:rFonts w:ascii="Times New Roman" w:hAnsi="Times New Roman" w:eastAsia="宋体"/>
          <w:sz w:val="21"/>
          <w:szCs w:val="21"/>
        </w:rPr>
      </w:pPr>
      <w:del w:id="784" w:author="hui wan" w:date="2025-12-28T08:48:00Z">
        <w:r>
          <w:rPr>
            <w:rFonts w:hint="eastAsia" w:ascii="Times New Roman" w:hAnsi="Times New Roman" w:eastAsia="宋体"/>
            <w:sz w:val="21"/>
            <w:szCs w:val="21"/>
          </w:rPr>
          <w:delText>3</w:delText>
        </w:r>
      </w:del>
      <w:ins w:id="785" w:author="hui wan" w:date="2025-12-28T08:48:00Z">
        <w:r>
          <w:rPr>
            <w:rFonts w:hint="eastAsia" w:ascii="Times New Roman" w:hAnsi="Times New Roman" w:eastAsia="宋体"/>
            <w:sz w:val="21"/>
            <w:szCs w:val="21"/>
          </w:rPr>
          <w:t>2</w:t>
        </w:r>
      </w:ins>
      <w:r>
        <w:rPr>
          <w:rFonts w:hint="eastAsia" w:ascii="Times New Roman" w:hAnsi="Times New Roman" w:eastAsia="宋体"/>
          <w:sz w:val="21"/>
          <w:szCs w:val="21"/>
        </w:rPr>
        <w:t>.</w:t>
      </w:r>
      <w:ins w:id="786" w:author="Somomgbeom" w:date="2025-10-12T20:47:00Z">
        <w:r>
          <w:rPr>
            <w:rFonts w:hint="eastAsia" w:ascii="Times New Roman" w:hAnsi="Times New Roman" w:eastAsia="宋体"/>
            <w:sz w:val="21"/>
            <w:szCs w:val="21"/>
          </w:rPr>
          <w:t>2</w:t>
        </w:r>
      </w:ins>
      <w:r>
        <w:rPr>
          <w:rFonts w:hint="eastAsia" w:ascii="Times New Roman" w:hAnsi="Times New Roman" w:eastAsia="宋体"/>
          <w:sz w:val="21"/>
          <w:szCs w:val="21"/>
        </w:rPr>
        <w:t xml:space="preserve"> 稀疏注意力机制</w:t>
      </w:r>
    </w:p>
    <w:p w14:paraId="03E0D921">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注意力机制是SATKT模型中的核心</w:t>
      </w:r>
      <w:ins w:id="787" w:author="hui wan" w:date="2025-12-28T17:19:00Z">
        <w:r>
          <w:rPr>
            <w:rFonts w:hint="eastAsia" w:eastAsia="宋体" w:cs="宋体"/>
            <w:snapToGrid/>
            <w:spacing w:val="0"/>
            <w:kern w:val="0"/>
            <w:sz w:val="21"/>
            <w:szCs w:val="21"/>
          </w:rPr>
          <w:t>组成</w:t>
        </w:r>
      </w:ins>
      <w:r>
        <w:rPr>
          <w:rFonts w:hint="eastAsia" w:eastAsia="宋体" w:cs="宋体"/>
          <w:snapToGrid/>
          <w:spacing w:val="0"/>
          <w:kern w:val="0"/>
          <w:sz w:val="21"/>
          <w:szCs w:val="21"/>
        </w:rPr>
        <w:t>部分，</w:t>
      </w:r>
      <w:del w:id="788" w:author="hui wan" w:date="2025-12-28T17:19:00Z">
        <w:r>
          <w:rPr>
            <w:rFonts w:hint="eastAsia" w:eastAsia="宋体" w:cs="宋体"/>
            <w:snapToGrid/>
            <w:spacing w:val="0"/>
            <w:kern w:val="0"/>
            <w:sz w:val="21"/>
            <w:szCs w:val="21"/>
          </w:rPr>
          <w:delText>它</w:delText>
        </w:r>
      </w:del>
      <w:r>
        <w:rPr>
          <w:rFonts w:hint="eastAsia" w:eastAsia="宋体" w:cs="宋体"/>
          <w:snapToGrid/>
          <w:spacing w:val="0"/>
          <w:kern w:val="0"/>
          <w:sz w:val="21"/>
          <w:szCs w:val="21"/>
        </w:rPr>
        <w:t>能够有效地捕捉序列数据中的依赖关系。模型中的多头自注意力机制通过计算查询（Query）、键（Key）和值（Value）之间的相似性来获得注意力得分，从而对输入序列进行加权求和，</w:t>
      </w:r>
      <w:ins w:id="789" w:author="hui wan" w:date="2025-12-28T17:19:00Z">
        <w:r>
          <w:rPr>
            <w:rFonts w:hint="eastAsia" w:eastAsia="宋体" w:cs="宋体"/>
            <w:snapToGrid/>
            <w:spacing w:val="0"/>
            <w:kern w:val="0"/>
            <w:sz w:val="21"/>
            <w:szCs w:val="21"/>
          </w:rPr>
          <w:t>以</w:t>
        </w:r>
      </w:ins>
      <w:r>
        <w:rPr>
          <w:rFonts w:hint="eastAsia" w:eastAsia="宋体" w:cs="宋体"/>
          <w:snapToGrid/>
          <w:spacing w:val="0"/>
          <w:kern w:val="0"/>
          <w:sz w:val="21"/>
          <w:szCs w:val="21"/>
        </w:rPr>
        <w:t>捕捉不同位置之间的相关性。</w:t>
      </w:r>
    </w:p>
    <w:p w14:paraId="63F68434">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多头注意力机制</w:t>
      </w:r>
      <w:del w:id="790" w:author="hui wan" w:date="2025-12-28T17:19:00Z">
        <w:r>
          <w:rPr>
            <w:rFonts w:hint="eastAsia" w:eastAsia="宋体" w:cs="宋体"/>
            <w:snapToGrid/>
            <w:spacing w:val="0"/>
            <w:kern w:val="0"/>
            <w:sz w:val="21"/>
            <w:szCs w:val="21"/>
          </w:rPr>
          <w:delText>通过</w:delText>
        </w:r>
      </w:del>
      <w:r>
        <w:rPr>
          <w:rFonts w:hint="eastAsia" w:eastAsia="宋体" w:cs="宋体"/>
          <w:snapToGrid/>
          <w:spacing w:val="0"/>
          <w:kern w:val="0"/>
          <w:sz w:val="21"/>
          <w:szCs w:val="21"/>
        </w:rPr>
        <w:t>并行计算多个注意力头的结果并进行拼接，</w:t>
      </w:r>
      <w:del w:id="791" w:author="hui wan" w:date="2025-12-28T17:20:00Z">
        <w:r>
          <w:rPr>
            <w:rFonts w:hint="eastAsia" w:eastAsia="宋体" w:cs="宋体"/>
            <w:snapToGrid/>
            <w:spacing w:val="0"/>
            <w:kern w:val="0"/>
            <w:sz w:val="21"/>
            <w:szCs w:val="21"/>
          </w:rPr>
          <w:delText>通过这一过程，</w:delText>
        </w:r>
      </w:del>
      <w:ins w:id="792" w:author="hui wan" w:date="2025-12-28T17:20:00Z">
        <w:r>
          <w:rPr>
            <w:rFonts w:hint="eastAsia" w:eastAsia="宋体" w:cs="宋体"/>
            <w:snapToGrid/>
            <w:spacing w:val="0"/>
            <w:kern w:val="0"/>
            <w:sz w:val="21"/>
            <w:szCs w:val="21"/>
          </w:rPr>
          <w:t>使</w:t>
        </w:r>
      </w:ins>
      <w:r>
        <w:rPr>
          <w:rFonts w:hint="eastAsia" w:eastAsia="宋体" w:cs="宋体"/>
          <w:snapToGrid/>
          <w:spacing w:val="0"/>
          <w:kern w:val="0"/>
          <w:sz w:val="21"/>
          <w:szCs w:val="21"/>
        </w:rPr>
        <w:t>模型</w:t>
      </w:r>
      <w:del w:id="793" w:author="hui wan" w:date="2025-12-28T17:20:00Z">
        <w:r>
          <w:rPr>
            <w:rFonts w:hint="eastAsia" w:eastAsia="宋体" w:cs="宋体"/>
            <w:snapToGrid/>
            <w:spacing w:val="0"/>
            <w:kern w:val="0"/>
            <w:sz w:val="21"/>
            <w:szCs w:val="21"/>
          </w:rPr>
          <w:delText>可以</w:delText>
        </w:r>
      </w:del>
      <w:r>
        <w:rPr>
          <w:rFonts w:hint="eastAsia" w:eastAsia="宋体" w:cs="宋体"/>
          <w:snapToGrid/>
          <w:spacing w:val="0"/>
          <w:kern w:val="0"/>
          <w:sz w:val="21"/>
          <w:szCs w:val="21"/>
        </w:rPr>
        <w:t>在每个时间步</w:t>
      </w:r>
      <w:ins w:id="794" w:author="hui wan" w:date="2025-12-28T17:20:00Z">
        <w:r>
          <w:rPr>
            <w:rFonts w:hint="eastAsia" w:eastAsia="宋体" w:cs="宋体"/>
            <w:snapToGrid/>
            <w:spacing w:val="0"/>
            <w:kern w:val="0"/>
            <w:sz w:val="21"/>
            <w:szCs w:val="21"/>
          </w:rPr>
          <w:t>能够</w:t>
        </w:r>
      </w:ins>
      <w:r>
        <w:rPr>
          <w:rFonts w:hint="eastAsia" w:eastAsia="宋体" w:cs="宋体"/>
          <w:snapToGrid/>
          <w:spacing w:val="0"/>
          <w:kern w:val="0"/>
          <w:sz w:val="21"/>
          <w:szCs w:val="21"/>
        </w:rPr>
        <w:t>计算其与</w:t>
      </w:r>
      <w:ins w:id="795" w:author="hui wan" w:date="2025-12-28T17:20:00Z">
        <w:r>
          <w:rPr>
            <w:rFonts w:hint="eastAsia" w:eastAsia="宋体" w:cs="宋体"/>
            <w:snapToGrid/>
            <w:spacing w:val="0"/>
            <w:kern w:val="0"/>
            <w:sz w:val="21"/>
            <w:szCs w:val="21"/>
          </w:rPr>
          <w:t>序列中</w:t>
        </w:r>
      </w:ins>
      <w:del w:id="796" w:author="hui wan" w:date="2025-12-28T17:20:00Z">
        <w:r>
          <w:rPr>
            <w:rFonts w:hint="eastAsia" w:eastAsia="宋体" w:cs="宋体"/>
            <w:snapToGrid/>
            <w:spacing w:val="0"/>
            <w:kern w:val="0"/>
            <w:sz w:val="21"/>
            <w:szCs w:val="21"/>
          </w:rPr>
          <w:delText>其他</w:delText>
        </w:r>
      </w:del>
      <w:r>
        <w:rPr>
          <w:rFonts w:hint="eastAsia" w:eastAsia="宋体" w:cs="宋体"/>
          <w:snapToGrid/>
          <w:spacing w:val="0"/>
          <w:kern w:val="0"/>
          <w:sz w:val="21"/>
          <w:szCs w:val="21"/>
        </w:rPr>
        <w:t>所有</w:t>
      </w:r>
      <w:ins w:id="797" w:author="hui wan" w:date="2025-12-28T17:20:00Z">
        <w:r>
          <w:rPr>
            <w:rFonts w:hint="eastAsia" w:eastAsia="宋体" w:cs="宋体"/>
            <w:snapToGrid/>
            <w:spacing w:val="0"/>
            <w:kern w:val="0"/>
            <w:sz w:val="21"/>
            <w:szCs w:val="21"/>
          </w:rPr>
          <w:t>其他</w:t>
        </w:r>
      </w:ins>
      <w:r>
        <w:rPr>
          <w:rFonts w:hint="eastAsia" w:eastAsia="宋体" w:cs="宋体"/>
          <w:snapToGrid/>
          <w:spacing w:val="0"/>
          <w:kern w:val="0"/>
          <w:sz w:val="21"/>
          <w:szCs w:val="21"/>
        </w:rPr>
        <w:t>时间步的注意力权重，从而</w:t>
      </w:r>
      <w:ins w:id="798" w:author="hui wan" w:date="2025-12-28T17:20:00Z">
        <w:r>
          <w:rPr>
            <w:rFonts w:hint="eastAsia" w:eastAsia="宋体" w:cs="宋体"/>
            <w:snapToGrid/>
            <w:spacing w:val="0"/>
            <w:kern w:val="0"/>
            <w:sz w:val="21"/>
            <w:szCs w:val="21"/>
          </w:rPr>
          <w:t>实现跨步</w:t>
        </w:r>
      </w:ins>
      <w:del w:id="799" w:author="hui wan" w:date="2025-12-28T17:20:00Z">
        <w:r>
          <w:rPr>
            <w:rFonts w:hint="eastAsia" w:eastAsia="宋体" w:cs="宋体"/>
            <w:snapToGrid/>
            <w:spacing w:val="0"/>
            <w:kern w:val="0"/>
            <w:sz w:val="21"/>
            <w:szCs w:val="21"/>
          </w:rPr>
          <w:delText>进行</w:delText>
        </w:r>
      </w:del>
      <w:r>
        <w:rPr>
          <w:rFonts w:hint="eastAsia" w:eastAsia="宋体" w:cs="宋体"/>
          <w:snapToGrid/>
          <w:spacing w:val="0"/>
          <w:kern w:val="0"/>
          <w:sz w:val="21"/>
          <w:szCs w:val="21"/>
        </w:rPr>
        <w:t>信息聚合，</w:t>
      </w:r>
      <w:ins w:id="800" w:author="hui wan" w:date="2025-12-28T17:20:00Z">
        <w:r>
          <w:rPr>
            <w:rFonts w:hint="eastAsia" w:eastAsia="宋体" w:cs="宋体"/>
            <w:snapToGrid/>
            <w:spacing w:val="0"/>
            <w:kern w:val="0"/>
            <w:sz w:val="21"/>
            <w:szCs w:val="21"/>
          </w:rPr>
          <w:t>更好地</w:t>
        </w:r>
      </w:ins>
      <w:r>
        <w:rPr>
          <w:rFonts w:hint="eastAsia" w:eastAsia="宋体" w:cs="宋体"/>
          <w:snapToGrid/>
          <w:spacing w:val="0"/>
          <w:kern w:val="0"/>
          <w:sz w:val="21"/>
          <w:szCs w:val="21"/>
        </w:rPr>
        <w:t>捕捉序列中不同位置间的依赖关系。</w:t>
      </w:r>
    </w:p>
    <w:p w14:paraId="033AA818">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为</w:t>
      </w:r>
      <w:ins w:id="801" w:author="hui wan" w:date="2025-12-28T17:21:00Z">
        <w:r>
          <w:rPr>
            <w:rFonts w:hint="eastAsia" w:eastAsia="宋体" w:cs="宋体"/>
            <w:snapToGrid/>
            <w:spacing w:val="0"/>
            <w:kern w:val="0"/>
            <w:sz w:val="21"/>
            <w:szCs w:val="21"/>
          </w:rPr>
          <w:t>进一步提升长序列建模的</w:t>
        </w:r>
      </w:ins>
      <w:del w:id="802" w:author="hui wan" w:date="2025-12-28T17:21:00Z">
        <w:r>
          <w:rPr>
            <w:rFonts w:hint="eastAsia" w:eastAsia="宋体" w:cs="宋体"/>
            <w:snapToGrid/>
            <w:spacing w:val="0"/>
            <w:kern w:val="0"/>
            <w:sz w:val="21"/>
            <w:szCs w:val="21"/>
          </w:rPr>
          <w:delText>了提高处理</w:delText>
        </w:r>
      </w:del>
      <w:r>
        <w:rPr>
          <w:rFonts w:hint="eastAsia" w:eastAsia="宋体" w:cs="宋体"/>
          <w:snapToGrid/>
          <w:spacing w:val="0"/>
          <w:kern w:val="0"/>
          <w:sz w:val="21"/>
          <w:szCs w:val="21"/>
        </w:rPr>
        <w:t>效率，SATKT在多头注意力机制中引入了稀疏注意力机制</w:t>
      </w:r>
      <w:del w:id="803" w:author="hui wan" w:date="2025-12-28T17:21:00Z">
        <w:r>
          <w:rPr>
            <w:rFonts w:hint="eastAsia" w:eastAsia="宋体" w:cs="宋体"/>
            <w:snapToGrid/>
            <w:spacing w:val="0"/>
            <w:kern w:val="0"/>
            <w:sz w:val="21"/>
            <w:szCs w:val="21"/>
          </w:rPr>
          <w:delText>以应对长序列建模的效率挑战</w:delText>
        </w:r>
      </w:del>
      <w:r>
        <w:rPr>
          <w:rFonts w:hint="eastAsia" w:eastAsia="宋体" w:cs="宋体"/>
          <w:snapToGrid/>
          <w:spacing w:val="0"/>
          <w:kern w:val="0"/>
          <w:sz w:val="21"/>
          <w:szCs w:val="21"/>
        </w:rPr>
        <w:t>。</w:t>
      </w:r>
      <w:ins w:id="804" w:author="hui wan" w:date="2025-12-28T17:21:00Z">
        <w:r>
          <w:rPr>
            <w:rFonts w:hint="eastAsia" w:eastAsia="宋体" w:cs="宋体"/>
            <w:snapToGrid/>
            <w:spacing w:val="0"/>
            <w:kern w:val="0"/>
            <w:sz w:val="21"/>
            <w:szCs w:val="21"/>
          </w:rPr>
          <w:t>该机制</w:t>
        </w:r>
      </w:ins>
      <w:r>
        <w:rPr>
          <w:rFonts w:hint="eastAsia" w:eastAsia="宋体" w:cs="宋体"/>
          <w:snapToGrid/>
          <w:spacing w:val="0"/>
          <w:kern w:val="0"/>
          <w:sz w:val="21"/>
          <w:szCs w:val="21"/>
        </w:rPr>
        <w:t>通过稀疏化处理，</w:t>
      </w:r>
      <w:del w:id="805" w:author="hui wan" w:date="2025-12-28T17:21:00Z">
        <w:r>
          <w:rPr>
            <w:rFonts w:hint="eastAsia" w:eastAsia="宋体" w:cs="宋体"/>
            <w:snapToGrid/>
            <w:spacing w:val="0"/>
            <w:kern w:val="0"/>
            <w:sz w:val="21"/>
            <w:szCs w:val="21"/>
          </w:rPr>
          <w:delText>稀疏注意力机制</w:delText>
        </w:r>
      </w:del>
      <w:r>
        <w:rPr>
          <w:rFonts w:hint="eastAsia" w:eastAsia="宋体" w:cs="宋体"/>
          <w:snapToGrid/>
          <w:spacing w:val="0"/>
          <w:kern w:val="0"/>
          <w:sz w:val="21"/>
          <w:szCs w:val="21"/>
        </w:rPr>
        <w:t>仅保留</w:t>
      </w:r>
      <w:ins w:id="806" w:author="hui wan" w:date="2025-12-28T17:21:00Z">
        <w:r>
          <w:rPr>
            <w:rFonts w:eastAsia="宋体" w:cs="宋体"/>
            <w:snapToGrid/>
            <w:spacing w:val="0"/>
            <w:kern w:val="0"/>
            <w:sz w:val="21"/>
            <w:szCs w:val="21"/>
          </w:rPr>
          <w:t>每个时间步</w:t>
        </w:r>
      </w:ins>
      <w:r>
        <w:rPr>
          <w:rFonts w:hint="eastAsia" w:eastAsia="宋体" w:cs="宋体"/>
          <w:snapToGrid/>
          <w:spacing w:val="0"/>
          <w:kern w:val="0"/>
          <w:sz w:val="21"/>
          <w:szCs w:val="21"/>
        </w:rPr>
        <w:t>得分最高的部分注意力连接，从而显著减少计算量。</w:t>
      </w:r>
      <w:ins w:id="807" w:author="hui wan" w:date="2025-12-28T17:22:00Z">
        <w:r>
          <w:rPr>
            <w:rFonts w:hint="eastAsia" w:eastAsia="宋体" w:cs="宋体"/>
            <w:snapToGrid/>
            <w:spacing w:val="0"/>
            <w:kern w:val="0"/>
            <w:sz w:val="21"/>
            <w:szCs w:val="21"/>
          </w:rPr>
          <w:t>具体而言，</w:t>
        </w:r>
      </w:ins>
      <w:r>
        <w:rPr>
          <w:rFonts w:hint="eastAsia" w:eastAsia="宋体" w:cs="宋体"/>
          <w:snapToGrid/>
          <w:spacing w:val="0"/>
          <w:kern w:val="0"/>
          <w:sz w:val="21"/>
          <w:szCs w:val="21"/>
        </w:rPr>
        <w:t>稀疏注意力机制会筛选注意力得分，只保留与</w:t>
      </w:r>
      <w:ins w:id="808" w:author="hui wan" w:date="2025-12-28T17:22:00Z">
        <w:r>
          <w:rPr>
            <w:rFonts w:hint="eastAsia" w:eastAsia="宋体" w:cs="宋体"/>
            <w:snapToGrid/>
            <w:spacing w:val="0"/>
            <w:kern w:val="0"/>
            <w:sz w:val="21"/>
            <w:szCs w:val="21"/>
          </w:rPr>
          <w:t>当前</w:t>
        </w:r>
      </w:ins>
      <w:del w:id="809" w:author="hui wan" w:date="2025-12-28T17:22:00Z">
        <w:r>
          <w:rPr>
            <w:rFonts w:hint="eastAsia" w:eastAsia="宋体" w:cs="宋体"/>
            <w:snapToGrid/>
            <w:spacing w:val="0"/>
            <w:kern w:val="0"/>
            <w:sz w:val="21"/>
            <w:szCs w:val="21"/>
          </w:rPr>
          <w:delText>每个</w:delText>
        </w:r>
      </w:del>
      <w:r>
        <w:rPr>
          <w:rFonts w:hint="eastAsia" w:eastAsia="宋体" w:cs="宋体"/>
          <w:snapToGrid/>
          <w:spacing w:val="0"/>
          <w:kern w:val="0"/>
          <w:sz w:val="21"/>
          <w:szCs w:val="21"/>
        </w:rPr>
        <w:t>时间步</w:t>
      </w:r>
      <w:ins w:id="810" w:author="hui wan" w:date="2025-12-28T17:22:00Z">
        <w:r>
          <w:rPr>
            <w:rFonts w:hint="eastAsia" w:eastAsia="宋体" w:cs="宋体"/>
            <w:snapToGrid/>
            <w:spacing w:val="0"/>
            <w:kern w:val="0"/>
            <w:sz w:val="21"/>
            <w:szCs w:val="21"/>
          </w:rPr>
          <w:t>最</w:t>
        </w:r>
      </w:ins>
      <w:r>
        <w:rPr>
          <w:rFonts w:hint="eastAsia" w:eastAsia="宋体" w:cs="宋体"/>
          <w:snapToGrid/>
          <w:spacing w:val="0"/>
          <w:kern w:val="0"/>
          <w:sz w:val="21"/>
          <w:szCs w:val="21"/>
        </w:rPr>
        <w:t>相关的</w:t>
      </w:r>
      <w:del w:id="811" w:author="hui wan" w:date="2025-12-28T17:22:00Z">
        <w:r>
          <w:rPr>
            <w:rFonts w:hint="eastAsia" w:eastAsia="宋体" w:cs="宋体"/>
            <w:snapToGrid/>
            <w:spacing w:val="0"/>
            <w:kern w:val="0"/>
            <w:sz w:val="21"/>
            <w:szCs w:val="21"/>
          </w:rPr>
          <w:delText>最重要的</w:delText>
        </w:r>
      </w:del>
      <w:ins w:id="812" w:author="hui wan" w:date="2025-12-28T17:22:00Z">
        <w:r>
          <w:rPr>
            <w:rFonts w:hint="eastAsia" w:eastAsia="宋体" w:cs="宋体"/>
            <w:snapToGrid/>
            <w:spacing w:val="0"/>
            <w:kern w:val="0"/>
            <w:sz w:val="21"/>
            <w:szCs w:val="21"/>
          </w:rPr>
          <w:t>前</w:t>
        </w:r>
      </w:ins>
      <m:oMath>
        <m:r>
          <m:rPr/>
          <w:rPr>
            <w:rFonts w:hint="eastAsia" w:ascii="Cambria Math" w:hAnsi="Cambria Math" w:eastAsia="宋体" w:cs="宋体"/>
            <w:snapToGrid/>
            <w:spacing w:val="0"/>
            <w:kern w:val="0"/>
            <w:sz w:val="21"/>
            <w:szCs w:val="21"/>
          </w:rPr>
          <m:t>k</m:t>
        </m:r>
      </m:oMath>
      <w:r>
        <w:rPr>
          <w:rFonts w:hint="eastAsia" w:eastAsia="宋体" w:cs="宋体"/>
          <w:snapToGrid/>
          <w:spacing w:val="0"/>
          <w:kern w:val="0"/>
          <w:sz w:val="21"/>
          <w:szCs w:val="21"/>
        </w:rPr>
        <w:t>个交互，而不是与所有时间步进行计算。</w:t>
      </w:r>
    </w:p>
    <w:p w14:paraId="7C4F5517">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在模型计算复杂度方面，标准的全注意力机制</w:t>
      </w:r>
      <w:ins w:id="813" w:author="hui wan" w:date="2025-12-28T17:23:00Z">
        <w:r>
          <w:rPr>
            <w:rFonts w:hint="eastAsia" w:eastAsia="宋体" w:cs="宋体"/>
            <w:snapToGrid/>
            <w:spacing w:val="0"/>
            <w:kern w:val="0"/>
            <w:sz w:val="21"/>
            <w:szCs w:val="21"/>
          </w:rPr>
          <w:t>要求</w:t>
        </w:r>
      </w:ins>
      <w:del w:id="814" w:author="hui wan" w:date="2025-12-28T17:23:00Z">
        <w:r>
          <w:rPr>
            <w:rFonts w:hint="eastAsia" w:eastAsia="宋体" w:cs="宋体"/>
            <w:snapToGrid/>
            <w:spacing w:val="0"/>
            <w:kern w:val="0"/>
            <w:sz w:val="21"/>
            <w:szCs w:val="21"/>
          </w:rPr>
          <w:delText>中</w:delText>
        </w:r>
      </w:del>
      <w:r>
        <w:rPr>
          <w:rFonts w:hint="eastAsia" w:eastAsia="宋体" w:cs="宋体"/>
          <w:snapToGrid/>
          <w:spacing w:val="0"/>
          <w:kern w:val="0"/>
          <w:sz w:val="21"/>
          <w:szCs w:val="21"/>
        </w:rPr>
        <w:t>每个时间步</w:t>
      </w:r>
      <w:del w:id="815" w:author="hui wan" w:date="2025-12-28T17:23:00Z">
        <w:r>
          <w:rPr>
            <w:rFonts w:hint="eastAsia" w:eastAsia="宋体" w:cs="宋体"/>
            <w:snapToGrid/>
            <w:spacing w:val="0"/>
            <w:kern w:val="0"/>
            <w:sz w:val="21"/>
            <w:szCs w:val="21"/>
          </w:rPr>
          <w:delText>都会</w:delText>
        </w:r>
      </w:del>
      <w:r>
        <w:rPr>
          <w:rFonts w:hint="eastAsia" w:eastAsia="宋体" w:cs="宋体"/>
          <w:snapToGrid/>
          <w:spacing w:val="0"/>
          <w:kern w:val="0"/>
          <w:sz w:val="21"/>
          <w:szCs w:val="21"/>
        </w:rPr>
        <w:t>与</w:t>
      </w:r>
      <w:del w:id="816" w:author="hui wan" w:date="2025-12-28T17:23:00Z">
        <w:r>
          <w:rPr>
            <w:rFonts w:hint="eastAsia" w:eastAsia="宋体" w:cs="宋体"/>
            <w:snapToGrid/>
            <w:spacing w:val="0"/>
            <w:kern w:val="0"/>
            <w:sz w:val="21"/>
            <w:szCs w:val="21"/>
          </w:rPr>
          <w:delText>其他</w:delText>
        </w:r>
      </w:del>
      <w:r>
        <w:rPr>
          <w:rFonts w:hint="eastAsia" w:eastAsia="宋体" w:cs="宋体"/>
          <w:snapToGrid/>
          <w:spacing w:val="0"/>
          <w:kern w:val="0"/>
          <w:sz w:val="21"/>
          <w:szCs w:val="21"/>
        </w:rPr>
        <w:t>所有</w:t>
      </w:r>
      <w:ins w:id="817" w:author="hui wan" w:date="2025-12-28T17:23:00Z">
        <w:r>
          <w:rPr>
            <w:rFonts w:hint="eastAsia" w:eastAsia="宋体" w:cs="宋体"/>
            <w:snapToGrid/>
            <w:spacing w:val="0"/>
            <w:kern w:val="0"/>
            <w:sz w:val="21"/>
            <w:szCs w:val="21"/>
          </w:rPr>
          <w:t>其他</w:t>
        </w:r>
      </w:ins>
      <w:r>
        <w:rPr>
          <w:rFonts w:hint="eastAsia" w:eastAsia="宋体" w:cs="宋体"/>
          <w:snapToGrid/>
          <w:spacing w:val="0"/>
          <w:kern w:val="0"/>
          <w:sz w:val="21"/>
          <w:szCs w:val="21"/>
        </w:rPr>
        <w:t>时间步进行交互</w:t>
      </w:r>
      <w:del w:id="818" w:author="hui wan" w:date="2025-12-28T17:23:00Z">
        <w:r>
          <w:rPr>
            <w:rFonts w:hint="eastAsia" w:eastAsia="宋体" w:cs="宋体"/>
            <w:snapToGrid/>
            <w:spacing w:val="0"/>
            <w:kern w:val="0"/>
            <w:sz w:val="21"/>
            <w:szCs w:val="21"/>
          </w:rPr>
          <w:delText>，</w:delText>
        </w:r>
      </w:del>
      <w:ins w:id="819" w:author="hui wan" w:date="2025-12-28T17:23:00Z">
        <w:r>
          <w:rPr>
            <w:rFonts w:hint="eastAsia" w:eastAsia="宋体" w:cs="宋体"/>
            <w:snapToGrid/>
            <w:spacing w:val="0"/>
            <w:kern w:val="0"/>
            <w:sz w:val="21"/>
            <w:szCs w:val="21"/>
          </w:rPr>
          <w:t>。</w:t>
        </w:r>
      </w:ins>
      <w:r>
        <w:rPr>
          <w:rFonts w:hint="eastAsia" w:eastAsia="宋体" w:cs="宋体"/>
          <w:snapToGrid/>
          <w:spacing w:val="0"/>
          <w:kern w:val="0"/>
          <w:sz w:val="21"/>
          <w:szCs w:val="21"/>
        </w:rPr>
        <w:t>这意味着</w:t>
      </w:r>
      <w:ins w:id="820" w:author="hui wan" w:date="2025-12-28T17:23:00Z">
        <w:r>
          <w:rPr>
            <w:rFonts w:hint="eastAsia" w:eastAsia="宋体" w:cs="宋体"/>
            <w:snapToGrid/>
            <w:spacing w:val="0"/>
            <w:kern w:val="0"/>
            <w:sz w:val="21"/>
            <w:szCs w:val="21"/>
          </w:rPr>
          <w:t>，</w:t>
        </w:r>
      </w:ins>
      <w:r>
        <w:rPr>
          <w:rFonts w:hint="eastAsia" w:eastAsia="宋体" w:cs="宋体"/>
          <w:snapToGrid/>
          <w:spacing w:val="0"/>
          <w:kern w:val="0"/>
          <w:sz w:val="21"/>
          <w:szCs w:val="21"/>
        </w:rPr>
        <w:t>对于序列长度为</w:t>
      </w:r>
      <w:ins w:id="821" w:author="Somomgbeom" w:date="2025-09-01T22:19:00Z">
        <w:r>
          <w:rPr>
            <w:rFonts w:hint="eastAsia"/>
            <w:i/>
            <w:iCs/>
          </w:rPr>
          <w:t>n</w:t>
        </w:r>
      </w:ins>
      <w:r>
        <w:rPr>
          <w:rFonts w:hint="eastAsia" w:eastAsia="宋体" w:cs="宋体"/>
          <w:snapToGrid/>
          <w:spacing w:val="0"/>
          <w:kern w:val="0"/>
          <w:sz w:val="21"/>
          <w:szCs w:val="21"/>
        </w:rPr>
        <w:t>，嵌入维度为</w:t>
      </w:r>
      <w:ins w:id="822" w:author="Somomgbeom" w:date="2025-09-01T22:19:00Z">
        <w:r>
          <w:rPr>
            <w:rFonts w:hint="eastAsia"/>
            <w:i/>
            <w:iCs/>
          </w:rPr>
          <w:t>d</w:t>
        </w:r>
      </w:ins>
      <w:r>
        <w:rPr>
          <w:rFonts w:hint="eastAsia" w:eastAsia="宋体" w:cs="宋体"/>
          <w:snapToGrid/>
          <w:spacing w:val="0"/>
          <w:kern w:val="0"/>
          <w:sz w:val="21"/>
          <w:szCs w:val="21"/>
        </w:rPr>
        <w:t>的输入，</w:t>
      </w:r>
      <w:ins w:id="823" w:author="hui wan" w:date="2025-12-28T17:24:00Z">
        <w:r>
          <w:rPr>
            <w:rFonts w:hint="eastAsia" w:eastAsia="宋体" w:cs="宋体"/>
            <w:snapToGrid/>
            <w:spacing w:val="0"/>
            <w:kern w:val="0"/>
            <w:sz w:val="21"/>
            <w:szCs w:val="21"/>
          </w:rPr>
          <w:t>其</w:t>
        </w:r>
      </w:ins>
      <w:r>
        <w:rPr>
          <w:rFonts w:hint="eastAsia" w:eastAsia="宋体" w:cs="宋体"/>
          <w:snapToGrid/>
          <w:spacing w:val="0"/>
          <w:kern w:val="0"/>
          <w:sz w:val="21"/>
          <w:szCs w:val="21"/>
        </w:rPr>
        <w:t>计算注意力分数的</w:t>
      </w:r>
      <w:ins w:id="824" w:author="hui wan" w:date="2025-12-28T17:24:00Z">
        <w:r>
          <w:rPr>
            <w:rFonts w:hint="eastAsia" w:eastAsia="宋体" w:cs="宋体"/>
            <w:snapToGrid/>
            <w:spacing w:val="0"/>
            <w:kern w:val="0"/>
            <w:sz w:val="21"/>
            <w:szCs w:val="21"/>
          </w:rPr>
          <w:t>计算</w:t>
        </w:r>
      </w:ins>
      <w:r>
        <w:rPr>
          <w:rFonts w:hint="eastAsia" w:eastAsia="宋体" w:cs="宋体"/>
          <w:snapToGrid/>
          <w:spacing w:val="0"/>
          <w:kern w:val="0"/>
          <w:sz w:val="21"/>
          <w:szCs w:val="21"/>
        </w:rPr>
        <w:t>复杂度为</w:t>
      </w:r>
      <m:oMath>
        <w:ins w:id="825" w:author="Somomgbeom" w:date="2025-09-01T22:20:00Z">
          <m:r>
            <m:rPr/>
            <w:rPr>
              <w:rFonts w:ascii="Cambria Math" w:hAnsi="Cambria Math"/>
            </w:rPr>
            <m:t>O(</m:t>
          </m:r>
        </w:ins>
        <m:sSup>
          <m:sSupPr>
            <m:ctrlPr>
              <w:ins w:id="826" w:author="Somomgbeom" w:date="2025-09-01T22:20:00Z">
                <w:rPr>
                  <w:rFonts w:hint="eastAsia" w:ascii="Cambria Math" w:hAnsi="Cambria Math"/>
                  <w:i/>
                  <w:iCs/>
                </w:rPr>
              </w:ins>
            </m:ctrlPr>
          </m:sSupPr>
          <m:e>
            <w:ins w:id="827" w:author="Somomgbeom" w:date="2025-09-01T22:20:00Z">
              <m:r>
                <m:rPr/>
                <w:rPr>
                  <w:rFonts w:ascii="Cambria Math" w:hAnsi="Cambria Math"/>
                </w:rPr>
                <m:t>n</m:t>
              </m:r>
            </w:ins>
            <m:ctrlPr>
              <w:ins w:id="828" w:author="Somomgbeom" w:date="2025-09-01T22:20:00Z">
                <w:rPr>
                  <w:rFonts w:hint="eastAsia" w:ascii="Cambria Math" w:hAnsi="Cambria Math"/>
                  <w:i/>
                  <w:iCs/>
                </w:rPr>
              </w:ins>
            </m:ctrlPr>
          </m:e>
          <m:sup>
            <w:ins w:id="829" w:author="Somomgbeom" w:date="2025-09-01T22:20:00Z">
              <m:r>
                <m:rPr/>
                <w:rPr>
                  <w:rFonts w:ascii="Cambria Math" w:hAnsi="Cambria Math"/>
                </w:rPr>
                <m:t>2</m:t>
              </m:r>
            </w:ins>
            <m:ctrlPr>
              <w:ins w:id="830" w:author="Somomgbeom" w:date="2025-09-01T22:20:00Z">
                <w:rPr>
                  <w:rFonts w:hint="eastAsia" w:ascii="Cambria Math" w:hAnsi="Cambria Math"/>
                  <w:i/>
                  <w:iCs/>
                </w:rPr>
              </w:ins>
            </m:ctrlPr>
          </m:sup>
        </m:sSup>
        <w:ins w:id="831" w:author="Somomgbeom" w:date="2025-09-01T22:20:00Z">
          <m:r>
            <m:rPr/>
            <w:rPr>
              <w:rFonts w:hint="eastAsia" w:ascii="Cambria Math" w:hAnsi="Cambria Math"/>
            </w:rPr>
            <m:t>)</m:t>
          </m:r>
        </w:ins>
      </m:oMath>
      <w:r>
        <w:rPr>
          <w:rFonts w:hint="eastAsia" w:eastAsia="宋体" w:cs="宋体"/>
          <w:snapToGrid/>
          <w:spacing w:val="0"/>
          <w:kern w:val="0"/>
          <w:sz w:val="21"/>
          <w:szCs w:val="21"/>
        </w:rPr>
        <w:t>，注意力</w:t>
      </w:r>
      <w:del w:id="832" w:author="hui wan" w:date="2025-12-28T17:24:00Z">
        <w:r>
          <w:rPr>
            <w:rFonts w:hint="eastAsia" w:eastAsia="宋体" w:cs="宋体"/>
            <w:snapToGrid/>
            <w:spacing w:val="0"/>
            <w:kern w:val="0"/>
            <w:sz w:val="21"/>
            <w:szCs w:val="21"/>
          </w:rPr>
          <w:delText>的</w:delText>
        </w:r>
      </w:del>
      <w:r>
        <w:rPr>
          <w:rFonts w:hint="eastAsia" w:eastAsia="宋体" w:cs="宋体"/>
          <w:snapToGrid/>
          <w:spacing w:val="0"/>
          <w:kern w:val="0"/>
          <w:sz w:val="21"/>
          <w:szCs w:val="21"/>
        </w:rPr>
        <w:t>输出</w:t>
      </w:r>
      <w:del w:id="833" w:author="hui wan" w:date="2025-12-28T17:24:00Z">
        <w:r>
          <w:rPr>
            <w:rFonts w:hint="eastAsia" w:eastAsia="宋体" w:cs="宋体"/>
            <w:snapToGrid/>
            <w:spacing w:val="0"/>
            <w:kern w:val="0"/>
            <w:sz w:val="21"/>
            <w:szCs w:val="21"/>
          </w:rPr>
          <w:delText>还需要</w:delText>
        </w:r>
      </w:del>
      <w:r>
        <w:rPr>
          <w:rFonts w:hint="eastAsia" w:eastAsia="宋体" w:cs="宋体"/>
          <w:snapToGrid/>
          <w:spacing w:val="0"/>
          <w:kern w:val="0"/>
          <w:sz w:val="21"/>
          <w:szCs w:val="21"/>
        </w:rPr>
        <w:t>与键和值</w:t>
      </w:r>
      <w:del w:id="834" w:author="hui wan" w:date="2025-12-28T17:24:00Z">
        <w:r>
          <w:rPr>
            <w:rFonts w:hint="eastAsia" w:eastAsia="宋体" w:cs="宋体"/>
            <w:snapToGrid/>
            <w:spacing w:val="0"/>
            <w:kern w:val="0"/>
            <w:sz w:val="21"/>
            <w:szCs w:val="21"/>
          </w:rPr>
          <w:delText>进行</w:delText>
        </w:r>
      </w:del>
      <w:ins w:id="835" w:author="hui wan" w:date="2025-12-28T17:24:00Z">
        <w:r>
          <w:rPr>
            <w:rFonts w:hint="eastAsia" w:eastAsia="宋体" w:cs="宋体"/>
            <w:snapToGrid/>
            <w:spacing w:val="0"/>
            <w:kern w:val="0"/>
            <w:sz w:val="21"/>
            <w:szCs w:val="21"/>
          </w:rPr>
          <w:t>的</w:t>
        </w:r>
      </w:ins>
      <w:r>
        <w:rPr>
          <w:rFonts w:hint="eastAsia" w:eastAsia="宋体" w:cs="宋体"/>
          <w:snapToGrid/>
          <w:spacing w:val="0"/>
          <w:kern w:val="0"/>
          <w:sz w:val="21"/>
          <w:szCs w:val="21"/>
        </w:rPr>
        <w:t>矩阵乘法</w:t>
      </w:r>
      <w:del w:id="836" w:author="hui wan" w:date="2025-12-28T17:24:00Z">
        <w:r>
          <w:rPr>
            <w:rFonts w:hint="eastAsia" w:eastAsia="宋体" w:cs="宋体"/>
            <w:snapToGrid/>
            <w:spacing w:val="0"/>
            <w:kern w:val="0"/>
            <w:sz w:val="21"/>
            <w:szCs w:val="21"/>
          </w:rPr>
          <w:delText>，</w:delText>
        </w:r>
      </w:del>
      <w:r>
        <w:rPr>
          <w:rFonts w:hint="eastAsia" w:eastAsia="宋体" w:cs="宋体"/>
          <w:snapToGrid/>
          <w:spacing w:val="0"/>
          <w:kern w:val="0"/>
          <w:sz w:val="21"/>
          <w:szCs w:val="21"/>
        </w:rPr>
        <w:t>复杂度是</w:t>
      </w:r>
      <m:oMath>
        <w:ins w:id="837" w:author="Somomgbeom" w:date="2025-09-01T22:19:00Z">
          <m:r>
            <m:rPr/>
            <w:rPr>
              <w:rFonts w:ascii="Cambria Math" w:hAnsi="Cambria Math"/>
            </w:rPr>
            <m:t>O(</m:t>
          </m:r>
        </w:ins>
        <m:sSup>
          <m:sSupPr>
            <m:ctrlPr>
              <w:ins w:id="838" w:author="Somomgbeom" w:date="2025-09-01T22:19:00Z">
                <w:rPr>
                  <w:rFonts w:hint="eastAsia" w:ascii="Cambria Math" w:hAnsi="Cambria Math"/>
                  <w:i/>
                  <w:iCs/>
                </w:rPr>
              </w:ins>
            </m:ctrlPr>
          </m:sSupPr>
          <m:e>
            <w:ins w:id="839" w:author="Somomgbeom" w:date="2025-09-01T22:19:00Z">
              <m:r>
                <m:rPr/>
                <w:rPr>
                  <w:rFonts w:ascii="Cambria Math" w:hAnsi="Cambria Math"/>
                </w:rPr>
                <m:t>n</m:t>
              </m:r>
            </w:ins>
            <m:ctrlPr>
              <w:ins w:id="840" w:author="Somomgbeom" w:date="2025-09-01T22:19:00Z">
                <w:rPr>
                  <w:rFonts w:hint="eastAsia" w:ascii="Cambria Math" w:hAnsi="Cambria Math"/>
                  <w:i/>
                  <w:iCs/>
                </w:rPr>
              </w:ins>
            </m:ctrlPr>
          </m:e>
          <m:sup>
            <w:ins w:id="841" w:author="Somomgbeom" w:date="2025-09-01T22:19:00Z">
              <m:r>
                <m:rPr/>
                <w:rPr>
                  <w:rFonts w:ascii="Cambria Math" w:hAnsi="Cambria Math"/>
                </w:rPr>
                <m:t>2</m:t>
              </m:r>
            </w:ins>
            <m:ctrlPr>
              <w:ins w:id="842" w:author="Somomgbeom" w:date="2025-09-01T22:19:00Z">
                <w:rPr>
                  <w:rFonts w:hint="eastAsia" w:ascii="Cambria Math" w:hAnsi="Cambria Math"/>
                  <w:i/>
                  <w:iCs/>
                </w:rPr>
              </w:ins>
            </m:ctrlPr>
          </m:sup>
        </m:sSup>
        <w:ins w:id="843" w:author="Somomgbeom" w:date="2025-09-01T22:19:00Z">
          <m:r>
            <m:rPr/>
            <w:rPr>
              <w:rFonts w:ascii="Cambria Math" w:hAnsi="Cambria Math"/>
            </w:rPr>
            <m:t>×d)</m:t>
          </m:r>
        </w:ins>
      </m:oMath>
      <w:del w:id="844" w:author="hui wan" w:date="2025-12-28T17:24:00Z">
        <w:r>
          <w:rPr>
            <w:rFonts w:hint="eastAsia" w:eastAsia="宋体" w:cs="宋体"/>
            <w:snapToGrid/>
            <w:spacing w:val="0"/>
            <w:kern w:val="0"/>
            <w:sz w:val="21"/>
            <w:szCs w:val="21"/>
          </w:rPr>
          <w:delText>；</w:delText>
        </w:r>
      </w:del>
      <w:ins w:id="845" w:author="hui wan" w:date="2025-12-28T17:24:00Z">
        <w:r>
          <w:rPr>
            <w:rFonts w:hint="eastAsia" w:eastAsia="宋体" w:cs="宋体"/>
            <w:snapToGrid/>
            <w:spacing w:val="0"/>
            <w:kern w:val="0"/>
            <w:sz w:val="21"/>
            <w:szCs w:val="21"/>
          </w:rPr>
          <w:t>。</w:t>
        </w:r>
      </w:ins>
      <w:r>
        <w:rPr>
          <w:rFonts w:hint="eastAsia" w:eastAsia="宋体" w:cs="宋体"/>
          <w:snapToGrid/>
          <w:spacing w:val="0"/>
          <w:kern w:val="0"/>
          <w:sz w:val="21"/>
          <w:szCs w:val="21"/>
        </w:rPr>
        <w:t>在引入稀疏注意力后，模型只选择</w:t>
      </w:r>
      <w:del w:id="846" w:author="hui wan" w:date="2025-12-28T17:25:00Z">
        <w:r>
          <w:rPr>
            <w:rFonts w:hint="eastAsia" w:eastAsia="宋体" w:cs="宋体"/>
            <w:snapToGrid/>
            <w:spacing w:val="0"/>
            <w:kern w:val="0"/>
            <w:sz w:val="21"/>
            <w:szCs w:val="21"/>
          </w:rPr>
          <w:delText>与</w:delText>
        </w:r>
      </w:del>
      <w:r>
        <w:rPr>
          <w:rFonts w:hint="eastAsia" w:eastAsia="宋体" w:cs="宋体"/>
          <w:snapToGrid/>
          <w:spacing w:val="0"/>
          <w:kern w:val="0"/>
          <w:sz w:val="21"/>
          <w:szCs w:val="21"/>
        </w:rPr>
        <w:t>每个时间步相关的</w:t>
      </w:r>
      <w:r>
        <w:rPr>
          <w:rFonts w:eastAsia="宋体" w:cs="宋体"/>
          <w:i/>
          <w:iCs/>
          <w:snapToGrid/>
          <w:spacing w:val="0"/>
          <w:kern w:val="0"/>
          <w:sz w:val="21"/>
          <w:szCs w:val="21"/>
          <w:rPrChange w:id="847" w:author="hui wan" w:date="2025-12-28T17:25:00Z">
            <w:rPr>
              <w:rFonts w:eastAsia="宋体" w:cs="宋体"/>
              <w:snapToGrid/>
              <w:spacing w:val="0"/>
              <w:kern w:val="0"/>
              <w:sz w:val="21"/>
              <w:szCs w:val="21"/>
            </w:rPr>
          </w:rPrChange>
        </w:rPr>
        <w:t>k</w:t>
      </w:r>
      <w:r>
        <w:rPr>
          <w:rFonts w:hint="eastAsia" w:eastAsia="宋体" w:cs="宋体"/>
          <w:snapToGrid/>
          <w:spacing w:val="0"/>
          <w:kern w:val="0"/>
          <w:sz w:val="21"/>
          <w:szCs w:val="21"/>
        </w:rPr>
        <w:t>个重要交互，而不是所有的</w:t>
      </w:r>
      <w:r>
        <w:rPr>
          <w:rFonts w:eastAsia="宋体" w:cs="宋体"/>
          <w:i/>
          <w:iCs/>
          <w:snapToGrid/>
          <w:spacing w:val="0"/>
          <w:kern w:val="0"/>
          <w:sz w:val="21"/>
          <w:szCs w:val="21"/>
          <w:rPrChange w:id="848" w:author="hui wan" w:date="2025-12-28T17:25:00Z">
            <w:rPr>
              <w:rFonts w:eastAsia="宋体" w:cs="宋体"/>
              <w:snapToGrid/>
              <w:spacing w:val="0"/>
              <w:kern w:val="0"/>
              <w:sz w:val="21"/>
              <w:szCs w:val="21"/>
            </w:rPr>
          </w:rPrChange>
        </w:rPr>
        <w:t>n</w:t>
      </w:r>
      <w:r>
        <w:rPr>
          <w:rFonts w:hint="eastAsia" w:eastAsia="宋体" w:cs="宋体"/>
          <w:snapToGrid/>
          <w:spacing w:val="0"/>
          <w:kern w:val="0"/>
          <w:sz w:val="21"/>
          <w:szCs w:val="21"/>
        </w:rPr>
        <w:t>个交互。因此，稀疏注意力的</w:t>
      </w:r>
      <w:ins w:id="849" w:author="hui wan" w:date="2025-12-28T17:25:00Z">
        <w:r>
          <w:rPr>
            <w:rFonts w:hint="eastAsia" w:eastAsia="宋体" w:cs="宋体"/>
            <w:snapToGrid/>
            <w:spacing w:val="0"/>
            <w:kern w:val="0"/>
            <w:sz w:val="21"/>
            <w:szCs w:val="21"/>
          </w:rPr>
          <w:t>计算</w:t>
        </w:r>
      </w:ins>
      <w:r>
        <w:rPr>
          <w:rFonts w:hint="eastAsia" w:eastAsia="宋体" w:cs="宋体"/>
          <w:snapToGrid/>
          <w:spacing w:val="0"/>
          <w:kern w:val="0"/>
          <w:sz w:val="21"/>
          <w:szCs w:val="21"/>
        </w:rPr>
        <w:t>复杂度从</w:t>
      </w:r>
      <m:oMath>
        <w:ins w:id="850" w:author="Somomgbeom" w:date="2025-09-01T22:20:00Z">
          <m:r>
            <m:rPr/>
            <w:rPr>
              <w:rFonts w:ascii="Cambria Math" w:hAnsi="Cambria Math"/>
            </w:rPr>
            <m:t>O(</m:t>
          </m:r>
        </w:ins>
        <m:sSup>
          <m:sSupPr>
            <m:ctrlPr>
              <w:ins w:id="851" w:author="Somomgbeom" w:date="2025-09-01T22:20:00Z">
                <w:rPr>
                  <w:rFonts w:hint="eastAsia" w:ascii="Cambria Math" w:hAnsi="Cambria Math"/>
                  <w:i/>
                  <w:iCs/>
                </w:rPr>
              </w:ins>
            </m:ctrlPr>
          </m:sSupPr>
          <m:e>
            <w:ins w:id="852" w:author="Somomgbeom" w:date="2025-09-01T22:20:00Z">
              <m:r>
                <m:rPr/>
                <w:rPr>
                  <w:rFonts w:ascii="Cambria Math" w:hAnsi="Cambria Math"/>
                </w:rPr>
                <m:t>n</m:t>
              </m:r>
            </w:ins>
            <m:ctrlPr>
              <w:ins w:id="853" w:author="Somomgbeom" w:date="2025-09-01T22:20:00Z">
                <w:rPr>
                  <w:rFonts w:hint="eastAsia" w:ascii="Cambria Math" w:hAnsi="Cambria Math"/>
                  <w:i/>
                  <w:iCs/>
                </w:rPr>
              </w:ins>
            </m:ctrlPr>
          </m:e>
          <m:sup>
            <w:ins w:id="854" w:author="Somomgbeom" w:date="2025-09-01T22:20:00Z">
              <m:r>
                <m:rPr/>
                <w:rPr>
                  <w:rFonts w:ascii="Cambria Math" w:hAnsi="Cambria Math"/>
                </w:rPr>
                <m:t>2</m:t>
              </m:r>
            </w:ins>
            <m:ctrlPr>
              <w:ins w:id="855" w:author="Somomgbeom" w:date="2025-09-01T22:20:00Z">
                <w:rPr>
                  <w:rFonts w:hint="eastAsia" w:ascii="Cambria Math" w:hAnsi="Cambria Math"/>
                  <w:i/>
                  <w:iCs/>
                </w:rPr>
              </w:ins>
            </m:ctrlPr>
          </m:sup>
        </m:sSup>
        <w:ins w:id="856" w:author="Somomgbeom" w:date="2025-09-01T22:20:00Z">
          <m:r>
            <m:rPr/>
            <w:rPr>
              <w:rFonts w:hint="eastAsia" w:ascii="Cambria Math" w:hAnsi="Cambria Math"/>
            </w:rPr>
            <m:t>)</m:t>
          </m:r>
        </w:ins>
      </m:oMath>
      <w:r>
        <w:rPr>
          <w:rFonts w:hint="eastAsia" w:eastAsia="宋体" w:cs="宋体"/>
          <w:snapToGrid/>
          <w:spacing w:val="0"/>
          <w:kern w:val="0"/>
          <w:sz w:val="21"/>
          <w:szCs w:val="21"/>
        </w:rPr>
        <w:t>降</w:t>
      </w:r>
      <w:ins w:id="857" w:author="hui wan" w:date="2025-12-28T17:25:00Z">
        <w:r>
          <w:rPr>
            <w:rFonts w:hint="eastAsia" w:eastAsia="宋体" w:cs="宋体"/>
            <w:snapToGrid/>
            <w:spacing w:val="0"/>
            <w:kern w:val="0"/>
            <w:sz w:val="21"/>
            <w:szCs w:val="21"/>
          </w:rPr>
          <w:t>至</w:t>
        </w:r>
      </w:ins>
      <w:del w:id="858" w:author="hui wan" w:date="2025-12-28T17:25:00Z">
        <w:r>
          <w:rPr>
            <w:rFonts w:hint="eastAsia" w:eastAsia="宋体" w:cs="宋体"/>
            <w:snapToGrid/>
            <w:spacing w:val="0"/>
            <w:kern w:val="0"/>
            <w:sz w:val="21"/>
            <w:szCs w:val="21"/>
          </w:rPr>
          <w:delText>低到</w:delText>
        </w:r>
      </w:del>
      <m:oMath>
        <w:ins w:id="859" w:author="Somomgbeom" w:date="2025-09-01T22:20:00Z">
          <m:r>
            <m:rPr/>
            <w:rPr>
              <w:rFonts w:ascii="Cambria Math" w:hAnsi="Cambria Math"/>
            </w:rPr>
            <m:t>O(k×n)</m:t>
          </m:r>
        </w:ins>
      </m:oMath>
      <w:r>
        <w:rPr>
          <w:rFonts w:hint="eastAsia" w:eastAsia="宋体" w:cs="宋体"/>
          <w:snapToGrid/>
          <w:spacing w:val="0"/>
          <w:kern w:val="0"/>
          <w:sz w:val="21"/>
          <w:szCs w:val="21"/>
        </w:rPr>
        <w:t>，</w:t>
      </w:r>
      <w:ins w:id="860" w:author="hui wan" w:date="2025-12-28T17:25:00Z">
        <w:r>
          <w:rPr>
            <w:rFonts w:hint="eastAsia" w:eastAsia="宋体" w:cs="宋体"/>
            <w:snapToGrid/>
            <w:spacing w:val="0"/>
            <w:kern w:val="0"/>
            <w:sz w:val="21"/>
            <w:szCs w:val="21"/>
          </w:rPr>
          <w:t>整体</w:t>
        </w:r>
      </w:ins>
      <w:del w:id="861" w:author="hui wan" w:date="2025-12-28T17:25:00Z">
        <w:r>
          <w:rPr>
            <w:rFonts w:hint="eastAsia" w:eastAsia="宋体" w:cs="宋体"/>
            <w:snapToGrid/>
            <w:spacing w:val="0"/>
            <w:kern w:val="0"/>
            <w:sz w:val="21"/>
            <w:szCs w:val="21"/>
          </w:rPr>
          <w:delText>总体</w:delText>
        </w:r>
      </w:del>
      <w:r>
        <w:rPr>
          <w:rFonts w:hint="eastAsia" w:eastAsia="宋体" w:cs="宋体"/>
          <w:snapToGrid/>
          <w:spacing w:val="0"/>
          <w:kern w:val="0"/>
          <w:sz w:val="21"/>
          <w:szCs w:val="21"/>
        </w:rPr>
        <w:t>复杂度变为</w:t>
      </w:r>
      <m:oMath>
        <w:ins w:id="862" w:author="Somomgbeom" w:date="2025-09-01T22:20:00Z">
          <m:r>
            <m:rPr/>
            <w:rPr>
              <w:rFonts w:ascii="Cambria Math" w:hAnsi="Cambria Math"/>
            </w:rPr>
            <m:t>O(k×n×d)</m:t>
          </m:r>
        </w:ins>
      </m:oMath>
      <w:ins w:id="863" w:author="hui wan" w:date="2025-12-28T17:26:00Z">
        <w:r>
          <w:rPr>
            <w:rFonts w:hint="eastAsia" w:eastAsia="宋体" w:cs="宋体"/>
          </w:rPr>
          <w:t>，</w:t>
        </w:r>
      </w:ins>
      <w:ins w:id="864" w:author="hui wan" w:date="2025-12-28T17:26:00Z">
        <w:r>
          <w:rPr>
            <w:rFonts w:eastAsia="宋体" w:cs="宋体"/>
          </w:rPr>
          <w:t>显著提升了长序列场景下的计算效率</w:t>
        </w:r>
      </w:ins>
      <w:r>
        <w:rPr>
          <w:rFonts w:hint="eastAsia" w:eastAsia="宋体" w:cs="宋体"/>
          <w:snapToGrid/>
          <w:spacing w:val="0"/>
          <w:kern w:val="0"/>
          <w:sz w:val="21"/>
          <w:szCs w:val="21"/>
        </w:rPr>
        <w:t>。</w:t>
      </w:r>
    </w:p>
    <w:p w14:paraId="0A80524A">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其注意力得分计算</w:t>
      </w:r>
      <w:del w:id="865" w:author="hui wan" w:date="2025-12-28T17:26:00Z">
        <w:r>
          <w:rPr>
            <w:rFonts w:hint="eastAsia" w:eastAsia="宋体" w:cs="宋体"/>
            <w:snapToGrid/>
            <w:spacing w:val="0"/>
            <w:kern w:val="0"/>
            <w:sz w:val="21"/>
            <w:szCs w:val="21"/>
          </w:rPr>
          <w:delText>公</w:delText>
        </w:r>
      </w:del>
      <w:ins w:id="866" w:author="hui wan" w:date="2025-12-28T17:26:00Z">
        <w:r>
          <w:rPr>
            <w:rFonts w:hint="eastAsia" w:eastAsia="宋体" w:cs="宋体"/>
            <w:snapToGrid/>
            <w:spacing w:val="0"/>
            <w:kern w:val="0"/>
            <w:sz w:val="21"/>
            <w:szCs w:val="21"/>
          </w:rPr>
          <w:t>表达</w:t>
        </w:r>
      </w:ins>
      <w:r>
        <w:rPr>
          <w:rFonts w:hint="eastAsia" w:eastAsia="宋体" w:cs="宋体"/>
          <w:snapToGrid/>
          <w:spacing w:val="0"/>
          <w:kern w:val="0"/>
          <w:sz w:val="21"/>
          <w:szCs w:val="21"/>
        </w:rPr>
        <w:t>式</w:t>
      </w:r>
      <w:ins w:id="867" w:author="Somomgbeom" w:date="2025-09-01T22:04:00Z">
        <w:r>
          <w:rPr>
            <w:rFonts w:hint="eastAsia" w:eastAsia="宋体" w:cs="宋体"/>
            <w:snapToGrid/>
            <w:spacing w:val="0"/>
            <w:kern w:val="0"/>
            <w:sz w:val="21"/>
            <w:szCs w:val="21"/>
          </w:rPr>
          <w:t>如式（4）所示</w:t>
        </w:r>
      </w:ins>
      <w:del w:id="868" w:author="hui wan" w:date="2025-12-28T18:56:00Z">
        <w:r>
          <w:rPr>
            <w:rFonts w:hint="eastAsia" w:eastAsia="宋体" w:cs="宋体"/>
            <w:snapToGrid/>
            <w:spacing w:val="0"/>
            <w:kern w:val="0"/>
            <w:sz w:val="21"/>
            <w:szCs w:val="21"/>
          </w:rPr>
          <w:delText>：</w:delText>
        </w:r>
      </w:del>
      <w:ins w:id="869" w:author="hui wan" w:date="2025-12-28T18:56:00Z">
        <w:r>
          <w:rPr>
            <w:rFonts w:hint="eastAsia" w:eastAsia="宋体" w:cs="宋体"/>
            <w:snapToGrid/>
            <w:spacing w:val="0"/>
            <w:kern w:val="0"/>
            <w:sz w:val="21"/>
            <w:szCs w:val="21"/>
          </w:rPr>
          <w:t>。</w:t>
        </w:r>
      </w:ins>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13"/>
        <w:gridCol w:w="909"/>
      </w:tblGrid>
      <w:tr w14:paraId="5379A845">
        <w:trPr>
          <w:jc w:val="center"/>
        </w:trPr>
        <w:tc>
          <w:tcPr>
            <w:tcW w:w="7613" w:type="dxa"/>
            <w:tcBorders>
              <w:top w:val="nil"/>
              <w:left w:val="nil"/>
              <w:bottom w:val="nil"/>
              <w:right w:val="nil"/>
            </w:tcBorders>
            <w:noWrap/>
            <w:vAlign w:val="center"/>
          </w:tcPr>
          <w:p w14:paraId="77E19FE5">
            <w:pPr>
              <w:jc w:val="center"/>
              <w:rPr>
                <w:rFonts w:eastAsia="宋体" w:cs="宋体"/>
                <w:snapToGrid/>
                <w:spacing w:val="0"/>
                <w:kern w:val="0"/>
                <w:sz w:val="21"/>
                <w:szCs w:val="21"/>
              </w:rPr>
            </w:pPr>
            <m:oMathPara>
              <m:oMath>
                <w:ins w:id="870" w:author="Somomgbeom [2]" w:date="2026-01-07T19:44:36Z">
                  <m:r>
                    <m:rPr/>
                    <w:rPr>
                      <w:rFonts w:hint="default" w:ascii="DejaVu Math TeX Gyre" w:hAnsi="DejaVu Math TeX Gyre" w:cs="Cambria Math"/>
                      <w:lang w:val="en-US"/>
                    </w:rPr>
                    <m:t>S</m:t>
                  </m:r>
                </w:ins>
                <w:ins w:id="871" w:author="Somomgbeom" w:date="2025-09-01T22:20:00Z">
                  <m:r>
                    <m:rPr/>
                    <w:rPr>
                      <w:rFonts w:hint="default" w:ascii="Cambria Math" w:hAnsi="Cambria Math" w:cs="Cambria Math"/>
                      <w:rPrChange w:id="872" w:author="Somomgbeom [2]" w:date="2026-01-07T20:26:37Z">
                        <w:rPr>
                          <w:rFonts w:hint="eastAsia" w:ascii="Cambria Math" w:hAnsi="Cambria Math"/>
                        </w:rPr>
                      </w:rPrChange>
                    </w:rPr>
                    <m:t>(</m:t>
                  </m:r>
                </w:ins>
                <w:ins w:id="873" w:author="Somomgbeom [2]" w:date="2026-01-07T20:24:04Z">
                  <m:r>
                    <m:rPr/>
                    <w:rPr>
                      <w:rFonts w:hint="default" w:ascii="Cambria Math" w:hAnsi="Cambria Math" w:cs="Cambria Math"/>
                      <w:rPrChange w:id="874" w:author="Somomgbeom [2]" w:date="2026-01-07T20:26:37Z">
                        <w:rPr>
                          <w:rFonts w:ascii="Cambria Math" w:hAnsi="Cambria Math"/>
                        </w:rPr>
                      </w:rPrChange>
                    </w:rPr>
                    <m:t>Q</m:t>
                  </m:r>
                </w:ins>
                <w:ins w:id="875" w:author="Somomgbeom" w:date="2025-09-01T22:20:00Z">
                  <m:r>
                    <m:rPr/>
                    <w:rPr>
                      <w:rFonts w:hint="default" w:ascii="Cambria Math" w:hAnsi="Cambria Math" w:cs="Cambria Math"/>
                      <w:rPrChange w:id="876" w:author="Somomgbeom [2]" w:date="2026-01-07T20:26:37Z">
                        <w:rPr>
                          <w:rFonts w:hint="eastAsia" w:ascii="Cambria Math" w:hAnsi="Cambria Math"/>
                        </w:rPr>
                      </w:rPrChange>
                    </w:rPr>
                    <m:t>,K</m:t>
                  </m:r>
                </w:ins>
                <w:ins w:id="877" w:author="Somomgbeom" w:date="2025-09-01T22:20:00Z">
                  <m:r>
                    <m:rPr/>
                    <w:rPr>
                      <w:rFonts w:hint="default" w:ascii="Cambria Math" w:hAnsi="Cambria Math" w:cs="Cambria Math"/>
                      <w:rPrChange w:id="878" w:author="Somomgbeom [2]" w:date="2026-01-07T20:26:37Z">
                        <w:rPr>
                          <w:rFonts w:hint="eastAsia" w:ascii="Cambria Math" w:hAnsi="Cambria Math"/>
                        </w:rPr>
                      </w:rPrChange>
                    </w:rPr>
                    <m:t>)</m:t>
                  </m:r>
                </w:ins>
                <w:ins w:id="879" w:author="Somomgbeom" w:date="2025-09-01T22:20:00Z">
                  <m:r>
                    <m:rPr/>
                    <w:rPr>
                      <w:rFonts w:hint="default" w:ascii="Cambria Math" w:hAnsi="Cambria Math" w:cs="Cambria Math"/>
                      <w:rPrChange w:id="880" w:author="Somomgbeom [2]" w:date="2026-01-07T20:26:37Z">
                        <w:rPr>
                          <w:rFonts w:hint="eastAsia" w:ascii="Cambria Math" w:hAnsi="Cambria Math"/>
                        </w:rPr>
                      </w:rPrChange>
                    </w:rPr>
                    <m:t>=</m:t>
                  </m:r>
                </w:ins>
                <m:f>
                  <m:fPr>
                    <m:ctrlPr>
                      <w:ins w:id="881" w:author="Somomgbeom" w:date="2025-09-01T22:20:00Z">
                        <w:rPr>
                          <w:rFonts w:hint="default" w:ascii="DejaVu Math TeX Gyre" w:hAnsi="DejaVu Math TeX Gyre" w:cs="Cambria Math"/>
                          <w:b w:val="0"/>
                          <w:bCs w:val="0"/>
                          <w:i/>
                          <w:iCs/>
                        </w:rPr>
                      </w:ins>
                    </m:ctrlPr>
                  </m:fPr>
                  <m:num>
                    <w:ins w:id="882" w:author="Somomgbeom" w:date="2025-09-01T22:20:00Z">
                      <m:r>
                        <m:rPr/>
                        <w:rPr>
                          <w:rFonts w:hint="default" w:ascii="Cambria Math" w:hAnsi="Cambria Math" w:cs="Cambria Math"/>
                          <w:rPrChange w:id="883" w:author="Somomgbeom [2]" w:date="2026-01-07T20:26:37Z">
                            <w:rPr>
                              <w:rFonts w:ascii="Cambria Math" w:hAnsi="Cambria Math"/>
                            </w:rPr>
                          </w:rPrChange>
                        </w:rPr>
                        <m:t>Q</m:t>
                      </m:r>
                    </w:ins>
                    <m:sSup>
                      <m:sSupPr>
                        <m:ctrlPr>
                          <w:ins w:id="884" w:author="Somomgbeom" w:date="2025-09-01T22:20:00Z">
                            <w:rPr>
                              <w:rFonts w:hint="default" w:ascii="Cambria Math" w:hAnsi="Cambria Math" w:cs="Cambria Math"/>
                              <w:b w:val="0"/>
                              <w:bCs w:val="0"/>
                              <w:i/>
                              <w:iCs/>
                              <w:rPrChange w:id="885" w:author="Somomgbeom [2]" w:date="2026-01-07T20:26:37Z">
                                <w:rPr>
                                  <w:rFonts w:hint="eastAsia" w:ascii="Cambria Math" w:hAnsi="Cambria Math"/>
                                  <w:i/>
                                  <w:iCs/>
                                </w:rPr>
                              </w:rPrChange>
                            </w:rPr>
                          </w:ins>
                        </m:ctrlPr>
                      </m:sSupPr>
                      <m:e>
                        <w:ins w:id="886" w:author="Somomgbeom" w:date="2025-09-01T22:20:00Z">
                          <m:r>
                            <m:rPr/>
                            <w:rPr>
                              <w:rFonts w:hint="default" w:ascii="Cambria Math" w:hAnsi="Cambria Math" w:cs="Cambria Math"/>
                              <w:rPrChange w:id="887" w:author="Somomgbeom [2]" w:date="2026-01-07T20:26:37Z">
                                <w:rPr>
                                  <w:rFonts w:ascii="Cambria Math" w:hAnsi="Cambria Math"/>
                                </w:rPr>
                              </w:rPrChange>
                            </w:rPr>
                            <m:t>K</m:t>
                          </m:r>
                        </w:ins>
                        <m:ctrlPr>
                          <w:ins w:id="888" w:author="Somomgbeom" w:date="2025-09-01T22:20:00Z">
                            <w:rPr>
                              <w:rFonts w:hint="default" w:ascii="Cambria Math" w:hAnsi="Cambria Math" w:cs="Cambria Math"/>
                              <w:b w:val="0"/>
                              <w:bCs w:val="0"/>
                              <w:i/>
                              <w:iCs/>
                              <w:rPrChange w:id="889" w:author="Somomgbeom [2]" w:date="2026-01-07T20:26:37Z">
                                <w:rPr>
                                  <w:rFonts w:hint="eastAsia" w:ascii="Cambria Math" w:hAnsi="Cambria Math"/>
                                  <w:i/>
                                  <w:iCs/>
                                </w:rPr>
                              </w:rPrChange>
                            </w:rPr>
                          </w:ins>
                        </m:ctrlPr>
                      </m:e>
                      <m:sup>
                        <w:ins w:id="890" w:author="Somomgbeom" w:date="2025-09-01T22:20:00Z">
                          <m:r>
                            <m:rPr/>
                            <w:rPr>
                              <w:rFonts w:hint="default" w:ascii="Cambria Math" w:hAnsi="Cambria Math" w:cs="Cambria Math"/>
                              <w:rPrChange w:id="891" w:author="Somomgbeom [2]" w:date="2026-01-07T20:26:37Z">
                                <w:rPr>
                                  <w:rFonts w:ascii="Cambria Math" w:hAnsi="Cambria Math"/>
                                </w:rPr>
                              </w:rPrChange>
                            </w:rPr>
                            <m:t>T</m:t>
                          </m:r>
                        </w:ins>
                        <m:ctrlPr>
                          <w:ins w:id="892" w:author="Somomgbeom" w:date="2025-09-01T22:20:00Z">
                            <w:rPr>
                              <w:rFonts w:hint="default" w:ascii="Cambria Math" w:hAnsi="Cambria Math" w:cs="Cambria Math"/>
                              <w:b w:val="0"/>
                              <w:bCs w:val="0"/>
                              <w:i/>
                              <w:iCs/>
                              <w:rPrChange w:id="893" w:author="Somomgbeom [2]" w:date="2026-01-07T20:26:37Z">
                                <w:rPr>
                                  <w:rFonts w:hint="eastAsia" w:ascii="Cambria Math" w:hAnsi="Cambria Math"/>
                                  <w:i/>
                                  <w:iCs/>
                                </w:rPr>
                              </w:rPrChange>
                            </w:rPr>
                          </w:ins>
                        </m:ctrlPr>
                      </m:sup>
                    </m:sSup>
                    <m:ctrlPr>
                      <w:ins w:id="894" w:author="Somomgbeom" w:date="2025-09-01T22:20:00Z">
                        <w:rPr>
                          <w:rFonts w:hint="default" w:ascii="DejaVu Math TeX Gyre" w:hAnsi="DejaVu Math TeX Gyre" w:cs="Cambria Math"/>
                          <w:b w:val="0"/>
                          <w:bCs w:val="0"/>
                          <w:i/>
                          <w:iCs/>
                        </w:rPr>
                      </w:ins>
                    </m:ctrlPr>
                  </m:num>
                  <m:den>
                    <m:rad>
                      <m:radPr>
                        <m:degHide m:val="1"/>
                        <m:ctrlPr>
                          <w:ins w:id="895" w:author="Somomgbeom" w:date="2025-09-01T22:20:00Z">
                            <w:rPr>
                              <w:rFonts w:hint="default" w:ascii="DejaVu Math TeX Gyre" w:hAnsi="DejaVu Math TeX Gyre" w:cs="Cambria Math"/>
                              <w:b w:val="0"/>
                              <w:bCs w:val="0"/>
                              <w:i/>
                              <w:iCs/>
                            </w:rPr>
                          </w:ins>
                        </m:ctrlPr>
                      </m:radPr>
                      <m:deg>
                        <m:ctrlPr>
                          <w:ins w:id="896" w:author="Somomgbeom" w:date="2025-09-01T22:20:00Z">
                            <w:rPr>
                              <w:rFonts w:hint="default" w:ascii="DejaVu Math TeX Gyre" w:hAnsi="DejaVu Math TeX Gyre" w:cs="Cambria Math"/>
                              <w:b w:val="0"/>
                              <w:bCs w:val="0"/>
                              <w:i/>
                              <w:iCs/>
                            </w:rPr>
                          </w:ins>
                        </m:ctrlPr>
                      </m:deg>
                      <m:e>
                        <m:sSub>
                          <m:sSubPr>
                            <m:ctrlPr>
                              <w:ins w:id="897" w:author="Somomgbeom" w:date="2025-09-01T22:20:00Z">
                                <w:rPr>
                                  <w:rFonts w:hint="default" w:ascii="DejaVu Math TeX Gyre" w:hAnsi="DejaVu Math TeX Gyre" w:cs="Cambria Math"/>
                                  <w:b w:val="0"/>
                                  <w:bCs w:val="0"/>
                                  <w:i/>
                                  <w:iCs/>
                                </w:rPr>
                              </w:ins>
                            </m:ctrlPr>
                          </m:sSubPr>
                          <m:e>
                            <w:ins w:id="898" w:author="Somomgbeom" w:date="2025-09-01T22:20:00Z">
                              <m:r>
                                <m:rPr/>
                                <w:rPr>
                                  <w:rFonts w:hint="default" w:ascii="Cambria Math" w:hAnsi="Cambria Math" w:cs="Cambria Math"/>
                                  <w:rPrChange w:id="899" w:author="Somomgbeom [2]" w:date="2026-01-07T20:26:37Z">
                                    <w:rPr>
                                      <w:rFonts w:ascii="Cambria Math" w:hAnsi="Cambria Math"/>
                                    </w:rPr>
                                  </w:rPrChange>
                                </w:rPr>
                                <m:t>d</m:t>
                              </m:r>
                            </w:ins>
                            <m:ctrlPr>
                              <w:ins w:id="900" w:author="Somomgbeom" w:date="2025-09-01T22:20:00Z">
                                <w:rPr>
                                  <w:rFonts w:hint="default" w:ascii="DejaVu Math TeX Gyre" w:hAnsi="DejaVu Math TeX Gyre" w:cs="Cambria Math"/>
                                  <w:b w:val="0"/>
                                  <w:bCs w:val="0"/>
                                  <w:i/>
                                  <w:iCs/>
                                </w:rPr>
                              </w:ins>
                            </m:ctrlPr>
                          </m:e>
                          <m:sub>
                            <w:ins w:id="901" w:author="Somomgbeom" w:date="2025-09-01T22:20:00Z">
                              <m:r>
                                <m:rPr/>
                                <w:rPr>
                                  <w:rFonts w:hint="default" w:ascii="Cambria Math" w:hAnsi="Cambria Math" w:cs="Cambria Math"/>
                                  <w:rPrChange w:id="902" w:author="Somomgbeom [2]" w:date="2026-01-07T20:26:37Z">
                                    <w:rPr>
                                      <w:rFonts w:hint="eastAsia" w:ascii="Cambria Math" w:hAnsi="Cambria Math"/>
                                    </w:rPr>
                                  </w:rPrChange>
                                </w:rPr>
                                <m:t>k</m:t>
                              </m:r>
                            </w:ins>
                            <m:ctrlPr>
                              <w:ins w:id="903" w:author="Somomgbeom" w:date="2025-09-01T22:20:00Z">
                                <w:rPr>
                                  <w:rFonts w:hint="default" w:ascii="DejaVu Math TeX Gyre" w:hAnsi="DejaVu Math TeX Gyre" w:cs="Cambria Math"/>
                                  <w:b w:val="0"/>
                                  <w:bCs w:val="0"/>
                                  <w:i/>
                                  <w:iCs/>
                                </w:rPr>
                              </w:ins>
                            </m:ctrlPr>
                          </m:sub>
                        </m:sSub>
                        <m:ctrlPr>
                          <w:ins w:id="904" w:author="Somomgbeom" w:date="2025-09-01T22:20:00Z">
                            <w:rPr>
                              <w:rFonts w:hint="default" w:ascii="DejaVu Math TeX Gyre" w:hAnsi="DejaVu Math TeX Gyre" w:cs="Cambria Math"/>
                              <w:b w:val="0"/>
                              <w:bCs w:val="0"/>
                              <w:i/>
                              <w:iCs/>
                            </w:rPr>
                          </w:ins>
                        </m:ctrlPr>
                      </m:e>
                    </m:rad>
                    <m:ctrlPr>
                      <w:ins w:id="905" w:author="Somomgbeom" w:date="2025-09-01T22:20:00Z">
                        <w:rPr>
                          <w:rFonts w:hint="default" w:ascii="DejaVu Math TeX Gyre" w:hAnsi="DejaVu Math TeX Gyre" w:cs="Cambria Math"/>
                          <w:b w:val="0"/>
                          <w:bCs w:val="0"/>
                          <w:i/>
                          <w:iCs/>
                        </w:rPr>
                      </w:ins>
                    </m:ctrlPr>
                  </m:den>
                </m:f>
              </m:oMath>
            </m:oMathPara>
          </w:p>
        </w:tc>
        <w:tc>
          <w:tcPr>
            <w:tcW w:w="909" w:type="dxa"/>
            <w:tcBorders>
              <w:top w:val="nil"/>
              <w:left w:val="nil"/>
              <w:bottom w:val="nil"/>
              <w:right w:val="nil"/>
            </w:tcBorders>
            <w:noWrap/>
            <w:vAlign w:val="center"/>
          </w:tcPr>
          <w:p w14:paraId="25C00B2E">
            <w:pPr>
              <w:ind w:firstLine="0"/>
              <w:jc w:val="right"/>
              <w:rPr>
                <w:rFonts w:eastAsia="宋体" w:cs="宋体"/>
                <w:snapToGrid/>
                <w:spacing w:val="0"/>
                <w:kern w:val="0"/>
                <w:sz w:val="21"/>
                <w:szCs w:val="21"/>
              </w:rPr>
            </w:pPr>
            <w:ins w:id="906" w:author="Somomgbeom" w:date="2025-09-01T22:20:00Z">
              <w:r>
                <w:rPr/>
                <w:t>(</w:t>
              </w:r>
            </w:ins>
            <w:ins w:id="907" w:author="Somomgbeom" w:date="2025-09-01T22:20:00Z">
              <w:r>
                <w:rPr>
                  <w:rFonts w:hint="eastAsia"/>
                </w:rPr>
                <w:t>4</w:t>
              </w:r>
            </w:ins>
            <w:ins w:id="908" w:author="Somomgbeom" w:date="2025-09-01T22:20:00Z">
              <w:r>
                <w:rPr/>
                <w:t>)</w:t>
              </w:r>
            </w:ins>
          </w:p>
        </w:tc>
      </w:tr>
    </w:tbl>
    <w:p w14:paraId="748F6E98">
      <w:pPr>
        <w:snapToGrid/>
        <w:spacing w:line="360" w:lineRule="auto"/>
        <w:ind w:firstLine="420" w:firstLineChars="200"/>
        <w:textAlignment w:val="center"/>
        <w:rPr>
          <w:rFonts w:eastAsia="宋体" w:cs="宋体"/>
          <w:snapToGrid/>
          <w:spacing w:val="0"/>
          <w:kern w:val="0"/>
          <w:sz w:val="21"/>
          <w:szCs w:val="21"/>
        </w:rPr>
        <w:pPrChange w:id="909" w:author="Somomgbeom [2]" w:date="2026-01-07T19:53:34Z">
          <w:pPr>
            <w:snapToGrid/>
            <w:spacing w:line="360" w:lineRule="auto"/>
            <w:ind w:firstLine="420" w:firstLineChars="200"/>
            <w:textAlignment w:val="center"/>
          </w:pPr>
        </w:pPrChange>
      </w:pPr>
      <w:ins w:id="910" w:author="Somomgbeom" w:date="2025-09-01T22:06:00Z">
        <w:r>
          <w:rPr>
            <w:rFonts w:hint="eastAsia" w:eastAsia="宋体" w:cs="宋体"/>
            <w:snapToGrid/>
            <w:spacing w:val="0"/>
            <w:kern w:val="0"/>
            <w:sz w:val="21"/>
            <w:szCs w:val="21"/>
          </w:rPr>
          <w:t>为</w:t>
        </w:r>
      </w:ins>
      <w:ins w:id="911" w:author="hui wan" w:date="2025-12-28T19:01:00Z">
        <w:r>
          <w:rPr>
            <w:rFonts w:hint="eastAsia" w:eastAsia="宋体" w:cs="宋体"/>
            <w:snapToGrid/>
            <w:spacing w:val="0"/>
            <w:kern w:val="0"/>
            <w:sz w:val="21"/>
            <w:szCs w:val="21"/>
          </w:rPr>
          <w:t>筛选</w:t>
        </w:r>
      </w:ins>
      <w:ins w:id="912" w:author="Somomgbeom" w:date="2025-09-01T22:06:00Z">
        <w:del w:id="913" w:author="hui wan" w:date="2025-12-28T19:01:00Z">
          <w:r>
            <w:rPr>
              <w:rFonts w:hint="eastAsia" w:eastAsia="宋体" w:cs="宋体"/>
              <w:snapToGrid/>
              <w:spacing w:val="0"/>
              <w:kern w:val="0"/>
              <w:sz w:val="21"/>
              <w:szCs w:val="21"/>
            </w:rPr>
            <w:delText>了对</w:delText>
          </w:r>
        </w:del>
      </w:ins>
      <w:ins w:id="914" w:author="Somomgbeom" w:date="2025-09-01T22:06:00Z">
        <w:r>
          <w:rPr>
            <w:rFonts w:hint="eastAsia" w:eastAsia="宋体" w:cs="宋体"/>
            <w:snapToGrid/>
            <w:spacing w:val="0"/>
            <w:kern w:val="0"/>
            <w:sz w:val="21"/>
            <w:szCs w:val="21"/>
          </w:rPr>
          <w:t>注意力得分</w:t>
        </w:r>
      </w:ins>
      <w:ins w:id="915" w:author="Somomgbeom" w:date="2025-09-01T22:06:00Z">
        <w:del w:id="916" w:author="hui wan" w:date="2025-12-28T19:01:00Z">
          <w:r>
            <w:rPr>
              <w:rFonts w:hint="eastAsia" w:eastAsia="宋体" w:cs="宋体"/>
              <w:snapToGrid/>
              <w:spacing w:val="0"/>
              <w:kern w:val="0"/>
              <w:sz w:val="21"/>
              <w:szCs w:val="21"/>
            </w:rPr>
            <w:delText>进行筛选，</w:delText>
          </w:r>
        </w:del>
      </w:ins>
      <w:ins w:id="917" w:author="hui wan" w:date="2025-12-28T19:01:00Z">
        <w:r>
          <w:rPr>
            <w:rFonts w:hint="eastAsia" w:eastAsia="宋体" w:cs="宋体"/>
            <w:snapToGrid/>
            <w:spacing w:val="0"/>
            <w:kern w:val="0"/>
            <w:sz w:val="21"/>
            <w:szCs w:val="21"/>
          </w:rPr>
          <w:t>并</w:t>
        </w:r>
      </w:ins>
      <w:ins w:id="918" w:author="Somomgbeom" w:date="2025-09-01T22:06:00Z">
        <w:r>
          <w:rPr>
            <w:rFonts w:hint="eastAsia" w:eastAsia="宋体" w:cs="宋体"/>
            <w:snapToGrid/>
            <w:spacing w:val="0"/>
            <w:kern w:val="0"/>
            <w:sz w:val="21"/>
            <w:szCs w:val="21"/>
          </w:rPr>
          <w:t>仅保留</w:t>
        </w:r>
      </w:ins>
      <w:ins w:id="919" w:author="hui wan" w:date="2025-12-28T19:02:00Z">
        <w:r>
          <w:rPr>
            <w:rFonts w:hint="eastAsia" w:eastAsia="宋体" w:cs="宋体"/>
            <w:snapToGrid/>
            <w:spacing w:val="0"/>
            <w:kern w:val="0"/>
            <w:sz w:val="21"/>
            <w:szCs w:val="21"/>
          </w:rPr>
          <w:t>最显著</w:t>
        </w:r>
      </w:ins>
      <w:ins w:id="920" w:author="Somomgbeom" w:date="2025-09-01T22:06:00Z">
        <w:del w:id="921" w:author="hui wan" w:date="2025-12-28T19:02:00Z">
          <w:r>
            <w:rPr>
              <w:rFonts w:hint="eastAsia" w:eastAsia="宋体" w:cs="宋体"/>
              <w:snapToGrid/>
              <w:spacing w:val="0"/>
              <w:kern w:val="0"/>
              <w:sz w:val="21"/>
              <w:szCs w:val="21"/>
            </w:rPr>
            <w:delText>得分最高</w:delText>
          </w:r>
        </w:del>
      </w:ins>
      <w:ins w:id="922" w:author="Somomgbeom" w:date="2025-09-01T22:06:00Z">
        <w:r>
          <w:rPr>
            <w:rFonts w:hint="eastAsia" w:eastAsia="宋体" w:cs="宋体"/>
            <w:snapToGrid/>
            <w:spacing w:val="0"/>
            <w:kern w:val="0"/>
            <w:sz w:val="21"/>
            <w:szCs w:val="21"/>
          </w:rPr>
          <w:t>的部分，</w:t>
        </w:r>
      </w:ins>
      <w:ins w:id="923" w:author="Somomgbeom" w:date="2025-09-01T22:06:00Z">
        <w:del w:id="924" w:author="hui wan" w:date="2025-12-28T18:56:00Z">
          <w:r>
            <w:rPr>
              <w:rFonts w:hint="eastAsia" w:eastAsia="宋体" w:cs="宋体"/>
              <w:snapToGrid/>
              <w:spacing w:val="0"/>
              <w:kern w:val="0"/>
              <w:sz w:val="21"/>
              <w:szCs w:val="21"/>
            </w:rPr>
            <w:delText>本文</w:delText>
          </w:r>
        </w:del>
      </w:ins>
      <w:ins w:id="925" w:author="Somomgbeom" w:date="2025-09-01T22:06:00Z">
        <w:r>
          <w:rPr>
            <w:rFonts w:hint="eastAsia" w:eastAsia="宋体" w:cs="宋体"/>
            <w:snapToGrid/>
            <w:spacing w:val="0"/>
            <w:kern w:val="0"/>
            <w:sz w:val="21"/>
            <w:szCs w:val="21"/>
          </w:rPr>
          <w:t xml:space="preserve">采用 </w:t>
        </w:r>
      </w:ins>
      <w:ins w:id="926" w:author="Somomgbeom [2]" w:date="2026-01-07T19:53:32Z">
        <w:r>
          <w:rPr>
            <w:rFonts w:hint="eastAsia" w:eastAsia="宋体" w:cs="宋体"/>
            <w:snapToGrid/>
            <w:spacing w:val="0"/>
            <w:kern w:val="0"/>
            <w:sz w:val="21"/>
            <w:szCs w:val="21"/>
            <w:lang w:val="en-US" w:eastAsia="zh-CN"/>
          </w:rPr>
          <w:t xml:space="preserve">Topk </w:t>
        </w:r>
      </w:ins>
      <w:ins w:id="927" w:author="hui wan" w:date="2025-12-28T19:02:00Z">
        <w:r>
          <w:rPr>
            <w:rFonts w:hint="eastAsia" w:eastAsia="宋体" w:cs="宋体"/>
            <w:snapToGrid/>
            <w:spacing w:val="0"/>
            <w:kern w:val="0"/>
            <w:sz w:val="21"/>
            <w:szCs w:val="21"/>
          </w:rPr>
          <w:t>稀疏</w:t>
        </w:r>
      </w:ins>
      <w:ins w:id="928" w:author="Somomgbeom" w:date="2025-09-01T22:06:00Z">
        <w:r>
          <w:rPr>
            <w:rFonts w:hint="eastAsia" w:eastAsia="宋体" w:cs="宋体"/>
            <w:snapToGrid/>
            <w:spacing w:val="0"/>
            <w:kern w:val="0"/>
            <w:sz w:val="21"/>
            <w:szCs w:val="21"/>
          </w:rPr>
          <w:t>策略。具体做法是</w:t>
        </w:r>
      </w:ins>
      <w:ins w:id="929" w:author="Somomgbeom" w:date="2025-09-01T22:06:00Z">
        <w:del w:id="930" w:author="hui wan" w:date="2025-12-28T19:02:00Z">
          <w:r>
            <w:rPr>
              <w:rFonts w:hint="eastAsia" w:eastAsia="宋体" w:cs="宋体"/>
              <w:snapToGrid/>
              <w:spacing w:val="0"/>
              <w:kern w:val="0"/>
              <w:sz w:val="21"/>
              <w:szCs w:val="21"/>
            </w:rPr>
            <w:delText>首</w:delText>
          </w:r>
        </w:del>
      </w:ins>
      <w:ins w:id="931" w:author="Somomgbeom" w:date="2025-09-01T22:06:00Z">
        <w:r>
          <w:rPr>
            <w:rFonts w:hint="eastAsia" w:eastAsia="宋体" w:cs="宋体"/>
            <w:snapToGrid/>
            <w:spacing w:val="0"/>
            <w:kern w:val="0"/>
            <w:sz w:val="21"/>
            <w:szCs w:val="21"/>
          </w:rPr>
          <w:t>先对</w:t>
        </w:r>
      </w:ins>
      <w:ins w:id="932" w:author="hui wan" w:date="2025-12-28T19:02:00Z">
        <w:r>
          <w:rPr>
            <w:rFonts w:hint="eastAsia" w:eastAsia="宋体" w:cs="宋体"/>
            <w:snapToGrid/>
            <w:spacing w:val="0"/>
            <w:kern w:val="0"/>
            <w:sz w:val="21"/>
            <w:szCs w:val="21"/>
          </w:rPr>
          <w:t>注意力</w:t>
        </w:r>
      </w:ins>
      <w:ins w:id="933" w:author="Somomgbeom" w:date="2025-09-01T22:06:00Z">
        <w:r>
          <w:rPr>
            <w:rFonts w:hint="eastAsia" w:eastAsia="宋体" w:cs="宋体"/>
            <w:snapToGrid/>
            <w:spacing w:val="0"/>
            <w:kern w:val="0"/>
            <w:sz w:val="21"/>
            <w:szCs w:val="21"/>
          </w:rPr>
          <w:t>得分进行排序，选择</w:t>
        </w:r>
      </w:ins>
      <w:ins w:id="934" w:author="hui wan" w:date="2025-12-28T19:02:00Z">
        <w:r>
          <w:rPr>
            <w:rFonts w:hint="eastAsia" w:eastAsia="宋体" w:cs="宋体"/>
            <w:snapToGrid/>
            <w:spacing w:val="0"/>
            <w:kern w:val="0"/>
            <w:sz w:val="21"/>
            <w:szCs w:val="21"/>
          </w:rPr>
          <w:t>每个查询位置对应的</w:t>
        </w:r>
      </w:ins>
      <w:ins w:id="935" w:author="Somomgbeom" w:date="2025-09-01T22:06:00Z">
        <w:r>
          <w:rPr>
            <w:rFonts w:hint="eastAsia" w:eastAsia="宋体" w:cs="宋体"/>
            <w:snapToGrid/>
            <w:spacing w:val="0"/>
            <w:kern w:val="0"/>
            <w:sz w:val="21"/>
            <w:szCs w:val="21"/>
          </w:rPr>
          <w:t>前</w:t>
        </w:r>
      </w:ins>
      <m:oMath>
        <w:ins w:id="936" w:author="Somomgbeom" w:date="2025-09-01T22:06:00Z">
          <m:r>
            <m:rPr/>
            <w:rPr>
              <w:rFonts w:hint="default" w:ascii="Cambria Math" w:hAnsi="Cambria Math" w:eastAsia="宋体" w:cs="Cambria Math"/>
              <w:snapToGrid/>
              <w:spacing w:val="0"/>
              <w:kern w:val="0"/>
              <w:sz w:val="21"/>
              <w:szCs w:val="21"/>
              <w:rPrChange w:id="937" w:author="Somomgbeom [2]" w:date="2026-01-07T20:27:43Z">
                <w:rPr>
                  <w:rFonts w:hint="eastAsia" w:ascii="Cambria Math" w:hAnsi="Cambria Math" w:eastAsia="宋体" w:cs="宋体"/>
                  <w:snapToGrid/>
                  <w:spacing w:val="0"/>
                  <w:kern w:val="0"/>
                  <w:sz w:val="21"/>
                  <w:szCs w:val="21"/>
                </w:rPr>
              </w:rPrChange>
            </w:rPr>
            <m:t>k</m:t>
          </m:r>
        </w:ins>
      </m:oMath>
      <w:ins w:id="938" w:author="Somomgbeom" w:date="2025-09-01T22:06:00Z">
        <w:r>
          <w:rPr>
            <w:rFonts w:hint="eastAsia" w:eastAsia="宋体" w:cs="宋体"/>
            <w:snapToGrid/>
            <w:spacing w:val="0"/>
            <w:kern w:val="0"/>
            <w:sz w:val="21"/>
            <w:szCs w:val="21"/>
          </w:rPr>
          <w:t>个最高得分</w:t>
        </w:r>
      </w:ins>
      <w:ins w:id="939" w:author="Somomgbeom" w:date="2025-09-01T22:06:00Z">
        <w:del w:id="940" w:author="hui wan" w:date="2025-12-28T19:03:00Z">
          <w:r>
            <w:rPr>
              <w:rFonts w:hint="eastAsia" w:eastAsia="宋体" w:cs="宋体"/>
              <w:snapToGrid/>
              <w:spacing w:val="0"/>
              <w:kern w:val="0"/>
              <w:sz w:val="21"/>
              <w:szCs w:val="21"/>
            </w:rPr>
            <w:delText>的部分</w:delText>
          </w:r>
        </w:del>
      </w:ins>
      <w:ins w:id="941" w:author="Somomgbeom" w:date="2025-09-01T22:06:00Z">
        <w:r>
          <w:rPr>
            <w:rFonts w:hint="eastAsia" w:eastAsia="宋体" w:cs="宋体"/>
            <w:snapToGrid/>
            <w:spacing w:val="0"/>
            <w:kern w:val="0"/>
            <w:sz w:val="21"/>
            <w:szCs w:val="21"/>
          </w:rPr>
          <w:t>，其计算</w:t>
        </w:r>
      </w:ins>
      <w:ins w:id="942" w:author="hui wan" w:date="2025-12-28T19:03:00Z">
        <w:r>
          <w:rPr>
            <w:rFonts w:hint="eastAsia" w:eastAsia="宋体" w:cs="宋体"/>
            <w:snapToGrid/>
            <w:spacing w:val="0"/>
            <w:kern w:val="0"/>
            <w:sz w:val="21"/>
            <w:szCs w:val="21"/>
          </w:rPr>
          <w:t>过程</w:t>
        </w:r>
      </w:ins>
      <w:ins w:id="943" w:author="Somomgbeom" w:date="2025-09-01T22:06:00Z">
        <w:del w:id="944" w:author="hui wan" w:date="2025-12-28T19:03:00Z">
          <w:r>
            <w:rPr>
              <w:rFonts w:hint="eastAsia" w:eastAsia="宋体" w:cs="宋体"/>
              <w:snapToGrid/>
              <w:spacing w:val="0"/>
              <w:kern w:val="0"/>
              <w:sz w:val="21"/>
              <w:szCs w:val="21"/>
            </w:rPr>
            <w:delText>方式</w:delText>
          </w:r>
        </w:del>
      </w:ins>
      <w:ins w:id="945" w:author="Somomgbeom" w:date="2025-09-01T22:06:00Z">
        <w:r>
          <w:rPr>
            <w:rFonts w:hint="eastAsia" w:eastAsia="宋体" w:cs="宋体"/>
            <w:snapToGrid/>
            <w:spacing w:val="0"/>
            <w:kern w:val="0"/>
            <w:sz w:val="21"/>
            <w:szCs w:val="21"/>
          </w:rPr>
          <w:t>如</w:t>
        </w:r>
      </w:ins>
      <w:ins w:id="946" w:author="Somomgbeom" w:date="2025-09-01T22:06:00Z">
        <w:del w:id="947" w:author="hui wan" w:date="2025-12-28T18:56:00Z">
          <w:r>
            <w:rPr>
              <w:rFonts w:hint="eastAsia" w:eastAsia="宋体" w:cs="宋体"/>
              <w:snapToGrid/>
              <w:spacing w:val="0"/>
              <w:kern w:val="0"/>
              <w:sz w:val="21"/>
              <w:szCs w:val="21"/>
            </w:rPr>
            <w:delText>公</w:delText>
          </w:r>
        </w:del>
      </w:ins>
      <w:ins w:id="948" w:author="Somomgbeom" w:date="2025-09-01T22:06:00Z">
        <w:r>
          <w:rPr>
            <w:rFonts w:hint="eastAsia" w:eastAsia="宋体" w:cs="宋体"/>
            <w:snapToGrid/>
            <w:spacing w:val="0"/>
            <w:kern w:val="0"/>
            <w:sz w:val="21"/>
            <w:szCs w:val="21"/>
          </w:rPr>
          <w:t>式</w:t>
        </w:r>
      </w:ins>
      <w:ins w:id="949" w:author="Somomgbeom" w:date="2025-09-01T22:06:00Z">
        <w:del w:id="950" w:author="hui wan" w:date="2025-12-28T18:56:00Z">
          <w:r>
            <w:rPr>
              <w:rFonts w:hint="eastAsia" w:eastAsia="宋体" w:cs="宋体"/>
              <w:snapToGrid/>
              <w:spacing w:val="0"/>
              <w:kern w:val="0"/>
              <w:sz w:val="21"/>
              <w:szCs w:val="21"/>
            </w:rPr>
            <w:delText xml:space="preserve"> (</w:delText>
          </w:r>
        </w:del>
      </w:ins>
      <w:ins w:id="951" w:author="hui wan" w:date="2025-12-28T18:56:00Z">
        <w:r>
          <w:rPr>
            <w:rFonts w:hint="eastAsia" w:eastAsia="宋体" w:cs="宋体"/>
            <w:snapToGrid/>
            <w:spacing w:val="0"/>
            <w:kern w:val="0"/>
            <w:sz w:val="21"/>
            <w:szCs w:val="21"/>
          </w:rPr>
          <w:t>（</w:t>
        </w:r>
      </w:ins>
      <w:ins w:id="952" w:author="Somomgbeom" w:date="2025-09-01T22:06:00Z">
        <w:r>
          <w:rPr>
            <w:rFonts w:hint="eastAsia" w:eastAsia="宋体" w:cs="宋体"/>
            <w:snapToGrid/>
            <w:spacing w:val="0"/>
            <w:kern w:val="0"/>
            <w:sz w:val="21"/>
            <w:szCs w:val="21"/>
          </w:rPr>
          <w:t>5</w:t>
        </w:r>
      </w:ins>
      <w:ins w:id="953" w:author="hui wan" w:date="2025-12-28T18:56:00Z">
        <w:r>
          <w:rPr>
            <w:rFonts w:hint="eastAsia" w:eastAsia="宋体" w:cs="宋体"/>
            <w:snapToGrid/>
            <w:spacing w:val="0"/>
            <w:kern w:val="0"/>
            <w:sz w:val="21"/>
            <w:szCs w:val="21"/>
          </w:rPr>
          <w:t>）</w:t>
        </w:r>
      </w:ins>
      <w:ins w:id="954" w:author="Somomgbeom" w:date="2025-09-01T22:06:00Z">
        <w:del w:id="955" w:author="hui wan" w:date="2025-12-28T18:56:00Z">
          <w:r>
            <w:rPr>
              <w:rFonts w:hint="eastAsia" w:eastAsia="宋体" w:cs="宋体"/>
              <w:snapToGrid/>
              <w:spacing w:val="0"/>
              <w:kern w:val="0"/>
              <w:sz w:val="21"/>
              <w:szCs w:val="21"/>
            </w:rPr>
            <w:delText>)</w:delText>
          </w:r>
        </w:del>
      </w:ins>
      <w:ins w:id="956" w:author="Somomgbeom" w:date="2025-09-01T22:06:00Z">
        <w:r>
          <w:rPr>
            <w:rFonts w:hint="eastAsia" w:eastAsia="宋体" w:cs="宋体"/>
            <w:snapToGrid/>
            <w:spacing w:val="0"/>
            <w:kern w:val="0"/>
            <w:sz w:val="21"/>
            <w:szCs w:val="21"/>
          </w:rPr>
          <w:t xml:space="preserve"> 所示</w:t>
        </w:r>
      </w:ins>
      <w:ins w:id="957" w:author="Somomgbeom" w:date="2025-09-01T22:06:00Z">
        <w:del w:id="958" w:author="hui wan" w:date="2025-12-28T18:56:00Z">
          <w:r>
            <w:rPr>
              <w:rFonts w:hint="eastAsia" w:eastAsia="宋体" w:cs="宋体"/>
              <w:snapToGrid/>
              <w:spacing w:val="0"/>
              <w:kern w:val="0"/>
              <w:sz w:val="21"/>
              <w:szCs w:val="21"/>
            </w:rPr>
            <w:delText>：</w:delText>
          </w:r>
        </w:del>
      </w:ins>
      <w:ins w:id="959" w:author="hui wan" w:date="2025-12-28T18:56:00Z">
        <w:r>
          <w:rPr>
            <w:rFonts w:hint="eastAsia" w:eastAsia="宋体" w:cs="宋体"/>
            <w:snapToGrid/>
            <w:spacing w:val="0"/>
            <w:kern w:val="0"/>
            <w:sz w:val="21"/>
            <w:szCs w:val="21"/>
          </w:rPr>
          <w:t>。</w:t>
        </w:r>
      </w:ins>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13"/>
        <w:gridCol w:w="909"/>
      </w:tblGrid>
      <w:tr w14:paraId="17AFBCE4">
        <w:trPr>
          <w:jc w:val="center"/>
        </w:trPr>
        <w:tc>
          <w:tcPr>
            <w:tcW w:w="7613" w:type="dxa"/>
            <w:tcBorders>
              <w:top w:val="nil"/>
              <w:left w:val="nil"/>
              <w:bottom w:val="nil"/>
              <w:right w:val="nil"/>
            </w:tcBorders>
            <w:noWrap/>
            <w:vAlign w:val="center"/>
          </w:tcPr>
          <w:p w14:paraId="187100A3">
            <w:pPr>
              <w:jc w:val="center"/>
              <w:rPr>
                <w:rFonts w:eastAsia="宋体" w:cs="宋体"/>
                <w:snapToGrid/>
                <w:spacing w:val="0"/>
                <w:kern w:val="0"/>
                <w:sz w:val="21"/>
                <w:szCs w:val="21"/>
              </w:rPr>
            </w:pPr>
            <m:oMathPara>
              <m:oMath>
                <m:sSup>
                  <m:sSupPr>
                    <m:ctrlPr>
                      <w:ins w:id="960" w:author="Somomgbeom [2]" w:date="2026-01-07T19:46:38Z">
                        <w:rPr>
                          <w:rFonts w:hint="default" w:ascii="DejaVu Math TeX Gyre" w:hAnsi="DejaVu Math TeX Gyre" w:cs="Cambria Math"/>
                          <w:i/>
                          <w:lang w:val="en-US"/>
                        </w:rPr>
                      </w:ins>
                    </m:ctrlPr>
                  </m:sSupPr>
                  <m:e>
                    <w:ins w:id="961" w:author="Somomgbeom [2]" w:date="2026-01-07T20:31:53Z">
                      <m:r>
                        <m:rPr/>
                        <w:rPr>
                          <w:rFonts w:hint="default" w:ascii="Cambria Math" w:hAnsi="Cambria Math" w:cs="Cambria Math"/>
                          <w:lang w:val="en-US"/>
                        </w:rPr>
                        <m:t>S</m:t>
                      </m:r>
                    </w:ins>
                    <m:ctrlPr>
                      <w:ins w:id="962" w:author="Somomgbeom [2]" w:date="2026-01-07T19:46:38Z">
                        <w:rPr>
                          <w:rFonts w:hint="default" w:ascii="DejaVu Math TeX Gyre" w:hAnsi="DejaVu Math TeX Gyre" w:cs="Cambria Math"/>
                          <w:i/>
                          <w:lang w:val="en-US"/>
                        </w:rPr>
                      </w:ins>
                    </m:ctrlPr>
                  </m:e>
                  <m:sup>
                    <w:ins w:id="963" w:author="Somomgbeom [2]" w:date="2026-01-07T19:46:47Z">
                      <m:r>
                        <m:rPr/>
                        <w:rPr>
                          <w:rFonts w:hint="default" w:ascii="DejaVu Math TeX Gyre" w:hAnsi="DejaVu Math TeX Gyre" w:cs="Cambria Math"/>
                          <w:lang w:val="en-US"/>
                        </w:rPr>
                        <m:t>(</m:t>
                      </m:r>
                    </w:ins>
                    <w:ins w:id="964" w:author="Somomgbeom [2]" w:date="2026-01-07T19:46:49Z">
                      <m:r>
                        <m:rPr/>
                        <w:rPr>
                          <w:rFonts w:hint="default" w:ascii="DejaVu Math TeX Gyre" w:hAnsi="DejaVu Math TeX Gyre" w:cs="Cambria Math"/>
                          <w:lang w:val="en-US"/>
                        </w:rPr>
                        <m:t>k</m:t>
                      </m:r>
                    </w:ins>
                    <w:ins w:id="965" w:author="Somomgbeom [2]" w:date="2026-01-07T19:46:48Z">
                      <m:r>
                        <m:rPr/>
                        <w:rPr>
                          <w:rFonts w:hint="default" w:ascii="DejaVu Math TeX Gyre" w:hAnsi="DejaVu Math TeX Gyre" w:cs="Cambria Math"/>
                          <w:lang w:val="en-US"/>
                        </w:rPr>
                        <m:t>)</m:t>
                      </m:r>
                    </w:ins>
                    <m:ctrlPr>
                      <w:ins w:id="966" w:author="Somomgbeom [2]" w:date="2026-01-07T19:46:38Z">
                        <w:rPr>
                          <w:rFonts w:hint="default" w:ascii="DejaVu Math TeX Gyre" w:hAnsi="DejaVu Math TeX Gyre" w:cs="Cambria Math"/>
                          <w:i/>
                          <w:lang w:val="en-US"/>
                        </w:rPr>
                      </w:ins>
                    </m:ctrlPr>
                  </m:sup>
                </m:sSup>
                <w:ins w:id="967" w:author="Somomgbeom" w:date="2025-09-01T22:21:00Z">
                  <m:r>
                    <m:rPr/>
                    <w:rPr>
                      <w:rFonts w:ascii="Cambria Math" w:hAnsi="Cambria Math" w:cs="Cambria Math"/>
                      <w:rPrChange w:id="968" w:author="Somomgbeom [2]" w:date="2026-01-07T20:26:52Z">
                        <w:rPr>
                          <w:rFonts w:ascii="Cambria Math" w:hAnsi="Cambria Math"/>
                        </w:rPr>
                      </w:rPrChange>
                    </w:rPr>
                    <m:t>=</m:t>
                  </m:r>
                </w:ins>
                <w:ins w:id="969" w:author="Somomgbeom [2]" w:date="2026-01-07T19:47:09Z">
                  <m:r>
                    <m:rPr>
                      <m:sty m:val="p"/>
                    </m:rPr>
                    <w:rPr>
                      <w:rFonts w:hint="default" w:ascii="DejaVu Math TeX Gyre" w:hAnsi="DejaVu Math TeX Gyre" w:cs="Cambria Math"/>
                      <w:lang w:val="en-US"/>
                    </w:rPr>
                    <m:t>T</m:t>
                  </m:r>
                </w:ins>
                <w:ins w:id="970" w:author="Somomgbeom" w:date="2025-09-01T22:21:00Z">
                  <m:r>
                    <m:rPr>
                      <m:sty m:val="p"/>
                    </m:rPr>
                    <w:rPr>
                      <w:rFonts w:hint="default" w:ascii="Cambria Math" w:hAnsi="Cambria Math" w:cs="Cambria Math"/>
                      <w:rPrChange w:id="971" w:author="Somomgbeom [2]" w:date="2026-01-07T20:26:52Z">
                        <w:rPr>
                          <w:rFonts w:ascii="Cambria Math" w:hAnsi="Cambria Math"/>
                        </w:rPr>
                      </w:rPrChange>
                    </w:rPr>
                    <m:t>op</m:t>
                  </m:r>
                </w:ins>
                <w:ins w:id="972" w:author="Somomgbeom [2]" w:date="2026-01-07T19:47:14Z">
                  <m:r>
                    <m:rPr>
                      <m:sty m:val="p"/>
                    </m:rPr>
                    <w:rPr>
                      <w:rFonts w:hint="default" w:ascii="DejaVu Math TeX Gyre" w:hAnsi="DejaVu Math TeX Gyre" w:cs="Cambria Math"/>
                      <w:lang w:val="en-US"/>
                    </w:rPr>
                    <m:t>K</m:t>
                  </m:r>
                </w:ins>
                <w:ins w:id="973" w:author="Somomgbeom" w:date="2025-09-01T22:21:00Z">
                  <m:r>
                    <m:rPr/>
                    <w:rPr>
                      <w:rFonts w:ascii="Cambria Math" w:hAnsi="Cambria Math" w:cs="Cambria Math"/>
                      <w:rPrChange w:id="974" w:author="Somomgbeom [2]" w:date="2026-01-07T20:26:52Z">
                        <w:rPr>
                          <w:rFonts w:ascii="Cambria Math" w:hAnsi="Cambria Math"/>
                        </w:rPr>
                      </w:rPrChange>
                    </w:rPr>
                    <m:t>(</m:t>
                  </m:r>
                </w:ins>
                <w:ins w:id="975" w:author="Somomgbeom [2]" w:date="2026-01-07T19:47:25Z">
                  <m:r>
                    <m:rPr/>
                    <w:rPr>
                      <w:rFonts w:hint="default" w:ascii="DejaVu Math TeX Gyre" w:hAnsi="DejaVu Math TeX Gyre" w:cs="Cambria Math"/>
                      <w:lang w:val="en-US"/>
                    </w:rPr>
                    <m:t>S</m:t>
                  </m:r>
                </w:ins>
                <w:ins w:id="976" w:author="Somomgbeom" w:date="2025-09-01T22:21:00Z">
                  <m:r>
                    <m:rPr/>
                    <w:rPr>
                      <w:rFonts w:ascii="Cambria Math" w:hAnsi="Cambria Math" w:cs="Cambria Math"/>
                      <w:rPrChange w:id="977" w:author="Somomgbeom [2]" w:date="2026-01-07T20:26:52Z">
                        <w:rPr>
                          <w:rFonts w:ascii="Cambria Math" w:hAnsi="Cambria Math"/>
                        </w:rPr>
                      </w:rPrChange>
                    </w:rPr>
                    <m:t>,</m:t>
                  </m:r>
                </w:ins>
                <w:ins w:id="978" w:author="Somomgbeom [2]" w:date="2026-01-07T19:47:30Z">
                  <m:r>
                    <m:rPr/>
                    <w:rPr>
                      <w:rFonts w:hint="default" w:ascii="DejaVu Math TeX Gyre" w:hAnsi="DejaVu Math TeX Gyre" w:cs="Cambria Math"/>
                      <w:lang w:val="en-US"/>
                    </w:rPr>
                    <m:t>k</m:t>
                  </m:r>
                </w:ins>
                <w:ins w:id="979" w:author="Somomgbeom" w:date="2025-09-01T22:21:00Z">
                  <m:r>
                    <m:rPr/>
                    <w:rPr>
                      <w:rFonts w:ascii="Cambria Math" w:hAnsi="Cambria Math" w:cs="Cambria Math"/>
                      <w:rPrChange w:id="980" w:author="Somomgbeom [2]" w:date="2026-01-07T20:26:52Z">
                        <w:rPr>
                          <w:rFonts w:ascii="Cambria Math" w:hAnsi="Cambria Math"/>
                        </w:rPr>
                      </w:rPrChange>
                    </w:rPr>
                    <m:t>)</m:t>
                  </m:r>
                </w:ins>
              </m:oMath>
            </m:oMathPara>
          </w:p>
        </w:tc>
        <w:tc>
          <w:tcPr>
            <w:tcW w:w="909" w:type="dxa"/>
            <w:tcBorders>
              <w:top w:val="nil"/>
              <w:left w:val="nil"/>
              <w:bottom w:val="nil"/>
              <w:right w:val="nil"/>
            </w:tcBorders>
            <w:noWrap/>
            <w:vAlign w:val="center"/>
          </w:tcPr>
          <w:p w14:paraId="42321DD8">
            <w:pPr>
              <w:ind w:firstLine="0"/>
              <w:jc w:val="right"/>
              <w:rPr>
                <w:rFonts w:eastAsia="宋体" w:cs="宋体"/>
                <w:snapToGrid/>
                <w:spacing w:val="0"/>
                <w:kern w:val="0"/>
                <w:sz w:val="21"/>
                <w:szCs w:val="21"/>
              </w:rPr>
            </w:pPr>
            <w:ins w:id="981" w:author="Somomgbeom" w:date="2025-09-01T22:21:00Z">
              <w:commentRangeStart w:id="2"/>
              <w:commentRangeStart w:id="3"/>
              <w:r>
                <w:rPr/>
                <w:t>(</w:t>
              </w:r>
            </w:ins>
            <w:ins w:id="982" w:author="Somomgbeom" w:date="2025-09-01T22:21:00Z">
              <w:r>
                <w:rPr>
                  <w:rFonts w:hint="eastAsia"/>
                </w:rPr>
                <w:t>5</w:t>
              </w:r>
            </w:ins>
            <w:ins w:id="983" w:author="Somomgbeom" w:date="2025-09-01T22:21:00Z">
              <w:r>
                <w:rPr/>
                <w:t>)</w:t>
              </w:r>
              <w:commentRangeEnd w:id="2"/>
            </w:ins>
            <w:r>
              <w:rPr>
                <w:rStyle w:val="25"/>
              </w:rPr>
              <w:commentReference w:id="2"/>
            </w:r>
            <w:commentRangeEnd w:id="3"/>
            <w:r>
              <w:commentReference w:id="3"/>
            </w:r>
          </w:p>
        </w:tc>
      </w:tr>
    </w:tbl>
    <w:p w14:paraId="4BEE2D00">
      <w:pPr>
        <w:snapToGrid/>
        <w:spacing w:line="360" w:lineRule="auto"/>
        <w:ind w:firstLine="0" w:firstLineChars="0"/>
        <w:textAlignment w:val="center"/>
        <w:rPr>
          <w:ins w:id="985" w:author="Somomgbeom" w:date="2025-09-01T22:09:00Z"/>
          <w:rFonts w:eastAsia="宋体" w:cs="宋体"/>
          <w:snapToGrid/>
          <w:spacing w:val="0"/>
          <w:kern w:val="0"/>
          <w:sz w:val="21"/>
          <w:szCs w:val="21"/>
        </w:rPr>
        <w:pPrChange w:id="984" w:author="hui wan" w:date="2025-12-28T19:03:00Z">
          <w:pPr>
            <w:snapToGrid/>
            <w:spacing w:line="360" w:lineRule="auto"/>
            <w:ind w:firstLine="420" w:firstLineChars="200"/>
            <w:textAlignment w:val="center"/>
          </w:pPr>
        </w:pPrChange>
      </w:pPr>
      <w:ins w:id="986" w:author="Somomgbeom" w:date="2025-09-01T22:09:00Z">
        <w:r>
          <w:rPr>
            <w:rFonts w:hint="eastAsia" w:eastAsia="宋体" w:cs="宋体"/>
            <w:snapToGrid/>
            <w:spacing w:val="0"/>
            <w:kern w:val="0"/>
            <w:sz w:val="21"/>
            <w:szCs w:val="21"/>
          </w:rPr>
          <w:t>其中，</w:t>
        </w:r>
      </w:ins>
      <m:oMath>
        <w:ins w:id="987" w:author="Somomgbeom [2]" w:date="2026-01-07T19:48:28Z">
          <m:r>
            <m:rPr/>
            <w:rPr>
              <w:rFonts w:hint="default" w:ascii="DejaVu Math TeX Gyre" w:hAnsi="DejaVu Math TeX Gyre" w:cs="Cambria Math"/>
              <w:lang w:val="en-US"/>
            </w:rPr>
            <m:t>S</m:t>
          </m:r>
        </w:ins>
      </m:oMath>
      <w:ins w:id="988" w:author="Somomgbeom" w:date="2025-09-01T22:09:00Z">
        <w:r>
          <w:rPr>
            <w:rFonts w:hint="eastAsia" w:eastAsia="宋体" w:cs="宋体"/>
            <w:snapToGrid/>
            <w:spacing w:val="0"/>
            <w:kern w:val="0"/>
            <w:sz w:val="21"/>
            <w:szCs w:val="21"/>
          </w:rPr>
          <w:t>表示所有</w:t>
        </w:r>
      </w:ins>
      <w:ins w:id="989" w:author="hui wan" w:date="2025-12-28T19:40:00Z">
        <w:r>
          <w:rPr>
            <w:rFonts w:hint="eastAsia" w:eastAsia="宋体" w:cs="宋体"/>
            <w:snapToGrid/>
            <w:spacing w:val="0"/>
            <w:kern w:val="0"/>
            <w:sz w:val="21"/>
            <w:szCs w:val="21"/>
          </w:rPr>
          <w:t>注意力得分</w:t>
        </w:r>
      </w:ins>
      <w:ins w:id="990" w:author="Somomgbeom" w:date="2025-09-01T22:09:00Z">
        <w:del w:id="991" w:author="hui wan" w:date="2025-12-28T19:40:00Z">
          <w:r>
            <w:rPr>
              <w:rFonts w:hint="eastAsia" w:eastAsia="宋体" w:cs="宋体"/>
              <w:snapToGrid/>
              <w:spacing w:val="0"/>
              <w:kern w:val="0"/>
              <w:sz w:val="21"/>
              <w:szCs w:val="21"/>
            </w:rPr>
            <w:delText>候选</w:delText>
          </w:r>
        </w:del>
      </w:ins>
      <w:ins w:id="992" w:author="Somomgbeom" w:date="2025-09-01T22:09:00Z">
        <w:r>
          <w:rPr>
            <w:rFonts w:hint="eastAsia" w:eastAsia="宋体" w:cs="宋体"/>
            <w:snapToGrid/>
            <w:spacing w:val="0"/>
            <w:kern w:val="0"/>
            <w:sz w:val="21"/>
            <w:szCs w:val="21"/>
          </w:rPr>
          <w:t>部分的</w:t>
        </w:r>
      </w:ins>
      <w:ins w:id="993" w:author="hui wan" w:date="2025-12-28T19:40:00Z">
        <w:r>
          <w:rPr>
            <w:rFonts w:hint="eastAsia" w:eastAsia="宋体" w:cs="宋体"/>
            <w:snapToGrid/>
            <w:spacing w:val="0"/>
            <w:kern w:val="0"/>
            <w:sz w:val="21"/>
            <w:szCs w:val="21"/>
          </w:rPr>
          <w:t>候选集合</w:t>
        </w:r>
      </w:ins>
      <w:ins w:id="994" w:author="Somomgbeom" w:date="2025-09-01T22:09:00Z">
        <w:del w:id="995" w:author="hui wan" w:date="2025-12-28T19:40:00Z">
          <w:r>
            <w:rPr>
              <w:rFonts w:hint="eastAsia" w:eastAsia="宋体" w:cs="宋体"/>
              <w:snapToGrid/>
              <w:spacing w:val="0"/>
              <w:kern w:val="0"/>
              <w:sz w:val="21"/>
              <w:szCs w:val="21"/>
            </w:rPr>
            <w:delText>得分</w:delText>
          </w:r>
        </w:del>
      </w:ins>
      <w:ins w:id="996" w:author="Somomgbeom" w:date="2025-09-01T22:09:00Z">
        <w:r>
          <w:rPr>
            <w:rFonts w:hint="eastAsia" w:eastAsia="宋体" w:cs="宋体"/>
            <w:snapToGrid/>
            <w:spacing w:val="0"/>
            <w:kern w:val="0"/>
            <w:sz w:val="21"/>
            <w:szCs w:val="21"/>
          </w:rPr>
          <w:t>，</w:t>
        </w:r>
      </w:ins>
      <m:oMath>
        <w:ins w:id="997" w:author="Somomgbeom [2]" w:date="2026-01-07T19:48:39Z">
          <m:r>
            <m:rPr>
              <m:sty m:val="p"/>
            </m:rPr>
            <w:rPr>
              <w:rFonts w:hint="default" w:ascii="DejaVu Math TeX Gyre" w:hAnsi="DejaVu Math TeX Gyre" w:cs="Cambria Math"/>
              <w:lang w:val="en-US"/>
            </w:rPr>
            <m:t>T</m:t>
          </m:r>
        </w:ins>
        <w:ins w:id="998" w:author="Somomgbeom [2]" w:date="2026-01-07T19:48:39Z">
          <m:r>
            <m:rPr>
              <m:sty m:val="p"/>
            </m:rPr>
            <w:rPr>
              <w:rFonts w:hint="default" w:ascii="DejaVu Math TeX Gyre" w:hAnsi="DejaVu Math TeX Gyre" w:cs="Cambria Math"/>
            </w:rPr>
            <m:t>op</m:t>
          </m:r>
        </w:ins>
        <w:ins w:id="999" w:author="Somomgbeom [2]" w:date="2026-01-07T19:48:39Z">
          <m:r>
            <m:rPr>
              <m:sty m:val="p"/>
            </m:rPr>
            <w:rPr>
              <w:rFonts w:hint="default" w:ascii="DejaVu Math TeX Gyre" w:hAnsi="DejaVu Math TeX Gyre" w:cs="Cambria Math"/>
              <w:lang w:val="en-US"/>
            </w:rPr>
            <m:t>K</m:t>
          </m:r>
        </w:ins>
        <w:ins w:id="1000" w:author="Somomgbeom" w:date="2025-09-01T22:09:00Z">
          <m:r>
            <m:rPr>
              <m:sty m:val="p"/>
            </m:rPr>
            <w:rPr>
              <w:rFonts w:ascii="DejaVu Math TeX Gyre" w:hAnsi="DejaVu Math TeX Gyre" w:eastAsia="宋体" w:cs="Cambria Math"/>
              <w:snapToGrid/>
              <w:spacing w:val="0"/>
              <w:kern w:val="0"/>
              <w:sz w:val="21"/>
              <w:szCs w:val="21"/>
            </w:rPr>
            <m:t>(</m:t>
          </m:r>
        </w:ins>
        <w:ins w:id="1001" w:author="Somomgbeom" w:date="2025-09-01T22:09:00Z">
          <m:r>
            <m:rPr>
              <m:sty m:val="p"/>
            </m:rPr>
            <w:rPr>
              <w:rFonts w:ascii="Cambria Math" w:hAnsi="Cambria Math" w:cs="Cambria Math"/>
              <w:snapToGrid/>
              <w:spacing w:val="0"/>
              <w:kern w:val="0"/>
              <w:sz w:val="21"/>
              <w:szCs w:val="21"/>
              <w:rPrChange w:id="1002" w:author="Somomgbeom [2]" w:date="2026-01-07T20:27:24Z">
                <w:rPr>
                  <w:rFonts w:ascii="Cambria Math" w:hAnsi="Cambria Math" w:cs="宋体"/>
                  <w:snapToGrid/>
                  <w:spacing w:val="0"/>
                  <w:kern w:val="0"/>
                  <w:sz w:val="21"/>
                  <w:szCs w:val="21"/>
                </w:rPr>
              </w:rPrChange>
            </w:rPr>
            <m:t>∙)</m:t>
          </m:r>
        </w:ins>
      </m:oMath>
      <w:ins w:id="1003" w:author="Somomgbeom" w:date="2025-09-01T22:09:00Z">
        <w:del w:id="1004" w:author="hui wan" w:date="2025-12-28T19:40:00Z">
          <w:r>
            <w:rPr>
              <w:rFonts w:hint="eastAsia" w:eastAsia="宋体" w:cs="宋体"/>
              <w:snapToGrid/>
              <w:spacing w:val="0"/>
              <w:kern w:val="0"/>
              <w:sz w:val="21"/>
              <w:szCs w:val="21"/>
            </w:rPr>
            <w:delText>表示</w:delText>
          </w:r>
        </w:del>
      </w:ins>
      <w:ins w:id="1005" w:author="hui wan" w:date="2025-12-28T19:40:00Z">
        <w:r>
          <w:rPr>
            <w:rFonts w:hint="eastAsia" w:eastAsia="宋体" w:cs="宋体"/>
            <w:snapToGrid/>
            <w:spacing w:val="0"/>
            <w:kern w:val="0"/>
            <w:sz w:val="21"/>
            <w:szCs w:val="21"/>
          </w:rPr>
          <w:t>为</w:t>
        </w:r>
      </w:ins>
      <w:ins w:id="1006" w:author="Somomgbeom" w:date="2025-09-01T22:09:00Z">
        <w:r>
          <w:rPr>
            <w:rFonts w:hint="eastAsia" w:eastAsia="宋体" w:cs="宋体"/>
            <w:snapToGrid/>
            <w:spacing w:val="0"/>
            <w:kern w:val="0"/>
            <w:sz w:val="21"/>
            <w:szCs w:val="21"/>
          </w:rPr>
          <w:t>选取前</w:t>
        </w:r>
      </w:ins>
      <m:oMath>
        <w:ins w:id="1007" w:author="hui wan" w:date="2025-12-28T19:41:00Z">
          <m:r>
            <m:rPr/>
            <w:rPr>
              <w:rFonts w:hint="default" w:ascii="Cambria Math" w:hAnsi="Cambria Math" w:cs="Cambria Math"/>
              <w:rPrChange w:id="1008" w:author="Somomgbeom [2]" w:date="2026-01-07T20:27:30Z">
                <w:rPr>
                  <w:rFonts w:ascii="Cambria Math" w:hAnsi="Cambria Math"/>
                </w:rPr>
              </w:rPrChange>
            </w:rPr>
            <m:t>k</m:t>
          </m:r>
        </w:ins>
        <w:ins w:id="1009" w:author="Somomgbeom" w:date="2025-09-01T22:16:00Z">
          <w:del w:id="1010" w:author="hui wan" w:date="2025-12-28T19:41:00Z">
            <m:r>
              <m:rPr>
                <m:nor/>
              </m:rPr>
              <w:rPr>
                <w:rFonts w:eastAsia="宋体" w:cs="宋体"/>
                <w:i/>
                <w:iCs/>
                <w:snapToGrid/>
                <w:spacing w:val="0"/>
                <w:kern w:val="0"/>
                <w:sz w:val="21"/>
                <w:szCs w:val="21"/>
                <w:rPrChange w:id="1011" w:author="hui wan" w:date="2025-12-28T18:57:00Z">
                  <w:rPr>
                    <w:rFonts w:eastAsia="宋体" w:cs="宋体"/>
                    <w:snapToGrid/>
                    <w:spacing w:val="0"/>
                    <w:kern w:val="0"/>
                    <w:sz w:val="21"/>
                    <w:szCs w:val="21"/>
                  </w:rPr>
                </w:rPrChange>
              </w:rPr>
              <m:t>k</m:t>
            </m:r>
          </w:del>
        </w:ins>
      </m:oMath>
      <w:ins w:id="1012" w:author="Somomgbeom" w:date="2025-09-01T22:09:00Z">
        <w:r>
          <w:rPr>
            <w:rFonts w:hint="eastAsia" w:eastAsia="宋体" w:cs="宋体"/>
            <w:snapToGrid/>
            <w:spacing w:val="0"/>
            <w:kern w:val="0"/>
            <w:sz w:val="21"/>
            <w:szCs w:val="21"/>
          </w:rPr>
          <w:t>个最大值的</w:t>
        </w:r>
      </w:ins>
      <w:ins w:id="1013" w:author="Somomgbeom" w:date="2025-09-01T22:09:00Z">
        <w:del w:id="1014" w:author="hui wan" w:date="2025-12-28T19:41:00Z">
          <w:r>
            <w:rPr>
              <w:rFonts w:hint="eastAsia" w:eastAsia="宋体" w:cs="宋体"/>
              <w:snapToGrid/>
              <w:spacing w:val="0"/>
              <w:kern w:val="0"/>
              <w:sz w:val="21"/>
              <w:szCs w:val="21"/>
            </w:rPr>
            <w:delText>操作</w:delText>
          </w:r>
        </w:del>
      </w:ins>
      <w:ins w:id="1015" w:author="hui wan" w:date="2025-12-28T19:41:00Z">
        <w:r>
          <w:rPr>
            <w:rFonts w:hint="eastAsia" w:eastAsia="宋体" w:cs="宋体"/>
            <w:snapToGrid/>
            <w:spacing w:val="0"/>
            <w:kern w:val="0"/>
            <w:sz w:val="21"/>
            <w:szCs w:val="21"/>
          </w:rPr>
          <w:t>运算</w:t>
        </w:r>
      </w:ins>
      <w:ins w:id="1016" w:author="Somomgbeom" w:date="2025-09-01T22:09:00Z">
        <w:r>
          <w:rPr>
            <w:rFonts w:hint="eastAsia" w:eastAsia="宋体" w:cs="宋体"/>
            <w:snapToGrid/>
            <w:spacing w:val="0"/>
            <w:kern w:val="0"/>
            <w:sz w:val="21"/>
            <w:szCs w:val="21"/>
          </w:rPr>
          <w:t>，</w:t>
        </w:r>
      </w:ins>
      <m:oMath>
        <w:ins w:id="1017" w:author="Somomgbeom" w:date="2025-09-01T22:16:00Z">
          <m:r>
            <m:rPr/>
            <w:rPr>
              <w:rFonts w:hint="default" w:ascii="Cambria Math" w:hAnsi="Cambria Math" w:cs="Cambria Math"/>
              <w:rPrChange w:id="1018" w:author="Somomgbeom [2]" w:date="2026-01-07T20:27:37Z">
                <w:rPr>
                  <w:rFonts w:ascii="Cambria Math" w:hAnsi="Cambria Math"/>
                </w:rPr>
              </w:rPrChange>
            </w:rPr>
            <m:t>k</m:t>
          </m:r>
        </w:ins>
      </m:oMath>
      <w:ins w:id="1019" w:author="Somomgbeom" w:date="2025-09-01T22:09:00Z">
        <w:r>
          <w:rPr>
            <w:rFonts w:hint="eastAsia" w:eastAsia="宋体" w:cs="宋体"/>
            <w:snapToGrid/>
            <w:spacing w:val="0"/>
            <w:kern w:val="0"/>
            <w:sz w:val="21"/>
            <w:szCs w:val="21"/>
          </w:rPr>
          <w:t>为预设的超参数。</w:t>
        </w:r>
      </w:ins>
    </w:p>
    <w:p w14:paraId="0B413F5B">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在</w:t>
      </w:r>
      <w:ins w:id="1020" w:author="Somomgbeom [2]" w:date="2026-01-07T19:54:46Z">
        <w:r>
          <w:rPr>
            <w:rFonts w:hint="eastAsia" w:eastAsia="宋体" w:cs="宋体"/>
            <w:snapToGrid/>
            <w:spacing w:val="0"/>
            <w:kern w:val="0"/>
            <w:sz w:val="21"/>
            <w:szCs w:val="21"/>
            <w:lang w:val="en-US" w:eastAsia="zh-CN"/>
          </w:rPr>
          <w:t>Topk</w:t>
        </w:r>
      </w:ins>
      <w:r>
        <w:rPr>
          <w:rFonts w:hint="eastAsia" w:eastAsia="宋体" w:cs="宋体"/>
          <w:snapToGrid/>
          <w:spacing w:val="0"/>
          <w:kern w:val="0"/>
          <w:sz w:val="21"/>
          <w:szCs w:val="21"/>
        </w:rPr>
        <w:t>函数中</w:t>
      </w:r>
      <w:ins w:id="1021" w:author="hui wan" w:date="2025-12-28T19:41:00Z">
        <w:r>
          <w:rPr>
            <w:rFonts w:hint="eastAsia" w:eastAsia="宋体" w:cs="宋体"/>
            <w:snapToGrid/>
            <w:spacing w:val="0"/>
            <w:kern w:val="0"/>
            <w:sz w:val="21"/>
            <w:szCs w:val="21"/>
          </w:rPr>
          <w:t>，通过设置</w:t>
        </w:r>
      </w:ins>
      <w:del w:id="1022" w:author="hui wan" w:date="2025-12-28T19:41:00Z">
        <w:r>
          <w:rPr>
            <w:rFonts w:hint="eastAsia" w:eastAsia="宋体" w:cs="宋体"/>
            <w:snapToGrid/>
            <w:spacing w:val="0"/>
            <w:kern w:val="0"/>
            <w:sz w:val="21"/>
            <w:szCs w:val="21"/>
          </w:rPr>
          <w:delText>使用一个</w:delText>
        </w:r>
      </w:del>
      <w:r>
        <w:rPr>
          <w:rFonts w:hint="eastAsia" w:eastAsia="宋体" w:cs="宋体"/>
          <w:snapToGrid/>
          <w:spacing w:val="0"/>
          <w:kern w:val="0"/>
          <w:sz w:val="21"/>
          <w:szCs w:val="21"/>
        </w:rPr>
        <w:t>阈值将非前</w:t>
      </w:r>
      <m:oMath>
        <w:ins w:id="1023" w:author="Somomgbeom [2]" w:date="2026-01-07T19:49:14Z">
          <m:r>
            <m:rPr/>
            <w:rPr>
              <w:rFonts w:hint="default" w:ascii="DejaVu Math TeX Gyre" w:hAnsi="DejaVu Math TeX Gyre" w:eastAsia="宋体" w:cs="Cambria Math"/>
              <w:snapToGrid/>
              <w:spacing w:val="0"/>
              <w:kern w:val="0"/>
              <w:sz w:val="21"/>
              <w:szCs w:val="21"/>
            </w:rPr>
            <m:t>k</m:t>
          </m:r>
        </w:ins>
      </m:oMath>
      <w:r>
        <w:rPr>
          <w:rFonts w:hint="eastAsia" w:eastAsia="宋体" w:cs="宋体"/>
          <w:snapToGrid/>
          <w:spacing w:val="0"/>
          <w:kern w:val="0"/>
          <w:sz w:val="21"/>
          <w:szCs w:val="21"/>
        </w:rPr>
        <w:t>部分的得分设为负无穷大，</w:t>
      </w:r>
      <w:ins w:id="1024" w:author="hui wan" w:date="2025-12-28T19:41:00Z">
        <w:r>
          <w:rPr>
            <w:rFonts w:hint="eastAsia" w:eastAsia="宋体" w:cs="宋体"/>
            <w:snapToGrid/>
            <w:spacing w:val="0"/>
            <w:kern w:val="0"/>
            <w:sz w:val="21"/>
            <w:szCs w:val="21"/>
          </w:rPr>
          <w:t>从而在后续计算中屏蔽</w:t>
        </w:r>
      </w:ins>
      <w:ins w:id="1025" w:author="hui wan" w:date="2025-12-28T19:42:00Z">
        <w:r>
          <w:rPr>
            <w:rFonts w:hint="eastAsia" w:eastAsia="宋体" w:cs="宋体"/>
            <w:snapToGrid/>
            <w:spacing w:val="0"/>
            <w:kern w:val="0"/>
            <w:sz w:val="21"/>
            <w:szCs w:val="21"/>
          </w:rPr>
          <w:t>这些不重要位置的影响</w:t>
        </w:r>
      </w:ins>
      <w:del w:id="1026" w:author="hui wan" w:date="2025-12-28T19:42:00Z">
        <w:r>
          <w:rPr>
            <w:rFonts w:hint="eastAsia" w:eastAsia="宋体" w:cs="宋体"/>
            <w:snapToGrid/>
            <w:spacing w:val="0"/>
            <w:kern w:val="0"/>
            <w:sz w:val="21"/>
            <w:szCs w:val="21"/>
          </w:rPr>
          <w:delText>表示模型将不再关注这些部分</w:delText>
        </w:r>
      </w:del>
      <w:r>
        <w:rPr>
          <w:rFonts w:hint="eastAsia" w:eastAsia="宋体" w:cs="宋体"/>
          <w:snapToGrid/>
          <w:spacing w:val="0"/>
          <w:kern w:val="0"/>
          <w:sz w:val="21"/>
          <w:szCs w:val="21"/>
        </w:rPr>
        <w:t>，</w:t>
      </w:r>
      <w:ins w:id="1027" w:author="Somomgbeom" w:date="2025-09-01T22:10:00Z">
        <w:r>
          <w:rPr>
            <w:rFonts w:hint="eastAsia" w:eastAsia="宋体" w:cs="宋体"/>
            <w:snapToGrid/>
            <w:spacing w:val="0"/>
            <w:kern w:val="0"/>
            <w:sz w:val="21"/>
            <w:szCs w:val="21"/>
          </w:rPr>
          <w:t>如</w:t>
        </w:r>
      </w:ins>
      <w:del w:id="1028" w:author="hui wan" w:date="2025-12-28T19:50:00Z">
        <w:r>
          <w:rPr>
            <w:rFonts w:hint="eastAsia" w:eastAsia="宋体" w:cs="宋体"/>
            <w:snapToGrid/>
            <w:spacing w:val="0"/>
            <w:kern w:val="0"/>
            <w:sz w:val="21"/>
            <w:szCs w:val="21"/>
          </w:rPr>
          <w:delText>公</w:delText>
        </w:r>
      </w:del>
      <w:r>
        <w:rPr>
          <w:rFonts w:hint="eastAsia" w:eastAsia="宋体" w:cs="宋体"/>
          <w:snapToGrid/>
          <w:spacing w:val="0"/>
          <w:kern w:val="0"/>
          <w:sz w:val="21"/>
          <w:szCs w:val="21"/>
        </w:rPr>
        <w:t>式</w:t>
      </w:r>
      <w:ins w:id="1029" w:author="Somomgbeom" w:date="2025-09-01T22:10:00Z">
        <w:r>
          <w:rPr>
            <w:rFonts w:hint="eastAsia" w:eastAsia="宋体" w:cs="宋体"/>
            <w:snapToGrid/>
            <w:spacing w:val="0"/>
            <w:kern w:val="0"/>
            <w:sz w:val="21"/>
            <w:szCs w:val="21"/>
          </w:rPr>
          <w:t>（6）所示</w:t>
        </w:r>
      </w:ins>
      <w:del w:id="1030" w:author="hui wan" w:date="2025-12-28T19:42:00Z">
        <w:r>
          <w:rPr>
            <w:rFonts w:hint="eastAsia" w:eastAsia="宋体" w:cs="宋体"/>
            <w:snapToGrid/>
            <w:spacing w:val="0"/>
            <w:kern w:val="0"/>
            <w:sz w:val="21"/>
            <w:szCs w:val="21"/>
          </w:rPr>
          <w:delText>：</w:delText>
        </w:r>
      </w:del>
      <w:ins w:id="1031" w:author="hui wan" w:date="2025-12-28T19:42:00Z">
        <w:r>
          <w:rPr>
            <w:rFonts w:hint="eastAsia" w:eastAsia="宋体" w:cs="宋体"/>
            <w:snapToGrid/>
            <w:spacing w:val="0"/>
            <w:kern w:val="0"/>
            <w:sz w:val="21"/>
            <w:szCs w:val="21"/>
          </w:rPr>
          <w:t>。</w:t>
        </w:r>
      </w:ins>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13"/>
        <w:gridCol w:w="909"/>
      </w:tblGrid>
      <w:tr w14:paraId="202883AA">
        <w:trPr>
          <w:jc w:val="center"/>
        </w:trPr>
        <w:tc>
          <w:tcPr>
            <w:tcW w:w="7613" w:type="dxa"/>
            <w:tcBorders>
              <w:top w:val="nil"/>
              <w:left w:val="nil"/>
              <w:bottom w:val="nil"/>
              <w:right w:val="nil"/>
            </w:tcBorders>
            <w:noWrap/>
            <w:vAlign w:val="center"/>
          </w:tcPr>
          <w:p w14:paraId="61283E2E">
            <w:pPr>
              <w:jc w:val="center"/>
              <w:rPr>
                <w:rFonts w:eastAsia="宋体" w:cs="宋体"/>
                <w:snapToGrid/>
                <w:spacing w:val="0"/>
                <w:kern w:val="0"/>
                <w:sz w:val="21"/>
                <w:szCs w:val="21"/>
              </w:rPr>
            </w:pPr>
            <m:oMathPara>
              <m:oMath>
                <m:sSub>
                  <m:sSubPr>
                    <m:ctrlPr>
                      <w:ins w:id="1032" w:author="Somomgbeom [2]" w:date="2026-01-07T20:00:08Z">
                        <w:rPr>
                          <w:rFonts w:ascii="DejaVu Math TeX Gyre" w:hAnsi="DejaVu Math TeX Gyre" w:cs="Cambria Math"/>
                          <w:i/>
                          <w:iCs/>
                        </w:rPr>
                      </w:ins>
                    </m:ctrlPr>
                  </m:sSubPr>
                  <m:e>
                    <m:acc>
                      <m:accPr>
                        <m:chr m:val="̃"/>
                        <m:ctrlPr>
                          <w:ins w:id="1033" w:author="Somomgbeom [2]" w:date="2026-01-07T20:00:08Z">
                            <w:rPr>
                              <w:rFonts w:ascii="DejaVu Math TeX Gyre" w:hAnsi="DejaVu Math TeX Gyre" w:cs="Cambria Math"/>
                              <w:i/>
                              <w:iCs/>
                            </w:rPr>
                          </w:ins>
                        </m:ctrlPr>
                      </m:accPr>
                      <m:e>
                        <w:ins w:id="1034" w:author="Somomgbeom [2]" w:date="2026-01-07T20:00:08Z">
                          <m:r>
                            <m:rPr/>
                            <w:rPr>
                              <w:rFonts w:hint="default" w:ascii="DejaVu Math TeX Gyre" w:hAnsi="DejaVu Math TeX Gyre" w:cs="Cambria Math"/>
                            </w:rPr>
                            <m:t>S</m:t>
                          </m:r>
                        </w:ins>
                        <m:ctrlPr>
                          <w:ins w:id="1035" w:author="Somomgbeom [2]" w:date="2026-01-07T20:00:08Z">
                            <w:rPr>
                              <w:rFonts w:ascii="DejaVu Math TeX Gyre" w:hAnsi="DejaVu Math TeX Gyre" w:cs="Cambria Math"/>
                              <w:i/>
                              <w:iCs/>
                            </w:rPr>
                          </w:ins>
                        </m:ctrlPr>
                      </m:e>
                    </m:acc>
                    <m:ctrlPr>
                      <w:ins w:id="1036" w:author="Somomgbeom [2]" w:date="2026-01-07T20:00:08Z">
                        <w:rPr>
                          <w:rFonts w:ascii="DejaVu Math TeX Gyre" w:hAnsi="DejaVu Math TeX Gyre" w:cs="Cambria Math"/>
                          <w:i/>
                          <w:iCs/>
                        </w:rPr>
                      </w:ins>
                    </m:ctrlPr>
                  </m:e>
                  <m:sub>
                    <w:ins w:id="1037" w:author="Somomgbeom [2]" w:date="2026-01-07T20:00:08Z">
                      <m:r>
                        <m:rPr/>
                        <w:rPr>
                          <w:rFonts w:hint="default" w:ascii="DejaVu Math TeX Gyre" w:hAnsi="DejaVu Math TeX Gyre" w:cs="Cambria Math"/>
                        </w:rPr>
                        <m:t>i</m:t>
                      </m:r>
                    </w:ins>
                    <w:ins w:id="1038" w:author="Somomgbeom [2]" w:date="2026-01-07T20:00:08Z">
                      <m:r>
                        <m:rPr/>
                        <w:rPr>
                          <w:rFonts w:ascii="DejaVu Math TeX Gyre" w:hAnsi="DejaVu Math TeX Gyre" w:cs="Cambria Math"/>
                        </w:rPr>
                        <m:t>,</m:t>
                      </m:r>
                    </w:ins>
                    <w:ins w:id="1039" w:author="Somomgbeom [2]" w:date="2026-01-07T20:00:08Z">
                      <m:r>
                        <m:rPr/>
                        <w:rPr>
                          <w:rFonts w:hint="default" w:ascii="DejaVu Math TeX Gyre" w:hAnsi="DejaVu Math TeX Gyre" w:cs="Cambria Math"/>
                        </w:rPr>
                        <m:t>j</m:t>
                      </m:r>
                    </w:ins>
                    <m:ctrlPr>
                      <w:ins w:id="1040" w:author="Somomgbeom [2]" w:date="2026-01-07T20:00:08Z">
                        <w:rPr>
                          <w:rFonts w:ascii="DejaVu Math TeX Gyre" w:hAnsi="DejaVu Math TeX Gyre" w:cs="Cambria Math"/>
                          <w:i/>
                          <w:iCs/>
                        </w:rPr>
                      </w:ins>
                    </m:ctrlPr>
                  </m:sub>
                </m:sSub>
                <w:ins w:id="1041" w:author="Somomgbeom" w:date="2025-09-01T22:21:00Z">
                  <m:r>
                    <m:rPr>
                      <m:sty m:val="p"/>
                    </m:rPr>
                    <w:rPr>
                      <w:rFonts w:hint="default" w:ascii="Cambria Math" w:hAnsi="Cambria Math" w:cs="Cambria Math"/>
                      <w:rPrChange w:id="1042" w:author="Somomgbeom [2]" w:date="2026-01-07T20:28:08Z">
                        <w:rPr>
                          <w:rFonts w:hint="eastAsia" w:ascii="Cambria Math" w:hAnsi="Cambria Math"/>
                        </w:rPr>
                      </w:rPrChange>
                    </w:rPr>
                    <m:t>=</m:t>
                  </m:r>
                </w:ins>
                <m:d>
                  <m:dPr>
                    <m:begChr m:val="{"/>
                    <m:endChr m:val=""/>
                    <m:ctrlPr>
                      <w:ins w:id="1043" w:author="Somomgbeom" w:date="2025-09-01T22:21:00Z">
                        <w:rPr>
                          <w:rFonts w:hint="default" w:ascii="Cambria Math" w:hAnsi="Cambria Math" w:cs="Cambria Math"/>
                          <w:rPrChange w:id="1044" w:author="Somomgbeom [2]" w:date="2026-01-07T20:28:08Z">
                            <w:rPr>
                              <w:rFonts w:hint="eastAsia" w:ascii="Cambria Math" w:hAnsi="Cambria Math"/>
                            </w:rPr>
                          </w:rPrChange>
                        </w:rPr>
                      </w:ins>
                    </m:ctrlPr>
                  </m:dPr>
                  <m:e>
                    <m:m>
                      <m:mPr>
                        <m:mcs>
                          <m:mc>
                            <m:mcPr>
                              <m:count m:val="2"/>
                              <m:mcJc m:val="left"/>
                            </m:mcPr>
                          </m:mc>
                        </m:mcs>
                        <m:plcHide m:val="1"/>
                        <m:ctrlPr>
                          <w:ins w:id="1045" w:author="Somomgbeom" w:date="2025-09-01T22:21:00Z">
                            <w:rPr>
                              <w:rFonts w:hint="default" w:ascii="Cambria Math" w:hAnsi="Cambria Math" w:cs="Cambria Math"/>
                              <w:rPrChange w:id="1046" w:author="Somomgbeom [2]" w:date="2026-01-07T20:28:08Z">
                                <w:rPr>
                                  <w:rFonts w:hint="eastAsia" w:ascii="Cambria Math" w:hAnsi="Cambria Math"/>
                                </w:rPr>
                              </w:rPrChange>
                            </w:rPr>
                          </w:ins>
                        </m:ctrlPr>
                      </m:mPr>
                      <m:mr>
                        <m:e>
                          <m:sSub>
                            <m:sSubPr>
                              <m:ctrlPr>
                                <w:ins w:id="1047" w:author="Somomgbeom [2]" w:date="2026-01-07T20:00:21Z">
                                  <w:rPr>
                                    <w:rFonts w:ascii="Cambria Math" w:hAnsi="Cambria Math" w:cs="Cambria Math"/>
                                  </w:rPr>
                                </w:ins>
                              </m:ctrlPr>
                            </m:sSubPr>
                            <m:e>
                              <w:ins w:id="1048" w:author="Somomgbeom [2]" w:date="2026-01-07T20:00:21Z">
                                <m:r>
                                  <m:rPr/>
                                  <w:rPr>
                                    <w:rFonts w:ascii="DejaVu Math TeX Gyre" w:hAnsi="DejaVu Math TeX Gyre" w:cs="Cambria Math"/>
                                  </w:rPr>
                                  <m:t>S</m:t>
                                </m:r>
                              </w:ins>
                              <m:ctrlPr>
                                <w:ins w:id="1049" w:author="Somomgbeom [2]" w:date="2026-01-07T20:00:21Z">
                                  <w:rPr>
                                    <w:rFonts w:ascii="Cambria Math" w:hAnsi="Cambria Math" w:cs="Cambria Math"/>
                                  </w:rPr>
                                </w:ins>
                              </m:ctrlPr>
                            </m:e>
                            <m:sub>
                              <w:ins w:id="1050" w:author="Somomgbeom [2]" w:date="2026-01-07T20:00:21Z">
                                <m:r>
                                  <m:rPr/>
                                  <w:rPr>
                                    <w:rFonts w:ascii="DejaVu Math TeX Gyre" w:hAnsi="DejaVu Math TeX Gyre" w:cs="Cambria Math"/>
                                  </w:rPr>
                                  <m:t>i</m:t>
                                </m:r>
                              </w:ins>
                              <w:ins w:id="1051" w:author="Somomgbeom [2]" w:date="2026-01-07T20:00:21Z">
                                <m:r>
                                  <m:rPr>
                                    <m:sty m:val="p"/>
                                  </m:rPr>
                                  <w:rPr>
                                    <w:rFonts w:ascii="DejaVu Math TeX Gyre" w:hAnsi="DejaVu Math TeX Gyre" w:cs="Cambria Math"/>
                                  </w:rPr>
                                  <m:t>,</m:t>
                                </m:r>
                              </w:ins>
                              <w:ins w:id="1052" w:author="Somomgbeom [2]" w:date="2026-01-07T20:00:21Z">
                                <m:r>
                                  <m:rPr/>
                                  <w:rPr>
                                    <w:rFonts w:ascii="DejaVu Math TeX Gyre" w:hAnsi="DejaVu Math TeX Gyre" w:cs="Cambria Math"/>
                                  </w:rPr>
                                  <m:t>j</m:t>
                                </m:r>
                              </w:ins>
                              <m:ctrlPr>
                                <w:ins w:id="1053" w:author="Somomgbeom [2]" w:date="2026-01-07T20:00:21Z">
                                  <w:rPr>
                                    <w:rFonts w:ascii="Cambria Math" w:hAnsi="Cambria Math" w:cs="Cambria Math"/>
                                  </w:rPr>
                                </w:ins>
                              </m:ctrlPr>
                            </m:sub>
                          </m:sSub>
                          <m:ctrlPr>
                            <w:ins w:id="1054" w:author="Somomgbeom" w:date="2025-09-01T22:21:00Z">
                              <w:rPr>
                                <w:rFonts w:hint="default" w:ascii="Cambria Math" w:hAnsi="Cambria Math" w:cs="Cambria Math"/>
                                <w:rPrChange w:id="1055" w:author="Somomgbeom [2]" w:date="2026-01-07T20:28:08Z">
                                  <w:rPr>
                                    <w:rFonts w:hint="eastAsia" w:ascii="Cambria Math" w:hAnsi="Cambria Math"/>
                                  </w:rPr>
                                </w:rPrChange>
                              </w:rPr>
                            </w:ins>
                          </m:ctrlPr>
                        </m:e>
                        <m:e>
                          <m:sSub>
                            <m:sSubPr>
                              <m:ctrlPr>
                                <w:ins w:id="1056" w:author="Somomgbeom [2]" w:date="2026-01-07T20:01:05Z">
                                  <w:rPr>
                                    <w:rFonts w:ascii="Cambria Math" w:hAnsi="Cambria Math" w:cs="Cambria Math"/>
                                  </w:rPr>
                                </w:ins>
                              </m:ctrlPr>
                            </m:sSubPr>
                            <m:e>
                              <w:ins w:id="1057" w:author="Somomgbeom [2]" w:date="2026-01-07T20:01:05Z">
                                <m:r>
                                  <m:rPr/>
                                  <w:rPr>
                                    <w:rFonts w:ascii="DejaVu Math TeX Gyre" w:hAnsi="DejaVu Math TeX Gyre" w:cs="Cambria Math"/>
                                  </w:rPr>
                                  <m:t>S</m:t>
                                </m:r>
                              </w:ins>
                              <m:ctrlPr>
                                <w:ins w:id="1058" w:author="Somomgbeom [2]" w:date="2026-01-07T20:01:05Z">
                                  <w:rPr>
                                    <w:rFonts w:ascii="Cambria Math" w:hAnsi="Cambria Math" w:cs="Cambria Math"/>
                                  </w:rPr>
                                </w:ins>
                              </m:ctrlPr>
                            </m:e>
                            <m:sub>
                              <w:ins w:id="1059" w:author="Somomgbeom [2]" w:date="2026-01-07T20:01:05Z">
                                <m:r>
                                  <m:rPr/>
                                  <w:rPr>
                                    <w:rFonts w:ascii="DejaVu Math TeX Gyre" w:hAnsi="DejaVu Math TeX Gyre" w:cs="Cambria Math"/>
                                  </w:rPr>
                                  <m:t>i</m:t>
                                </m:r>
                              </w:ins>
                              <w:ins w:id="1060" w:author="Somomgbeom [2]" w:date="2026-01-07T20:01:05Z">
                                <m:r>
                                  <m:rPr>
                                    <m:sty m:val="p"/>
                                  </m:rPr>
                                  <w:rPr>
                                    <w:rFonts w:ascii="DejaVu Math TeX Gyre" w:hAnsi="DejaVu Math TeX Gyre" w:cs="Cambria Math"/>
                                  </w:rPr>
                                  <m:t>,</m:t>
                                </m:r>
                              </w:ins>
                              <w:ins w:id="1061" w:author="Somomgbeom [2]" w:date="2026-01-07T20:01:05Z">
                                <m:r>
                                  <m:rPr/>
                                  <w:rPr>
                                    <w:rFonts w:ascii="DejaVu Math TeX Gyre" w:hAnsi="DejaVu Math TeX Gyre" w:cs="Cambria Math"/>
                                  </w:rPr>
                                  <m:t>j</m:t>
                                </m:r>
                              </w:ins>
                              <m:ctrlPr>
                                <w:ins w:id="1062" w:author="Somomgbeom [2]" w:date="2026-01-07T20:01:05Z">
                                  <w:rPr>
                                    <w:rFonts w:ascii="Cambria Math" w:hAnsi="Cambria Math" w:cs="Cambria Math"/>
                                  </w:rPr>
                                </w:ins>
                              </m:ctrlPr>
                            </m:sub>
                          </m:sSub>
                          <w:ins w:id="1063" w:author="Somomgbeom [2]" w:date="2026-01-07T20:01:05Z">
                            <m:r>
                              <m:rPr>
                                <m:sty m:val="p"/>
                              </m:rPr>
                              <w:rPr>
                                <w:rFonts w:ascii="DejaVu Math TeX Gyre" w:hAnsi="DejaVu Math TeX Gyre" w:cs="Cambria Math"/>
                              </w:rPr>
                              <m:t xml:space="preserve"> </m:t>
                            </m:r>
                          </w:ins>
                          <w:ins w:id="1064" w:author="hui wan" w:date="2025-12-28T19:42:00Z">
                            <m:r>
                              <m:rPr>
                                <m:sty m:val="p"/>
                              </m:rPr>
                              <w:rPr>
                                <w:rFonts w:ascii="Cambria Math" w:hAnsi="Cambria Math" w:cs="Cambria Math"/>
                                <w:rPrChange w:id="1065" w:author="Somomgbeom [2]" w:date="2026-01-07T20:28:08Z">
                                  <w:rPr>
                                    <w:rFonts w:ascii="Cambria Math" w:hAnsi="Cambria Math"/>
                                  </w:rPr>
                                </w:rPrChange>
                              </w:rPr>
                              <m:t>∈</m:t>
                            </m:r>
                          </w:ins>
                          <w:ins w:id="1066" w:author="Somomgbeom" w:date="2025-09-01T22:21:00Z">
                            <w:del w:id="1067" w:author="hui wan" w:date="2025-12-28T19:42:00Z">
                              <m:r>
                                <m:rPr>
                                  <m:sty m:val="p"/>
                                </m:rPr>
                                <w:rPr>
                                  <w:rFonts w:hint="default" w:ascii="Cambria Math" w:hAnsi="Cambria Math" w:cs="Cambria Math"/>
                                  <w:rPrChange w:id="1068" w:author="Somomgbeom [2]" w:date="2026-01-07T20:28:08Z">
                                    <w:rPr>
                                      <w:rFonts w:hint="eastAsia" w:ascii="Cambria Math" w:hAnsi="Cambria Math"/>
                                    </w:rPr>
                                  </w:rPrChange>
                                </w:rPr>
                                <m:t>is in</m:t>
                              </m:r>
                            </w:del>
                          </w:ins>
                          <w:ins w:id="1069" w:author="Somomgbeom" w:date="2025-09-01T22:21:00Z">
                            <m:r>
                              <m:rPr>
                                <m:sty m:val="p"/>
                              </m:rPr>
                              <w:rPr>
                                <w:rFonts w:hint="default" w:ascii="Cambria Math" w:hAnsi="Cambria Math" w:cs="Cambria Math"/>
                                <w:rPrChange w:id="1070" w:author="Somomgbeom [2]" w:date="2026-01-07T20:28:08Z">
                                  <w:rPr>
                                    <w:rFonts w:hint="eastAsia" w:ascii="Cambria Math" w:hAnsi="Cambria Math"/>
                                  </w:rPr>
                                </w:rPrChange>
                              </w:rPr>
                              <m:t xml:space="preserve"> </m:t>
                            </m:r>
                          </w:ins>
                          <m:sSubSup>
                            <m:sSubSupPr>
                              <m:ctrlPr>
                                <w:ins w:id="1071" w:author="Somomgbeom [2]" w:date="2026-01-07T20:02:02Z">
                                  <w:rPr>
                                    <w:rFonts w:ascii="Cambria Math" w:hAnsi="Cambria Math" w:cs="Cambria Math"/>
                                  </w:rPr>
                                </w:ins>
                              </m:ctrlPr>
                            </m:sSubSupPr>
                            <m:e>
                              <w:ins w:id="1072" w:author="Somomgbeom [2]" w:date="2026-01-07T20:02:02Z">
                                <m:r>
                                  <m:rPr/>
                                  <w:rPr>
                                    <w:rFonts w:ascii="DejaVu Math TeX Gyre" w:hAnsi="DejaVu Math TeX Gyre" w:cs="Cambria Math"/>
                                  </w:rPr>
                                  <m:t>S</m:t>
                                </m:r>
                              </w:ins>
                              <m:ctrlPr>
                                <w:ins w:id="1073" w:author="Somomgbeom [2]" w:date="2026-01-07T20:02:02Z">
                                  <w:rPr>
                                    <w:rFonts w:ascii="Cambria Math" w:hAnsi="Cambria Math" w:cs="Cambria Math"/>
                                  </w:rPr>
                                </w:ins>
                              </m:ctrlPr>
                            </m:e>
                            <m:sub>
                              <w:ins w:id="1074" w:author="Somomgbeom [2]" w:date="2026-01-07T20:02:02Z">
                                <m:r>
                                  <m:rPr/>
                                  <w:rPr>
                                    <w:rFonts w:hint="default" w:ascii="DejaVu Math TeX Gyre" w:hAnsi="DejaVu Math TeX Gyre" w:cs="Cambria Math"/>
                                  </w:rPr>
                                  <m:t>i</m:t>
                                </m:r>
                              </w:ins>
                              <w:ins w:id="1075" w:author="Somomgbeom [2]" w:date="2026-01-07T20:02:21Z">
                                <m:r>
                                  <m:rPr/>
                                  <w:rPr>
                                    <w:rFonts w:hint="default" w:ascii="DejaVu Math TeX Gyre" w:hAnsi="DejaVu Math TeX Gyre" w:cs="Cambria Math"/>
                                    <w:lang w:val="en-US"/>
                                  </w:rPr>
                                  <m:t>,j</m:t>
                                </m:r>
                              </w:ins>
                              <m:ctrlPr>
                                <w:ins w:id="1076" w:author="Somomgbeom [2]" w:date="2026-01-07T20:02:02Z">
                                  <w:rPr>
                                    <w:rFonts w:ascii="Cambria Math" w:hAnsi="Cambria Math" w:cs="Cambria Math"/>
                                  </w:rPr>
                                </w:ins>
                              </m:ctrlPr>
                            </m:sub>
                            <m:sup>
                              <m:d>
                                <m:dPr>
                                  <m:sepChr m:val=""/>
                                  <m:ctrlPr>
                                    <w:ins w:id="1077" w:author="Somomgbeom [2]" w:date="2026-01-07T20:02:02Z">
                                      <w:rPr>
                                        <w:rFonts w:ascii="Cambria Math" w:hAnsi="Cambria Math" w:cs="Cambria Math"/>
                                      </w:rPr>
                                    </w:ins>
                                  </m:ctrlPr>
                                </m:dPr>
                                <m:e>
                                  <w:ins w:id="1078" w:author="Somomgbeom [2]" w:date="2026-01-07T20:02:02Z">
                                    <m:r>
                                      <m:rPr/>
                                      <w:rPr>
                                        <w:rFonts w:ascii="DejaVu Math TeX Gyre" w:hAnsi="DejaVu Math TeX Gyre" w:cs="Cambria Math"/>
                                      </w:rPr>
                                      <m:t>k</m:t>
                                    </m:r>
                                  </w:ins>
                                  <m:ctrlPr>
                                    <w:ins w:id="1079" w:author="Somomgbeom [2]" w:date="2026-01-07T20:02:02Z">
                                      <w:rPr>
                                        <w:rFonts w:ascii="Cambria Math" w:hAnsi="Cambria Math" w:cs="Cambria Math"/>
                                      </w:rPr>
                                    </w:ins>
                                  </m:ctrlPr>
                                </m:e>
                              </m:d>
                              <m:ctrlPr>
                                <w:ins w:id="1080" w:author="Somomgbeom [2]" w:date="2026-01-07T20:02:02Z">
                                  <w:rPr>
                                    <w:rFonts w:ascii="Cambria Math" w:hAnsi="Cambria Math" w:cs="Cambria Math"/>
                                  </w:rPr>
                                </w:ins>
                              </m:ctrlPr>
                            </m:sup>
                          </m:sSubSup>
                          <m:ctrlPr>
                            <w:ins w:id="1081" w:author="Somomgbeom" w:date="2025-09-01T22:21:00Z">
                              <w:rPr>
                                <w:rFonts w:hint="default" w:ascii="Cambria Math" w:hAnsi="Cambria Math" w:cs="Cambria Math"/>
                                <w:rPrChange w:id="1082" w:author="Somomgbeom [2]" w:date="2026-01-07T20:28:08Z">
                                  <w:rPr>
                                    <w:rFonts w:hint="eastAsia" w:ascii="Cambria Math" w:hAnsi="Cambria Math"/>
                                  </w:rPr>
                                </w:rPrChange>
                              </w:rPr>
                            </w:ins>
                          </m:ctrlPr>
                        </m:e>
                      </m:mr>
                      <m:mr>
                        <m:e>
                          <w:ins w:id="1083" w:author="Somomgbeom" w:date="2025-09-01T22:21:00Z">
                            <m:r>
                              <m:rPr>
                                <m:sty m:val="p"/>
                              </m:rPr>
                              <w:rPr>
                                <w:rFonts w:hint="default" w:ascii="Cambria Math" w:hAnsi="Cambria Math" w:cs="Cambria Math"/>
                                <w:rPrChange w:id="1084" w:author="Somomgbeom [2]" w:date="2026-01-07T20:28:08Z">
                                  <w:rPr>
                                    <w:rFonts w:hint="eastAsia" w:ascii="Cambria Math" w:hAnsi="Cambria Math"/>
                                  </w:rPr>
                                </w:rPrChange>
                              </w:rPr>
                              <m:t>−∞,</m:t>
                            </m:r>
                          </w:ins>
                          <m:ctrlPr>
                            <w:ins w:id="1085" w:author="Somomgbeom" w:date="2025-09-01T22:21:00Z">
                              <w:rPr>
                                <w:rFonts w:hint="default" w:ascii="Cambria Math" w:hAnsi="Cambria Math" w:cs="Cambria Math"/>
                                <w:rPrChange w:id="1086" w:author="Somomgbeom [2]" w:date="2026-01-07T20:28:08Z">
                                  <w:rPr>
                                    <w:rFonts w:hint="eastAsia" w:ascii="Cambria Math" w:hAnsi="Cambria Math"/>
                                  </w:rPr>
                                </w:rPrChange>
                              </w:rPr>
                            </w:ins>
                          </m:ctrlPr>
                        </m:e>
                        <m:e>
                          <w:ins w:id="1087" w:author="Somomgbeom" w:date="2025-09-01T22:21:00Z">
                            <m:r>
                              <m:rPr>
                                <m:sty m:val="p"/>
                              </m:rPr>
                              <w:rPr>
                                <w:rFonts w:hint="default" w:ascii="Cambria Math" w:hAnsi="Cambria Math" w:cs="Cambria Math"/>
                                <w:rPrChange w:id="1088" w:author="Somomgbeom [2]" w:date="2026-01-07T20:28:08Z">
                                  <w:rPr>
                                    <w:rFonts w:hint="eastAsia" w:ascii="Cambria Math" w:hAnsi="Cambria Math"/>
                                  </w:rPr>
                                </w:rPrChange>
                              </w:rPr>
                              <m:t>otherwise</m:t>
                            </m:r>
                          </w:ins>
                          <m:ctrlPr>
                            <w:ins w:id="1089" w:author="Somomgbeom" w:date="2025-09-01T22:21:00Z">
                              <w:rPr>
                                <w:rFonts w:hint="default" w:ascii="Cambria Math" w:hAnsi="Cambria Math" w:cs="Cambria Math"/>
                                <w:rPrChange w:id="1090" w:author="Somomgbeom [2]" w:date="2026-01-07T20:28:08Z">
                                  <w:rPr>
                                    <w:rFonts w:hint="eastAsia" w:ascii="Cambria Math" w:hAnsi="Cambria Math"/>
                                  </w:rPr>
                                </w:rPrChange>
                              </w:rPr>
                            </w:ins>
                          </m:ctrlPr>
                        </m:e>
                      </m:mr>
                    </m:m>
                    <m:ctrlPr>
                      <w:ins w:id="1091" w:author="Somomgbeom" w:date="2025-09-01T22:21:00Z">
                        <w:rPr>
                          <w:rFonts w:hint="default" w:ascii="Cambria Math" w:hAnsi="Cambria Math" w:cs="Cambria Math"/>
                          <w:rPrChange w:id="1092" w:author="Somomgbeom [2]" w:date="2026-01-07T20:28:08Z">
                            <w:rPr>
                              <w:rFonts w:hint="eastAsia" w:ascii="Cambria Math" w:hAnsi="Cambria Math"/>
                            </w:rPr>
                          </w:rPrChange>
                        </w:rPr>
                      </w:ins>
                    </m:ctrlPr>
                  </m:e>
                </m:d>
              </m:oMath>
            </m:oMathPara>
          </w:p>
        </w:tc>
        <w:tc>
          <w:tcPr>
            <w:tcW w:w="909" w:type="dxa"/>
            <w:tcBorders>
              <w:top w:val="nil"/>
              <w:left w:val="nil"/>
              <w:bottom w:val="nil"/>
              <w:right w:val="nil"/>
            </w:tcBorders>
            <w:noWrap/>
            <w:vAlign w:val="center"/>
          </w:tcPr>
          <w:p w14:paraId="5FE6466C">
            <w:pPr>
              <w:ind w:firstLine="0"/>
              <w:jc w:val="right"/>
              <w:rPr>
                <w:rFonts w:eastAsia="宋体" w:cs="宋体"/>
                <w:snapToGrid/>
                <w:spacing w:val="0"/>
                <w:kern w:val="0"/>
                <w:sz w:val="21"/>
                <w:szCs w:val="21"/>
              </w:rPr>
            </w:pPr>
            <w:ins w:id="1093" w:author="Somomgbeom" w:date="2025-09-01T22:21:00Z">
              <w:r>
                <w:rPr/>
                <w:t>(</w:t>
              </w:r>
            </w:ins>
            <w:ins w:id="1094" w:author="Somomgbeom" w:date="2025-09-01T22:21:00Z">
              <w:r>
                <w:rPr>
                  <w:rFonts w:hint="eastAsia"/>
                </w:rPr>
                <w:t>6</w:t>
              </w:r>
            </w:ins>
            <w:ins w:id="1095" w:author="Somomgbeom" w:date="2025-09-01T22:21:00Z">
              <w:r>
                <w:rPr/>
                <w:t>)</w:t>
              </w:r>
            </w:ins>
          </w:p>
        </w:tc>
      </w:tr>
    </w:tbl>
    <w:p w14:paraId="4D4FCFD9">
      <w:pPr>
        <w:snapToGrid/>
        <w:spacing w:line="360" w:lineRule="auto"/>
        <w:ind w:firstLine="0" w:firstLineChars="0"/>
        <w:textAlignment w:val="center"/>
        <w:rPr>
          <w:ins w:id="1097" w:author="Somomgbeom" w:date="2025-09-01T22:10:00Z"/>
          <w:rFonts w:hint="eastAsia" w:ascii="宋体" w:hAnsi="宋体" w:eastAsia="宋体" w:cs="宋体"/>
          <w:sz w:val="24"/>
        </w:rPr>
        <w:pPrChange w:id="1096" w:author="hui wan" w:date="2025-12-28T19:42:00Z">
          <w:pPr>
            <w:snapToGrid/>
            <w:spacing w:line="360" w:lineRule="auto"/>
            <w:ind w:firstLine="420" w:firstLineChars="200"/>
            <w:textAlignment w:val="center"/>
          </w:pPr>
        </w:pPrChange>
      </w:pPr>
      <w:ins w:id="1098" w:author="Somomgbeom" w:date="2025-09-01T22:10:00Z">
        <w:r>
          <w:rPr>
            <w:rFonts w:hint="eastAsia" w:eastAsia="宋体" w:cs="宋体"/>
            <w:snapToGrid/>
            <w:spacing w:val="0"/>
            <w:kern w:val="0"/>
            <w:sz w:val="21"/>
            <w:szCs w:val="21"/>
          </w:rPr>
          <w:t>其中，</w:t>
        </w:r>
      </w:ins>
      <m:oMath>
        <m:sSub>
          <m:sSubPr>
            <m:ctrlPr>
              <w:ins w:id="1099" w:author="Somomgbeom [2]" w:date="2026-01-07T20:01:25Z">
                <w:rPr>
                  <w:rFonts w:ascii="Cambria Math" w:hAnsi="Cambria Math" w:cs="Cambria Math"/>
                </w:rPr>
              </w:ins>
            </m:ctrlPr>
          </m:sSubPr>
          <m:e>
            <w:ins w:id="1100" w:author="Somomgbeom [2]" w:date="2026-01-07T20:01:25Z">
              <m:r>
                <m:rPr/>
                <w:rPr>
                  <w:rFonts w:ascii="DejaVu Math TeX Gyre" w:hAnsi="DejaVu Math TeX Gyre" w:cs="Cambria Math"/>
                </w:rPr>
                <m:t>S</m:t>
              </m:r>
            </w:ins>
            <m:ctrlPr>
              <w:ins w:id="1101" w:author="Somomgbeom [2]" w:date="2026-01-07T20:01:25Z">
                <w:rPr>
                  <w:rFonts w:ascii="Cambria Math" w:hAnsi="Cambria Math" w:cs="Cambria Math"/>
                </w:rPr>
              </w:ins>
            </m:ctrlPr>
          </m:e>
          <m:sub>
            <w:ins w:id="1102" w:author="Somomgbeom [2]" w:date="2026-01-07T20:01:25Z">
              <m:r>
                <m:rPr/>
                <w:rPr>
                  <w:rFonts w:ascii="DejaVu Math TeX Gyre" w:hAnsi="DejaVu Math TeX Gyre" w:cs="Cambria Math"/>
                </w:rPr>
                <m:t>i</m:t>
              </m:r>
            </w:ins>
            <w:ins w:id="1103" w:author="Somomgbeom [2]" w:date="2026-01-07T20:01:25Z">
              <m:r>
                <m:rPr>
                  <m:sty m:val="p"/>
                </m:rPr>
                <w:rPr>
                  <w:rFonts w:ascii="DejaVu Math TeX Gyre" w:hAnsi="DejaVu Math TeX Gyre" w:cs="Cambria Math"/>
                </w:rPr>
                <m:t>,</m:t>
              </m:r>
            </w:ins>
            <w:ins w:id="1104" w:author="Somomgbeom [2]" w:date="2026-01-07T20:01:25Z">
              <m:r>
                <m:rPr/>
                <w:rPr>
                  <w:rFonts w:ascii="DejaVu Math TeX Gyre" w:hAnsi="DejaVu Math TeX Gyre" w:cs="Cambria Math"/>
                </w:rPr>
                <m:t>j</m:t>
              </m:r>
            </w:ins>
            <m:ctrlPr>
              <w:ins w:id="1105" w:author="Somomgbeom [2]" w:date="2026-01-07T20:01:25Z">
                <w:rPr>
                  <w:rFonts w:ascii="Cambria Math" w:hAnsi="Cambria Math" w:cs="Cambria Math"/>
                </w:rPr>
              </w:ins>
            </m:ctrlPr>
          </m:sub>
        </m:sSub>
        <w:ins w:id="1106" w:author="Somomgbeom [2]" w:date="2026-01-07T20:01:25Z">
          <m:r>
            <m:rPr>
              <m:sty m:val="p"/>
            </m:rPr>
            <w:rPr>
              <w:rFonts w:ascii="DejaVu Math TeX Gyre" w:hAnsi="DejaVu Math TeX Gyre" w:cs="Cambria Math"/>
            </w:rPr>
            <m:t xml:space="preserve"> </m:t>
          </m:r>
        </w:ins>
      </m:oMath>
      <w:ins w:id="1107" w:author="Somomgbeom" w:date="2025-09-01T22:10:00Z">
        <w:r>
          <w:rPr>
            <w:rFonts w:hint="eastAsia" w:eastAsia="宋体" w:cs="宋体"/>
            <w:snapToGrid/>
            <w:spacing w:val="0"/>
            <w:kern w:val="0"/>
            <w:sz w:val="21"/>
            <w:szCs w:val="21"/>
          </w:rPr>
          <w:t>表示第</w:t>
        </w:r>
      </w:ins>
      <m:oMath>
        <w:ins w:id="1108" w:author="Somomgbeom" w:date="2025-09-01T22:11:00Z">
          <m:r>
            <m:rPr/>
            <w:rPr>
              <w:rFonts w:ascii="Cambria Math" w:hAnsi="Cambria Math" w:eastAsia="宋体" w:cs="宋体"/>
              <w:snapToGrid/>
              <w:spacing w:val="0"/>
              <w:kern w:val="0"/>
              <w:sz w:val="21"/>
              <w:szCs w:val="21"/>
            </w:rPr>
            <m:t>i</m:t>
          </m:r>
        </w:ins>
      </m:oMath>
      <w:ins w:id="1109" w:author="Somomgbeom" w:date="2025-09-01T22:10:00Z">
        <w:r>
          <w:rPr>
            <w:rFonts w:hint="eastAsia" w:eastAsia="宋体" w:cs="宋体"/>
            <w:snapToGrid/>
            <w:spacing w:val="0"/>
            <w:kern w:val="0"/>
            <w:sz w:val="21"/>
            <w:szCs w:val="21"/>
          </w:rPr>
          <w:t>个</w:t>
        </w:r>
      </w:ins>
      <w:ins w:id="1110" w:author="Somomgbeom" w:date="2025-09-01T22:10:00Z">
        <w:del w:id="1111" w:author="hui wan" w:date="2025-12-28T19:43:00Z">
          <w:r>
            <w:rPr>
              <w:rFonts w:hint="eastAsia" w:eastAsia="宋体" w:cs="宋体"/>
              <w:snapToGrid/>
              <w:spacing w:val="0"/>
              <w:kern w:val="0"/>
              <w:sz w:val="21"/>
              <w:szCs w:val="21"/>
            </w:rPr>
            <w:delText>样本</w:delText>
          </w:r>
        </w:del>
      </w:ins>
      <w:ins w:id="1112" w:author="hui wan" w:date="2025-12-28T19:43:00Z">
        <w:r>
          <w:rPr>
            <w:rFonts w:hint="eastAsia" w:eastAsia="宋体" w:cs="宋体"/>
            <w:snapToGrid/>
            <w:spacing w:val="0"/>
            <w:kern w:val="0"/>
            <w:sz w:val="21"/>
            <w:szCs w:val="21"/>
          </w:rPr>
          <w:t>查询对</w:t>
        </w:r>
      </w:ins>
      <w:ins w:id="1113" w:author="Somomgbeom" w:date="2025-09-01T22:10:00Z">
        <w:del w:id="1114" w:author="hui wan" w:date="2025-12-28T19:43:00Z">
          <w:r>
            <w:rPr>
              <w:rFonts w:hint="eastAsia" w:eastAsia="宋体" w:cs="宋体"/>
              <w:snapToGrid/>
              <w:spacing w:val="0"/>
              <w:kern w:val="0"/>
              <w:sz w:val="21"/>
              <w:szCs w:val="21"/>
            </w:rPr>
            <w:delText>中</w:delText>
          </w:r>
        </w:del>
      </w:ins>
      <w:ins w:id="1115" w:author="Somomgbeom" w:date="2025-09-01T22:10:00Z">
        <w:r>
          <w:rPr>
            <w:rFonts w:hint="eastAsia" w:eastAsia="宋体" w:cs="宋体"/>
            <w:snapToGrid/>
            <w:spacing w:val="0"/>
            <w:kern w:val="0"/>
            <w:sz w:val="21"/>
            <w:szCs w:val="21"/>
          </w:rPr>
          <w:t>第</w:t>
        </w:r>
      </w:ins>
      <m:oMath>
        <w:ins w:id="1116" w:author="Somomgbeom" w:date="2025-09-01T22:11:00Z">
          <m:r>
            <m:rPr/>
            <w:rPr>
              <w:rFonts w:ascii="Cambria Math" w:hAnsi="Cambria Math" w:eastAsia="宋体" w:cs="宋体"/>
              <w:snapToGrid/>
              <w:spacing w:val="0"/>
              <w:kern w:val="0"/>
              <w:sz w:val="21"/>
              <w:szCs w:val="21"/>
            </w:rPr>
            <m:t>j</m:t>
          </m:r>
        </w:ins>
      </m:oMath>
      <w:ins w:id="1117" w:author="Somomgbeom" w:date="2025-09-01T22:10:00Z">
        <w:r>
          <w:rPr>
            <w:rFonts w:hint="eastAsia" w:eastAsia="宋体" w:cs="宋体"/>
            <w:snapToGrid/>
            <w:spacing w:val="0"/>
            <w:kern w:val="0"/>
            <w:sz w:val="21"/>
            <w:szCs w:val="21"/>
          </w:rPr>
          <w:t>个</w:t>
        </w:r>
      </w:ins>
      <w:ins w:id="1118" w:author="hui wan" w:date="2025-12-28T19:43:00Z">
        <w:r>
          <w:rPr>
            <w:rFonts w:hint="eastAsia" w:eastAsia="宋体" w:cs="宋体"/>
            <w:snapToGrid/>
            <w:spacing w:val="0"/>
            <w:kern w:val="0"/>
            <w:sz w:val="21"/>
            <w:szCs w:val="21"/>
          </w:rPr>
          <w:t>键的注意力</w:t>
        </w:r>
      </w:ins>
      <w:ins w:id="1119" w:author="Somomgbeom" w:date="2025-09-01T22:10:00Z">
        <w:del w:id="1120" w:author="hui wan" w:date="2025-12-28T19:43:00Z">
          <w:r>
            <w:rPr>
              <w:rFonts w:hint="eastAsia" w:eastAsia="宋体" w:cs="宋体"/>
              <w:snapToGrid/>
              <w:spacing w:val="0"/>
              <w:kern w:val="0"/>
              <w:sz w:val="21"/>
              <w:szCs w:val="21"/>
            </w:rPr>
            <w:delText>候选项的</w:delText>
          </w:r>
        </w:del>
      </w:ins>
      <w:ins w:id="1121" w:author="Somomgbeom" w:date="2025-09-01T22:10:00Z">
        <w:r>
          <w:rPr>
            <w:rFonts w:hint="eastAsia" w:eastAsia="宋体" w:cs="宋体"/>
            <w:snapToGrid/>
            <w:spacing w:val="0"/>
            <w:kern w:val="0"/>
            <w:sz w:val="21"/>
            <w:szCs w:val="21"/>
          </w:rPr>
          <w:t>得分，</w:t>
        </w:r>
      </w:ins>
      <m:oMath>
        <w:ins w:id="1122" w:author="Somomgbeom" w:date="2025-09-01T22:12:00Z">
          <m:r>
            <m:rPr>
              <m:nor/>
              <m:sty m:val="p"/>
            </m:rPr>
            <w:rPr>
              <w:rFonts w:hint="eastAsia" w:eastAsia="宋体" w:cs="宋体"/>
              <w:b w:val="0"/>
              <w:i w:val="0"/>
              <w:snapToGrid/>
              <w:spacing w:val="0"/>
              <w:kern w:val="0"/>
              <w:sz w:val="21"/>
              <w:szCs w:val="21"/>
            </w:rPr>
            <m:t xml:space="preserve"> </m:t>
          </m:r>
        </w:ins>
        <w:ins w:id="1123" w:author="Somomgbeom [2]" w:date="2026-01-07T20:02:37Z">
          <m:r>
            <m:rPr>
              <m:sty m:val="p"/>
            </m:rPr>
            <w:rPr>
              <w:rFonts w:hint="default" w:ascii="Cambria Math" w:hAnsi="Cambria Math" w:cs="Cambria Math"/>
              <w:rPrChange w:id="1124" w:author="Somomgbeom [2]" w:date="2026-01-07T20:28:38Z">
                <w:rPr>
                  <w:rFonts w:hint="eastAsia" w:ascii="Cambria Math" w:hAnsi="Cambria Math"/>
                </w:rPr>
              </w:rPrChange>
            </w:rPr>
            <m:t xml:space="preserve"> </m:t>
          </m:r>
        </w:ins>
        <m:sSubSup>
          <m:sSubSupPr>
            <m:ctrlPr>
              <w:ins w:id="1125" w:author="Somomgbeom [2]" w:date="2026-01-07T20:02:37Z">
                <w:rPr>
                  <w:rFonts w:ascii="Cambria Math" w:hAnsi="Cambria Math" w:cs="Cambria Math"/>
                </w:rPr>
              </w:ins>
            </m:ctrlPr>
          </m:sSubSupPr>
          <m:e>
            <w:ins w:id="1126" w:author="Somomgbeom [2]" w:date="2026-01-07T20:02:37Z">
              <m:r>
                <m:rPr/>
                <w:rPr>
                  <w:rFonts w:ascii="DejaVu Math TeX Gyre" w:hAnsi="DejaVu Math TeX Gyre" w:cs="Cambria Math"/>
                </w:rPr>
                <m:t>S</m:t>
              </m:r>
            </w:ins>
            <m:ctrlPr>
              <w:ins w:id="1127" w:author="Somomgbeom [2]" w:date="2026-01-07T20:02:37Z">
                <w:rPr>
                  <w:rFonts w:ascii="Cambria Math" w:hAnsi="Cambria Math" w:cs="Cambria Math"/>
                </w:rPr>
              </w:ins>
            </m:ctrlPr>
          </m:e>
          <m:sub>
            <w:ins w:id="1128" w:author="Somomgbeom [2]" w:date="2026-01-07T20:02:37Z">
              <m:r>
                <m:rPr/>
                <w:rPr>
                  <w:rFonts w:hint="default" w:ascii="DejaVu Math TeX Gyre" w:hAnsi="DejaVu Math TeX Gyre" w:cs="Cambria Math"/>
                </w:rPr>
                <m:t>i</m:t>
              </m:r>
            </w:ins>
            <w:ins w:id="1129" w:author="Somomgbeom [2]" w:date="2026-01-07T20:02:37Z">
              <m:r>
                <m:rPr/>
                <w:rPr>
                  <w:rFonts w:hint="default" w:ascii="DejaVu Math TeX Gyre" w:hAnsi="DejaVu Math TeX Gyre" w:cs="Cambria Math"/>
                  <w:lang w:val="en-US"/>
                </w:rPr>
                <m:t>,j</m:t>
              </m:r>
            </w:ins>
            <m:ctrlPr>
              <w:ins w:id="1130" w:author="Somomgbeom [2]" w:date="2026-01-07T20:02:37Z">
                <w:rPr>
                  <w:rFonts w:ascii="Cambria Math" w:hAnsi="Cambria Math" w:cs="Cambria Math"/>
                </w:rPr>
              </w:ins>
            </m:ctrlPr>
          </m:sub>
          <m:sup>
            <m:d>
              <m:dPr>
                <m:sepChr m:val=""/>
                <m:ctrlPr>
                  <w:ins w:id="1131" w:author="Somomgbeom [2]" w:date="2026-01-07T20:02:37Z">
                    <w:rPr>
                      <w:rFonts w:ascii="Cambria Math" w:hAnsi="Cambria Math" w:cs="Cambria Math"/>
                    </w:rPr>
                  </w:ins>
                </m:ctrlPr>
              </m:dPr>
              <m:e>
                <w:ins w:id="1132" w:author="Somomgbeom [2]" w:date="2026-01-07T20:02:37Z">
                  <m:r>
                    <m:rPr/>
                    <w:rPr>
                      <w:rFonts w:ascii="DejaVu Math TeX Gyre" w:hAnsi="DejaVu Math TeX Gyre" w:cs="Cambria Math"/>
                    </w:rPr>
                    <m:t>k</m:t>
                  </m:r>
                </w:ins>
                <m:ctrlPr>
                  <w:ins w:id="1133" w:author="Somomgbeom [2]" w:date="2026-01-07T20:02:37Z">
                    <w:rPr>
                      <w:rFonts w:ascii="Cambria Math" w:hAnsi="Cambria Math" w:cs="Cambria Math"/>
                    </w:rPr>
                  </w:ins>
                </m:ctrlPr>
              </m:e>
            </m:d>
            <m:ctrlPr>
              <w:ins w:id="1134" w:author="Somomgbeom [2]" w:date="2026-01-07T20:02:37Z">
                <w:rPr>
                  <w:rFonts w:ascii="Cambria Math" w:hAnsi="Cambria Math" w:cs="Cambria Math"/>
                </w:rPr>
              </w:ins>
            </m:ctrlPr>
          </m:sup>
        </m:sSubSup>
      </m:oMath>
      <w:ins w:id="1135" w:author="Somomgbeom" w:date="2025-09-01T22:10:00Z">
        <w:del w:id="1136" w:author="hui wan" w:date="2025-12-28T19:50:00Z">
          <w:r>
            <w:rPr>
              <w:rFonts w:hint="eastAsia" w:eastAsia="宋体" w:cs="宋体"/>
              <w:snapToGrid/>
              <w:spacing w:val="0"/>
              <w:kern w:val="0"/>
              <w:sz w:val="21"/>
              <w:szCs w:val="21"/>
            </w:rPr>
            <w:delText>表示选</w:delText>
          </w:r>
        </w:del>
      </w:ins>
      <w:ins w:id="1137" w:author="hui wan" w:date="2025-12-28T19:50:00Z">
        <w:r>
          <w:rPr>
            <w:rFonts w:hint="eastAsia" w:eastAsia="宋体" w:cs="宋体"/>
            <w:snapToGrid/>
            <w:spacing w:val="0"/>
            <w:kern w:val="0"/>
            <w:sz w:val="21"/>
            <w:szCs w:val="21"/>
          </w:rPr>
          <w:t>为对应查询</w:t>
        </w:r>
      </w:ins>
      <w:ins w:id="1138" w:author="Somomgbeom" w:date="2025-09-01T22:10:00Z">
        <w:del w:id="1139" w:author="hui wan" w:date="2025-12-28T19:50:00Z">
          <w:r>
            <w:rPr>
              <w:rFonts w:hint="eastAsia" w:eastAsia="宋体" w:cs="宋体"/>
              <w:snapToGrid/>
              <w:spacing w:val="0"/>
              <w:kern w:val="0"/>
              <w:sz w:val="21"/>
              <w:szCs w:val="21"/>
            </w:rPr>
            <w:delText>取</w:delText>
          </w:r>
        </w:del>
      </w:ins>
      <w:ins w:id="1140" w:author="Somomgbeom" w:date="2025-09-01T22:10:00Z">
        <w:r>
          <w:rPr>
            <w:rFonts w:hint="eastAsia" w:eastAsia="宋体" w:cs="宋体"/>
            <w:snapToGrid/>
            <w:spacing w:val="0"/>
            <w:kern w:val="0"/>
            <w:sz w:val="21"/>
            <w:szCs w:val="21"/>
          </w:rPr>
          <w:t xml:space="preserve">的前 </w:t>
        </w:r>
      </w:ins>
      <m:oMath>
        <w:ins w:id="1141" w:author="Somomgbeom" w:date="2025-09-01T22:12:00Z">
          <m:r>
            <m:rPr/>
            <w:rPr>
              <w:rFonts w:hint="default" w:ascii="DejaVu Math TeX Gyre" w:hAnsi="DejaVu Math TeX Gyre" w:eastAsia="宋体" w:cs="Cambria Math"/>
              <w:snapToGrid/>
              <w:spacing w:val="0"/>
              <w:kern w:val="0"/>
              <w:sz w:val="21"/>
              <w:szCs w:val="21"/>
            </w:rPr>
            <m:t>k</m:t>
          </m:r>
        </w:ins>
      </m:oMath>
      <w:ins w:id="1142" w:author="Somomgbeom" w:date="2025-09-01T22:10:00Z">
        <w:r>
          <w:rPr>
            <w:rFonts w:hint="eastAsia" w:eastAsia="宋体" w:cs="宋体"/>
            <w:snapToGrid/>
            <w:spacing w:val="0"/>
            <w:kern w:val="0"/>
            <w:sz w:val="21"/>
            <w:szCs w:val="21"/>
          </w:rPr>
          <w:t>个最大得分</w:t>
        </w:r>
      </w:ins>
      <w:ins w:id="1143" w:author="hui wan" w:date="2025-12-28T19:50:00Z">
        <w:r>
          <w:rPr>
            <w:rFonts w:hint="eastAsia" w:eastAsia="宋体" w:cs="宋体"/>
            <w:snapToGrid/>
            <w:spacing w:val="0"/>
            <w:kern w:val="0"/>
            <w:sz w:val="21"/>
            <w:szCs w:val="21"/>
          </w:rPr>
          <w:t>组</w:t>
        </w:r>
        <w:bookmarkStart w:id="54" w:name="_GoBack"/>
        <w:bookmarkEnd w:id="54"/>
        <w:r>
          <w:rPr>
            <w:rFonts w:hint="eastAsia" w:eastAsia="宋体" w:cs="宋体"/>
            <w:snapToGrid/>
            <w:spacing w:val="0"/>
            <w:kern w:val="0"/>
            <w:sz w:val="21"/>
            <w:szCs w:val="21"/>
          </w:rPr>
          <w:t>成的</w:t>
        </w:r>
      </w:ins>
      <w:ins w:id="1144" w:author="Somomgbeom" w:date="2025-09-01T22:10:00Z">
        <w:r>
          <w:rPr>
            <w:rFonts w:hint="eastAsia" w:eastAsia="宋体" w:cs="宋体"/>
            <w:snapToGrid/>
            <w:spacing w:val="0"/>
            <w:kern w:val="0"/>
            <w:sz w:val="21"/>
            <w:szCs w:val="21"/>
          </w:rPr>
          <w:t>集合。</w:t>
        </w:r>
      </w:ins>
    </w:p>
    <w:p w14:paraId="09E58F6D">
      <w:pPr>
        <w:snapToGrid/>
        <w:spacing w:line="360" w:lineRule="auto"/>
        <w:ind w:firstLine="420" w:firstLineChars="200"/>
        <w:textAlignment w:val="center"/>
        <w:rPr>
          <w:rFonts w:eastAsia="宋体" w:cs="宋体"/>
          <w:snapToGrid/>
          <w:spacing w:val="0"/>
          <w:kern w:val="0"/>
          <w:sz w:val="21"/>
          <w:szCs w:val="21"/>
        </w:rPr>
      </w:pPr>
      <w:ins w:id="1145" w:author="Somomgbeom" w:date="2025-09-01T22:12:00Z">
        <w:r>
          <w:rPr>
            <w:rFonts w:hint="eastAsia" w:eastAsia="宋体" w:cs="宋体"/>
            <w:snapToGrid/>
            <w:spacing w:val="0"/>
            <w:kern w:val="0"/>
            <w:sz w:val="21"/>
            <w:szCs w:val="21"/>
          </w:rPr>
          <w:t>接着，对</w:t>
        </w:r>
      </w:ins>
      <w:ins w:id="1146" w:author="hui wan" w:date="2025-12-28T19:43:00Z">
        <w:r>
          <w:rPr>
            <w:rFonts w:hint="eastAsia" w:eastAsia="宋体" w:cs="宋体"/>
            <w:snapToGrid/>
            <w:spacing w:val="0"/>
            <w:kern w:val="0"/>
            <w:sz w:val="21"/>
            <w:szCs w:val="21"/>
          </w:rPr>
          <w:t>稀疏化</w:t>
        </w:r>
      </w:ins>
      <w:ins w:id="1147" w:author="Somomgbeom" w:date="2025-09-01T22:12:00Z">
        <w:del w:id="1148" w:author="hui wan" w:date="2025-12-28T19:43:00Z">
          <w:r>
            <w:rPr>
              <w:rFonts w:hint="eastAsia" w:eastAsia="宋体" w:cs="宋体"/>
              <w:snapToGrid/>
              <w:spacing w:val="0"/>
              <w:kern w:val="0"/>
              <w:sz w:val="21"/>
              <w:szCs w:val="21"/>
            </w:rPr>
            <w:delText>筛选</w:delText>
          </w:r>
        </w:del>
      </w:ins>
      <w:ins w:id="1149" w:author="Somomgbeom" w:date="2025-09-01T22:12:00Z">
        <w:r>
          <w:rPr>
            <w:rFonts w:hint="eastAsia" w:eastAsia="宋体" w:cs="宋体"/>
            <w:snapToGrid/>
            <w:spacing w:val="0"/>
            <w:kern w:val="0"/>
            <w:sz w:val="21"/>
            <w:szCs w:val="21"/>
          </w:rPr>
          <w:t>后的得分矩阵</w:t>
        </w:r>
      </w:ins>
      <m:oMath>
        <m:sSub>
          <m:sSubPr>
            <m:ctrlPr>
              <w:ins w:id="1150" w:author="Somomgbeom [2]" w:date="2026-01-07T20:03:52Z">
                <w:rPr>
                  <w:rFonts w:ascii="DejaVu Math TeX Gyre" w:hAnsi="DejaVu Math TeX Gyre" w:cs="Cambria Math"/>
                  <w:b w:val="0"/>
                  <w:bCs w:val="0"/>
                  <w:i/>
                  <w:iCs/>
                </w:rPr>
              </w:ins>
            </m:ctrlPr>
          </m:sSubPr>
          <m:e>
            <m:acc>
              <m:accPr>
                <m:chr m:val="̃"/>
                <m:ctrlPr>
                  <w:ins w:id="1151" w:author="Somomgbeom [2]" w:date="2026-01-07T20:03:52Z">
                    <w:rPr>
                      <w:rFonts w:ascii="DejaVu Math TeX Gyre" w:hAnsi="DejaVu Math TeX Gyre" w:cs="Cambria Math"/>
                      <w:b w:val="0"/>
                      <w:bCs w:val="0"/>
                      <w:i/>
                      <w:iCs/>
                    </w:rPr>
                  </w:ins>
                </m:ctrlPr>
              </m:accPr>
              <m:e>
                <w:ins w:id="1152" w:author="Somomgbeom [2]" w:date="2026-01-07T20:03:52Z">
                  <m:r>
                    <m:rPr/>
                    <w:rPr>
                      <w:rFonts w:hint="default" w:ascii="DejaVu Math TeX Gyre" w:hAnsi="DejaVu Math TeX Gyre" w:cs="Cambria Math"/>
                    </w:rPr>
                    <m:t>S</m:t>
                  </m:r>
                </w:ins>
                <m:ctrlPr>
                  <w:ins w:id="1153" w:author="Somomgbeom [2]" w:date="2026-01-07T20:03:52Z">
                    <w:rPr>
                      <w:rFonts w:ascii="DejaVu Math TeX Gyre" w:hAnsi="DejaVu Math TeX Gyre" w:cs="Cambria Math"/>
                      <w:b w:val="0"/>
                      <w:bCs w:val="0"/>
                      <w:i/>
                      <w:iCs/>
                    </w:rPr>
                  </w:ins>
                </m:ctrlPr>
              </m:e>
            </m:acc>
            <m:ctrlPr>
              <w:ins w:id="1154" w:author="Somomgbeom [2]" w:date="2026-01-07T20:03:52Z">
                <w:rPr>
                  <w:rFonts w:ascii="DejaVu Math TeX Gyre" w:hAnsi="DejaVu Math TeX Gyre" w:cs="Cambria Math"/>
                  <w:b w:val="0"/>
                  <w:bCs w:val="0"/>
                  <w:i/>
                  <w:iCs/>
                </w:rPr>
              </w:ins>
            </m:ctrlPr>
          </m:e>
          <m:sub>
            <w:ins w:id="1155" w:author="Somomgbeom [2]" w:date="2026-01-07T20:03:52Z">
              <m:r>
                <m:rPr/>
                <w:rPr>
                  <w:rFonts w:hint="default" w:ascii="DejaVu Math TeX Gyre" w:hAnsi="DejaVu Math TeX Gyre" w:cs="Cambria Math"/>
                </w:rPr>
                <m:t>i</m:t>
              </m:r>
            </w:ins>
            <w:ins w:id="1156" w:author="Somomgbeom [2]" w:date="2026-01-07T20:03:52Z">
              <m:r>
                <m:rPr/>
                <w:rPr>
                  <w:rFonts w:ascii="DejaVu Math TeX Gyre" w:hAnsi="DejaVu Math TeX Gyre" w:cs="Cambria Math"/>
                </w:rPr>
                <m:t>,</m:t>
              </m:r>
            </w:ins>
            <w:ins w:id="1157" w:author="Somomgbeom [2]" w:date="2026-01-07T20:03:52Z">
              <m:r>
                <m:rPr/>
                <w:rPr>
                  <w:rFonts w:hint="default" w:ascii="DejaVu Math TeX Gyre" w:hAnsi="DejaVu Math TeX Gyre" w:cs="Cambria Math"/>
                </w:rPr>
                <m:t>j</m:t>
              </m:r>
            </w:ins>
            <m:ctrlPr>
              <w:ins w:id="1158" w:author="Somomgbeom [2]" w:date="2026-01-07T20:03:52Z">
                <w:rPr>
                  <w:rFonts w:ascii="DejaVu Math TeX Gyre" w:hAnsi="DejaVu Math TeX Gyre" w:cs="Cambria Math"/>
                  <w:b w:val="0"/>
                  <w:bCs w:val="0"/>
                  <w:i/>
                  <w:iCs/>
                </w:rPr>
              </w:ins>
            </m:ctrlPr>
          </m:sub>
        </m:sSub>
        <w:ins w:id="1159" w:author="Somomgbeom [2]" w:date="2026-01-07T20:03:52Z">
          <m:r>
            <m:rPr>
              <m:sty m:val="p"/>
            </m:rPr>
            <w:rPr/>
            <m:t xml:space="preserve"> </m:t>
          </m:r>
        </w:ins>
      </m:oMath>
      <w:ins w:id="1160" w:author="Somomgbeom" w:date="2025-09-01T22:12:00Z">
        <w:r>
          <w:rPr>
            <w:rFonts w:hint="eastAsia" w:hAnsi="Cambria Math" w:eastAsia="宋体" w:cs="宋体"/>
            <w:snapToGrid/>
            <w:spacing w:val="0"/>
            <w:kern w:val="0"/>
            <w:sz w:val="21"/>
            <w:szCs w:val="21"/>
          </w:rPr>
          <w:t>进行</w:t>
        </w:r>
      </w:ins>
      <w:ins w:id="1161" w:author="Somomgbeom" w:date="2025-09-01T22:12:00Z">
        <w:del w:id="1162" w:author="hui wan" w:date="2025-12-28T18:58:00Z">
          <w:r>
            <w:rPr>
              <w:rFonts w:hint="eastAsia" w:hAnsi="Cambria Math" w:eastAsia="宋体" w:cs="宋体"/>
              <w:snapToGrid/>
              <w:spacing w:val="0"/>
              <w:kern w:val="0"/>
              <w:sz w:val="21"/>
              <w:szCs w:val="21"/>
            </w:rPr>
            <w:delText xml:space="preserve"> </w:delText>
          </w:r>
        </w:del>
      </w:ins>
      <w:ins w:id="1163" w:author="Somomgbeom" w:date="2025-09-01T22:12:00Z">
        <w:r>
          <w:rPr>
            <w:rFonts w:hint="eastAsia" w:hAnsi="Cambria Math" w:eastAsia="宋体" w:cs="宋体"/>
            <w:snapToGrid/>
            <w:spacing w:val="0"/>
            <w:kern w:val="0"/>
            <w:sz w:val="21"/>
            <w:szCs w:val="21"/>
          </w:rPr>
          <w:t>softmax</w:t>
        </w:r>
      </w:ins>
      <w:ins w:id="1164" w:author="Somomgbeom" w:date="2025-09-01T22:12:00Z">
        <w:del w:id="1165" w:author="hui wan" w:date="2025-12-28T18:58:00Z">
          <w:r>
            <w:rPr>
              <w:rFonts w:hint="eastAsia" w:hAnsi="Cambria Math" w:eastAsia="宋体" w:cs="宋体"/>
              <w:snapToGrid/>
              <w:spacing w:val="0"/>
              <w:kern w:val="0"/>
              <w:sz w:val="21"/>
              <w:szCs w:val="21"/>
            </w:rPr>
            <w:delText xml:space="preserve"> </w:delText>
          </w:r>
        </w:del>
      </w:ins>
      <w:ins w:id="1166" w:author="Somomgbeom" w:date="2025-09-01T22:12:00Z">
        <w:r>
          <w:rPr>
            <w:rFonts w:hint="eastAsia" w:hAnsi="Cambria Math" w:eastAsia="宋体" w:cs="宋体"/>
            <w:snapToGrid/>
            <w:spacing w:val="0"/>
            <w:kern w:val="0"/>
            <w:sz w:val="21"/>
            <w:szCs w:val="21"/>
          </w:rPr>
          <w:t>归一化</w:t>
        </w:r>
      </w:ins>
      <w:r>
        <w:rPr>
          <w:rFonts w:hint="eastAsia" w:eastAsia="宋体" w:cs="宋体"/>
          <w:snapToGrid/>
          <w:spacing w:val="0"/>
          <w:kern w:val="0"/>
          <w:sz w:val="21"/>
          <w:szCs w:val="21"/>
        </w:rPr>
        <w:t>，</w:t>
      </w:r>
      <w:del w:id="1167" w:author="hui wan" w:date="2025-12-28T19:44:00Z">
        <w:r>
          <w:rPr>
            <w:rFonts w:hint="eastAsia" w:eastAsia="宋体" w:cs="宋体"/>
            <w:snapToGrid/>
            <w:spacing w:val="0"/>
            <w:kern w:val="0"/>
            <w:sz w:val="21"/>
            <w:szCs w:val="21"/>
          </w:rPr>
          <w:delText>并</w:delText>
        </w:r>
      </w:del>
      <w:ins w:id="1168" w:author="hui wan" w:date="2025-12-28T19:44:00Z">
        <w:r>
          <w:rPr>
            <w:rFonts w:hint="eastAsia" w:eastAsia="宋体" w:cs="宋体"/>
            <w:snapToGrid/>
            <w:spacing w:val="0"/>
            <w:kern w:val="0"/>
            <w:sz w:val="21"/>
            <w:szCs w:val="21"/>
          </w:rPr>
          <w:t>再</w:t>
        </w:r>
      </w:ins>
      <w:r>
        <w:rPr>
          <w:rFonts w:hint="eastAsia" w:eastAsia="宋体" w:cs="宋体"/>
          <w:snapToGrid/>
          <w:spacing w:val="0"/>
          <w:kern w:val="0"/>
          <w:sz w:val="21"/>
          <w:szCs w:val="21"/>
        </w:rPr>
        <w:t>与值矩阵</w:t>
      </w:r>
      <m:oMath>
        <w:ins w:id="1169" w:author="Somomgbeom" w:date="2025-09-01T22:15:00Z">
          <m:r>
            <m:rPr>
              <m:sty m:val="bi"/>
            </m:rPr>
            <w:rPr>
              <w:rFonts w:hint="eastAsia" w:ascii="Cambria Math" w:hAnsi="Cambria Math"/>
            </w:rPr>
            <m:t>V</m:t>
          </m:r>
        </w:ins>
      </m:oMath>
      <w:r>
        <w:rPr>
          <w:rFonts w:hint="eastAsia" w:eastAsia="宋体" w:cs="宋体"/>
          <w:snapToGrid/>
          <w:spacing w:val="0"/>
          <w:kern w:val="0"/>
          <w:sz w:val="21"/>
          <w:szCs w:val="21"/>
        </w:rPr>
        <w:t>相乘</w:t>
      </w:r>
      <w:ins w:id="1170" w:author="hui wan" w:date="2025-12-28T19:44:00Z">
        <w:r>
          <w:rPr>
            <w:rFonts w:hint="eastAsia" w:eastAsia="宋体" w:cs="宋体"/>
            <w:snapToGrid/>
            <w:spacing w:val="0"/>
            <w:kern w:val="0"/>
            <w:sz w:val="21"/>
            <w:szCs w:val="21"/>
          </w:rPr>
          <w:t>，</w:t>
        </w:r>
      </w:ins>
      <w:r>
        <w:rPr>
          <w:rFonts w:hint="eastAsia" w:eastAsia="宋体" w:cs="宋体"/>
          <w:snapToGrid/>
          <w:spacing w:val="0"/>
          <w:kern w:val="0"/>
          <w:sz w:val="21"/>
          <w:szCs w:val="21"/>
        </w:rPr>
        <w:t>得到</w:t>
      </w:r>
      <w:ins w:id="1171" w:author="hui wan" w:date="2025-12-28T19:44:00Z">
        <w:r>
          <w:rPr>
            <w:rFonts w:hint="eastAsia" w:eastAsia="宋体" w:cs="宋体"/>
            <w:snapToGrid/>
            <w:spacing w:val="0"/>
            <w:kern w:val="0"/>
            <w:sz w:val="21"/>
            <w:szCs w:val="21"/>
          </w:rPr>
          <w:t>最终的</w:t>
        </w:r>
      </w:ins>
      <w:r>
        <w:rPr>
          <w:rFonts w:hint="eastAsia" w:eastAsia="宋体" w:cs="宋体"/>
          <w:snapToGrid/>
          <w:spacing w:val="0"/>
          <w:kern w:val="0"/>
          <w:sz w:val="21"/>
          <w:szCs w:val="21"/>
        </w:rPr>
        <w:t>注意力输出，</w:t>
      </w:r>
      <w:ins w:id="1172" w:author="Somomgbeom" w:date="2025-09-01T22:13:00Z">
        <w:r>
          <w:rPr>
            <w:rFonts w:hint="eastAsia" w:eastAsia="宋体" w:cs="宋体"/>
            <w:snapToGrid/>
            <w:spacing w:val="0"/>
            <w:kern w:val="0"/>
            <w:sz w:val="21"/>
            <w:szCs w:val="21"/>
          </w:rPr>
          <w:t>如</w:t>
        </w:r>
      </w:ins>
      <w:del w:id="1173" w:author="hui wan" w:date="2025-12-28T18:58:00Z">
        <w:r>
          <w:rPr>
            <w:rFonts w:hint="eastAsia" w:eastAsia="宋体" w:cs="宋体"/>
            <w:snapToGrid/>
            <w:spacing w:val="0"/>
            <w:kern w:val="0"/>
            <w:sz w:val="21"/>
            <w:szCs w:val="21"/>
          </w:rPr>
          <w:delText>公</w:delText>
        </w:r>
      </w:del>
      <w:r>
        <w:rPr>
          <w:rFonts w:hint="eastAsia" w:eastAsia="宋体" w:cs="宋体"/>
          <w:snapToGrid/>
          <w:spacing w:val="0"/>
          <w:kern w:val="0"/>
          <w:sz w:val="21"/>
          <w:szCs w:val="21"/>
        </w:rPr>
        <w:t>式</w:t>
      </w:r>
      <w:ins w:id="1174" w:author="Somomgbeom" w:date="2025-09-01T22:13:00Z">
        <w:r>
          <w:rPr>
            <w:rFonts w:hint="eastAsia" w:eastAsia="宋体" w:cs="宋体"/>
            <w:snapToGrid/>
            <w:spacing w:val="0"/>
            <w:kern w:val="0"/>
            <w:sz w:val="21"/>
            <w:szCs w:val="21"/>
          </w:rPr>
          <w:t>（7）所示</w:t>
        </w:r>
      </w:ins>
      <w:del w:id="1175" w:author="hui wan" w:date="2025-12-28T18:58:00Z">
        <w:r>
          <w:rPr>
            <w:rFonts w:hint="eastAsia" w:eastAsia="宋体" w:cs="宋体"/>
            <w:snapToGrid/>
            <w:spacing w:val="0"/>
            <w:kern w:val="0"/>
            <w:sz w:val="21"/>
            <w:szCs w:val="21"/>
          </w:rPr>
          <w:delText>：</w:delText>
        </w:r>
      </w:del>
      <w:ins w:id="1176" w:author="hui wan" w:date="2025-12-28T18:58:00Z">
        <w:r>
          <w:rPr>
            <w:rFonts w:hint="eastAsia" w:eastAsia="宋体" w:cs="宋体"/>
            <w:snapToGrid/>
            <w:spacing w:val="0"/>
            <w:kern w:val="0"/>
            <w:sz w:val="21"/>
            <w:szCs w:val="21"/>
          </w:rPr>
          <w:t>。</w:t>
        </w:r>
      </w:ins>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13"/>
        <w:gridCol w:w="909"/>
      </w:tblGrid>
      <w:tr w14:paraId="1F4A0DE1">
        <w:trPr>
          <w:jc w:val="center"/>
        </w:trPr>
        <w:tc>
          <w:tcPr>
            <w:tcW w:w="7613" w:type="dxa"/>
            <w:tcBorders>
              <w:top w:val="nil"/>
              <w:left w:val="nil"/>
              <w:bottom w:val="nil"/>
              <w:right w:val="nil"/>
            </w:tcBorders>
            <w:noWrap/>
            <w:vAlign w:val="center"/>
          </w:tcPr>
          <w:p w14:paraId="46BC0909">
            <w:pPr>
              <w:jc w:val="center"/>
              <w:rPr>
                <w:rFonts w:eastAsia="宋体" w:cs="宋体"/>
                <w:snapToGrid/>
                <w:spacing w:val="0"/>
                <w:kern w:val="0"/>
                <w:sz w:val="21"/>
                <w:szCs w:val="21"/>
              </w:rPr>
            </w:pPr>
            <m:oMathPara>
              <m:oMath>
                <w:ins w:id="1177" w:author="Somomgbeom" w:date="2025-09-01T22:21:00Z">
                  <m:r>
                    <m:rPr/>
                    <w:rPr>
                      <w:rFonts w:ascii="Cambria Math" w:hAnsi="Cambria Math" w:cs="Cambria Math"/>
                      <w:rPrChange w:id="1178" w:author="Somomgbeom [2]" w:date="2026-01-07T20:29:13Z">
                        <w:rPr>
                          <w:rFonts w:ascii="Cambria Math" w:hAnsi="Cambria Math"/>
                        </w:rPr>
                      </w:rPrChange>
                    </w:rPr>
                    <m:t>O</m:t>
                  </m:r>
                </w:ins>
                <w:ins w:id="1179" w:author="Somomgbeom" w:date="2025-09-01T22:21:00Z">
                  <m:r>
                    <m:rPr>
                      <m:sty m:val="p"/>
                    </m:rPr>
                    <w:rPr>
                      <w:rFonts w:hint="default" w:ascii="Cambria Math" w:hAnsi="Cambria Math" w:cs="Cambria Math"/>
                      <w:rPrChange w:id="1180" w:author="Somomgbeom [2]" w:date="2026-01-07T20:29:13Z">
                        <w:rPr>
                          <w:rFonts w:hint="eastAsia" w:ascii="Cambria Math" w:hAnsi="Cambria Math"/>
                        </w:rPr>
                      </w:rPrChange>
                    </w:rPr>
                    <m:t>=softmax(</m:t>
                  </m:r>
                </w:ins>
                <m:sSubSup>
                  <m:sSubSupPr>
                    <m:ctrlPr>
                      <w:ins w:id="1181" w:author="Somomgbeom [2]" w:date="2026-01-07T20:03:29Z">
                        <w:rPr>
                          <w:rFonts w:ascii="Cambria Math" w:hAnsi="Cambria Math" w:cs="Cambria Math"/>
                          <w:b w:val="0"/>
                          <w:bCs w:val="0"/>
                        </w:rPr>
                      </w:ins>
                    </m:ctrlPr>
                  </m:sSubSupPr>
                  <m:e>
                    <w:ins w:id="1182" w:author="Somomgbeom [2]" w:date="2026-01-07T20:03:29Z">
                      <m:r>
                        <m:rPr/>
                        <w:rPr>
                          <w:rFonts w:hint="default" w:ascii="DejaVu Math TeX Gyre" w:hAnsi="DejaVu Math TeX Gyre" w:cs="Cambria Math"/>
                        </w:rPr>
                        <m:t>S</m:t>
                      </m:r>
                    </w:ins>
                    <m:ctrlPr>
                      <w:ins w:id="1183" w:author="Somomgbeom [2]" w:date="2026-01-07T20:03:29Z">
                        <w:rPr>
                          <w:rFonts w:ascii="Cambria Math" w:hAnsi="Cambria Math" w:cs="Cambria Math"/>
                          <w:b w:val="0"/>
                          <w:bCs w:val="0"/>
                        </w:rPr>
                      </w:ins>
                    </m:ctrlPr>
                  </m:e>
                  <m:sub>
                    <w:ins w:id="1184" w:author="Somomgbeom [2]" w:date="2026-01-07T20:03:29Z">
                      <m:r>
                        <m:rPr/>
                        <w:rPr>
                          <w:rFonts w:hint="default" w:ascii="DejaVu Math TeX Gyre" w:hAnsi="DejaVu Math TeX Gyre" w:cs="Cambria Math"/>
                        </w:rPr>
                        <m:t>i</m:t>
                      </m:r>
                    </w:ins>
                    <w:ins w:id="1185" w:author="Somomgbeom [2]" w:date="2026-01-07T20:03:29Z">
                      <m:r>
                        <m:rPr/>
                        <w:rPr>
                          <w:rFonts w:hint="default" w:ascii="DejaVu Math TeX Gyre" w:hAnsi="DejaVu Math TeX Gyre" w:cs="Cambria Math"/>
                          <w:lang w:val="en-US"/>
                        </w:rPr>
                        <m:t>,j</m:t>
                      </m:r>
                    </w:ins>
                    <m:ctrlPr>
                      <w:ins w:id="1186" w:author="Somomgbeom [2]" w:date="2026-01-07T20:03:29Z">
                        <w:rPr>
                          <w:rFonts w:ascii="Cambria Math" w:hAnsi="Cambria Math" w:cs="Cambria Math"/>
                          <w:b w:val="0"/>
                          <w:bCs w:val="0"/>
                        </w:rPr>
                      </w:ins>
                    </m:ctrlPr>
                  </m:sub>
                  <m:sup>
                    <m:d>
                      <m:dPr>
                        <m:sepChr m:val=""/>
                        <m:ctrlPr>
                          <w:ins w:id="1187" w:author="Somomgbeom [2]" w:date="2026-01-07T20:03:29Z">
                            <w:rPr>
                              <w:rFonts w:ascii="Cambria Math" w:hAnsi="Cambria Math" w:cs="Cambria Math"/>
                              <w:b w:val="0"/>
                              <w:bCs w:val="0"/>
                            </w:rPr>
                          </w:ins>
                        </m:ctrlPr>
                      </m:dPr>
                      <m:e>
                        <w:ins w:id="1188" w:author="Somomgbeom [2]" w:date="2026-01-07T20:03:29Z">
                          <m:r>
                            <m:rPr/>
                            <w:rPr>
                              <w:rFonts w:hint="default" w:ascii="DejaVu Math TeX Gyre" w:hAnsi="DejaVu Math TeX Gyre" w:cs="Cambria Math"/>
                            </w:rPr>
                            <m:t>k</m:t>
                          </m:r>
                        </w:ins>
                        <m:ctrlPr>
                          <w:ins w:id="1189" w:author="Somomgbeom [2]" w:date="2026-01-07T20:03:29Z">
                            <w:rPr>
                              <w:rFonts w:ascii="Cambria Math" w:hAnsi="Cambria Math" w:cs="Cambria Math"/>
                              <w:b w:val="0"/>
                              <w:bCs w:val="0"/>
                            </w:rPr>
                          </w:ins>
                        </m:ctrlPr>
                      </m:e>
                    </m:d>
                    <m:ctrlPr>
                      <w:ins w:id="1190" w:author="Somomgbeom [2]" w:date="2026-01-07T20:03:29Z">
                        <w:rPr>
                          <w:rFonts w:ascii="Cambria Math" w:hAnsi="Cambria Math" w:cs="Cambria Math"/>
                          <w:b w:val="0"/>
                          <w:bCs w:val="0"/>
                        </w:rPr>
                      </w:ins>
                    </m:ctrlPr>
                  </m:sup>
                </m:sSubSup>
                <w:ins w:id="1191" w:author="Somomgbeom [2]" w:date="2026-01-07T20:03:29Z">
                  <m:r>
                    <m:rPr>
                      <m:sty m:val="p"/>
                    </m:rPr>
                    <w:rPr>
                      <w:rFonts w:ascii="DejaVu Math TeX Gyre" w:hAnsi="DejaVu Math TeX Gyre" w:cs="Cambria Math"/>
                    </w:rPr>
                    <m:t xml:space="preserve"> </m:t>
                  </m:r>
                </w:ins>
                <w:ins w:id="1192" w:author="Somomgbeom" w:date="2025-09-01T22:21:00Z">
                  <m:r>
                    <m:rPr>
                      <m:sty m:val="p"/>
                    </m:rPr>
                    <w:rPr>
                      <w:rFonts w:hint="default" w:ascii="Cambria Math" w:hAnsi="Cambria Math" w:cs="Cambria Math"/>
                      <w:rPrChange w:id="1193" w:author="Somomgbeom [2]" w:date="2026-01-07T20:29:13Z">
                        <w:rPr>
                          <w:rFonts w:hint="eastAsia" w:ascii="Cambria Math" w:hAnsi="Cambria Math"/>
                        </w:rPr>
                      </w:rPrChange>
                    </w:rPr>
                    <m:t>)⋅</m:t>
                  </m:r>
                </w:ins>
                <w:ins w:id="1194" w:author="Somomgbeom" w:date="2025-09-01T22:21:00Z">
                  <m:r>
                    <m:rPr>
                      <m:sty m:val="bi"/>
                    </m:rPr>
                    <w:rPr>
                      <w:rFonts w:ascii="Cambria Math" w:hAnsi="Cambria Math" w:cs="Cambria Math"/>
                      <w:rPrChange w:id="1195" w:author="Somomgbeom [2]" w:date="2026-01-07T20:29:13Z">
                        <w:rPr>
                          <w:rFonts w:ascii="Cambria Math" w:hAnsi="Cambria Math"/>
                        </w:rPr>
                      </w:rPrChange>
                    </w:rPr>
                    <m:t>V</m:t>
                  </m:r>
                </w:ins>
              </m:oMath>
            </m:oMathPara>
          </w:p>
        </w:tc>
        <w:tc>
          <w:tcPr>
            <w:tcW w:w="909" w:type="dxa"/>
            <w:tcBorders>
              <w:top w:val="nil"/>
              <w:left w:val="nil"/>
              <w:bottom w:val="nil"/>
              <w:right w:val="nil"/>
            </w:tcBorders>
            <w:noWrap/>
            <w:vAlign w:val="center"/>
          </w:tcPr>
          <w:p w14:paraId="36B38034">
            <w:pPr>
              <w:ind w:firstLine="0"/>
              <w:jc w:val="right"/>
              <w:rPr>
                <w:rFonts w:eastAsia="宋体" w:cs="宋体"/>
                <w:snapToGrid/>
                <w:spacing w:val="0"/>
                <w:kern w:val="0"/>
                <w:sz w:val="21"/>
                <w:szCs w:val="21"/>
              </w:rPr>
            </w:pPr>
            <w:ins w:id="1196" w:author="Somomgbeom" w:date="2025-09-01T22:21:00Z">
              <w:r>
                <w:rPr/>
                <w:t>(</w:t>
              </w:r>
            </w:ins>
            <w:ins w:id="1197" w:author="Somomgbeom" w:date="2025-09-01T22:21:00Z">
              <w:r>
                <w:rPr>
                  <w:rFonts w:hint="eastAsia"/>
                </w:rPr>
                <w:t>7</w:t>
              </w:r>
            </w:ins>
            <w:ins w:id="1198" w:author="Somomgbeom" w:date="2025-09-01T22:21:00Z">
              <w:r>
                <w:rPr/>
                <w:t>)</w:t>
              </w:r>
            </w:ins>
          </w:p>
        </w:tc>
      </w:tr>
    </w:tbl>
    <w:p w14:paraId="7703330C">
      <w:pPr>
        <w:snapToGrid/>
        <w:spacing w:line="360" w:lineRule="auto"/>
        <w:ind w:firstLine="0" w:firstLineChars="0"/>
        <w:textAlignment w:val="center"/>
        <w:rPr>
          <w:ins w:id="1200" w:author="Somomgbeom" w:date="2025-09-01T22:13:00Z"/>
          <w:rFonts w:eastAsia="宋体" w:cs="宋体"/>
          <w:snapToGrid/>
          <w:spacing w:val="0"/>
          <w:kern w:val="0"/>
          <w:sz w:val="21"/>
          <w:szCs w:val="21"/>
        </w:rPr>
        <w:pPrChange w:id="1199" w:author="hui wan" w:date="2025-12-28T18:58:00Z">
          <w:pPr>
            <w:snapToGrid/>
            <w:spacing w:line="360" w:lineRule="auto"/>
            <w:ind w:firstLine="420" w:firstLineChars="200"/>
            <w:textAlignment w:val="center"/>
          </w:pPr>
        </w:pPrChange>
      </w:pPr>
      <w:ins w:id="1201" w:author="Somomgbeom" w:date="2025-09-01T22:13:00Z">
        <w:r>
          <w:rPr>
            <w:rFonts w:hint="eastAsia" w:eastAsia="宋体" w:cs="宋体"/>
            <w:snapToGrid/>
            <w:spacing w:val="0"/>
            <w:kern w:val="0"/>
            <w:sz w:val="21"/>
            <w:szCs w:val="21"/>
          </w:rPr>
          <w:t>其中，</w:t>
        </w:r>
      </w:ins>
      <m:oMath>
        <w:ins w:id="1202" w:author="Somomgbeom" w:date="2025-09-01T22:15:00Z">
          <m:r>
            <m:rPr>
              <m:sty m:val="bi"/>
            </m:rPr>
            <w:rPr>
              <w:rFonts w:hint="eastAsia" w:ascii="Cambria Math" w:hAnsi="Cambria Math"/>
            </w:rPr>
            <m:t>V</m:t>
          </m:r>
        </w:ins>
      </m:oMath>
      <w:ins w:id="1203" w:author="Somomgbeom" w:date="2025-09-01T22:13:00Z">
        <w:r>
          <w:rPr>
            <w:rFonts w:hint="eastAsia" w:eastAsia="宋体" w:cs="宋体"/>
            <w:snapToGrid/>
            <w:spacing w:val="0"/>
            <w:kern w:val="0"/>
            <w:sz w:val="21"/>
            <w:szCs w:val="21"/>
          </w:rPr>
          <w:t>表示对应的值向量矩阵。</w:t>
        </w:r>
      </w:ins>
    </w:p>
    <w:p w14:paraId="50CA4A0C">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这种稀疏机制</w:t>
      </w:r>
      <w:ins w:id="1204" w:author="hui wan" w:date="2025-12-28T19:44:00Z">
        <w:r>
          <w:rPr>
            <w:rFonts w:hint="eastAsia" w:eastAsia="宋体" w:cs="宋体"/>
            <w:snapToGrid/>
            <w:spacing w:val="0"/>
            <w:kern w:val="0"/>
            <w:sz w:val="21"/>
            <w:szCs w:val="21"/>
          </w:rPr>
          <w:t>能够</w:t>
        </w:r>
      </w:ins>
      <w:r>
        <w:rPr>
          <w:rFonts w:hint="eastAsia" w:eastAsia="宋体" w:cs="宋体"/>
          <w:snapToGrid/>
          <w:spacing w:val="0"/>
          <w:kern w:val="0"/>
          <w:sz w:val="21"/>
          <w:szCs w:val="21"/>
        </w:rPr>
        <w:t>选择性地</w:t>
      </w:r>
      <w:ins w:id="1205" w:author="hui wan" w:date="2025-12-28T19:44:00Z">
        <w:r>
          <w:rPr>
            <w:rFonts w:hint="eastAsia" w:eastAsia="宋体" w:cs="宋体"/>
            <w:snapToGrid/>
            <w:spacing w:val="0"/>
            <w:kern w:val="0"/>
            <w:sz w:val="21"/>
            <w:szCs w:val="21"/>
          </w:rPr>
          <w:t>聚焦于</w:t>
        </w:r>
      </w:ins>
      <w:del w:id="1206" w:author="hui wan" w:date="2025-12-28T19:44:00Z">
        <w:r>
          <w:rPr>
            <w:rFonts w:hint="eastAsia" w:eastAsia="宋体" w:cs="宋体"/>
            <w:snapToGrid/>
            <w:spacing w:val="0"/>
            <w:kern w:val="0"/>
            <w:sz w:val="21"/>
            <w:szCs w:val="21"/>
          </w:rPr>
          <w:delText>关注</w:delText>
        </w:r>
      </w:del>
      <w:r>
        <w:rPr>
          <w:rFonts w:hint="eastAsia" w:eastAsia="宋体" w:cs="宋体"/>
          <w:snapToGrid/>
          <w:spacing w:val="0"/>
          <w:kern w:val="0"/>
          <w:sz w:val="21"/>
          <w:szCs w:val="21"/>
        </w:rPr>
        <w:t>重要部分，</w:t>
      </w:r>
      <w:ins w:id="1207" w:author="hui wan" w:date="2025-12-28T19:45:00Z">
        <w:r>
          <w:rPr>
            <w:rFonts w:hint="eastAsia" w:eastAsia="宋体" w:cs="宋体"/>
            <w:snapToGrid/>
            <w:spacing w:val="0"/>
            <w:kern w:val="0"/>
            <w:sz w:val="21"/>
            <w:szCs w:val="21"/>
          </w:rPr>
          <w:t>在</w:t>
        </w:r>
      </w:ins>
      <w:del w:id="1208" w:author="hui wan" w:date="2025-12-28T18:58:00Z">
        <w:r>
          <w:rPr>
            <w:rFonts w:hint="eastAsia" w:eastAsia="宋体" w:cs="宋体"/>
            <w:snapToGrid/>
            <w:spacing w:val="0"/>
            <w:kern w:val="0"/>
            <w:sz w:val="21"/>
            <w:szCs w:val="21"/>
          </w:rPr>
          <w:delText>同时</w:delText>
        </w:r>
      </w:del>
      <w:r>
        <w:rPr>
          <w:rFonts w:hint="eastAsia" w:eastAsia="宋体" w:cs="宋体"/>
          <w:snapToGrid/>
          <w:spacing w:val="0"/>
          <w:kern w:val="0"/>
          <w:sz w:val="21"/>
          <w:szCs w:val="21"/>
        </w:rPr>
        <w:t>提升</w:t>
      </w:r>
      <w:del w:id="1209" w:author="hui wan" w:date="2025-12-28T19:45:00Z">
        <w:r>
          <w:rPr>
            <w:rFonts w:hint="eastAsia" w:eastAsia="宋体" w:cs="宋体"/>
            <w:snapToGrid/>
            <w:spacing w:val="0"/>
            <w:kern w:val="0"/>
            <w:sz w:val="21"/>
            <w:szCs w:val="21"/>
          </w:rPr>
          <w:delText>了</w:delText>
        </w:r>
      </w:del>
      <w:r>
        <w:rPr>
          <w:rFonts w:hint="eastAsia" w:eastAsia="宋体" w:cs="宋体"/>
          <w:snapToGrid/>
          <w:spacing w:val="0"/>
          <w:kern w:val="0"/>
          <w:sz w:val="21"/>
          <w:szCs w:val="21"/>
        </w:rPr>
        <w:t>模型预测精度</w:t>
      </w:r>
      <w:ins w:id="1210" w:author="hui wan" w:date="2025-12-28T19:45:00Z">
        <w:r>
          <w:rPr>
            <w:rFonts w:hint="eastAsia" w:eastAsia="宋体" w:cs="宋体"/>
            <w:snapToGrid/>
            <w:spacing w:val="0"/>
            <w:kern w:val="0"/>
            <w:sz w:val="21"/>
            <w:szCs w:val="21"/>
          </w:rPr>
          <w:t>的同时</w:t>
        </w:r>
      </w:ins>
      <w:r>
        <w:rPr>
          <w:rFonts w:hint="eastAsia" w:eastAsia="宋体" w:cs="宋体"/>
          <w:snapToGrid/>
          <w:spacing w:val="0"/>
          <w:kern w:val="0"/>
          <w:sz w:val="21"/>
          <w:szCs w:val="21"/>
        </w:rPr>
        <w:t>，</w:t>
      </w:r>
      <w:ins w:id="1211" w:author="hui wan" w:date="2025-12-28T19:45:00Z">
        <w:r>
          <w:rPr>
            <w:rFonts w:hint="eastAsia" w:eastAsia="宋体" w:cs="宋体"/>
            <w:snapToGrid/>
            <w:spacing w:val="0"/>
            <w:kern w:val="0"/>
            <w:sz w:val="21"/>
            <w:szCs w:val="21"/>
          </w:rPr>
          <w:t>显著增强了长序列处理能力，使其</w:t>
        </w:r>
      </w:ins>
      <w:del w:id="1212" w:author="hui wan" w:date="2025-12-28T19:45:00Z">
        <w:r>
          <w:rPr>
            <w:rFonts w:hint="eastAsia" w:eastAsia="宋体" w:cs="宋体"/>
            <w:snapToGrid/>
            <w:spacing w:val="0"/>
            <w:kern w:val="0"/>
            <w:sz w:val="21"/>
            <w:szCs w:val="21"/>
          </w:rPr>
          <w:delText>并使得模型能够处理更长的序列，</w:delText>
        </w:r>
      </w:del>
      <w:ins w:id="1213" w:author="hui wan" w:date="2025-12-28T19:45:00Z">
        <w:r>
          <w:rPr>
            <w:rFonts w:hint="eastAsia" w:eastAsia="宋体" w:cs="宋体"/>
            <w:snapToGrid/>
            <w:spacing w:val="0"/>
            <w:kern w:val="0"/>
            <w:sz w:val="21"/>
            <w:szCs w:val="21"/>
          </w:rPr>
          <w:t>更</w:t>
        </w:r>
      </w:ins>
      <w:r>
        <w:rPr>
          <w:rFonts w:hint="eastAsia" w:eastAsia="宋体" w:cs="宋体"/>
          <w:snapToGrid/>
          <w:spacing w:val="0"/>
          <w:kern w:val="0"/>
          <w:sz w:val="21"/>
          <w:szCs w:val="21"/>
        </w:rPr>
        <w:t>适应大规模数据集</w:t>
      </w:r>
      <w:ins w:id="1214" w:author="hui wan" w:date="2025-12-28T19:45:00Z">
        <w:r>
          <w:rPr>
            <w:rFonts w:hint="eastAsia" w:eastAsia="宋体" w:cs="宋体"/>
            <w:snapToGrid/>
            <w:spacing w:val="0"/>
            <w:kern w:val="0"/>
            <w:sz w:val="21"/>
            <w:szCs w:val="21"/>
          </w:rPr>
          <w:t>下</w:t>
        </w:r>
      </w:ins>
      <w:r>
        <w:rPr>
          <w:rFonts w:hint="eastAsia" w:eastAsia="宋体" w:cs="宋体"/>
          <w:snapToGrid/>
          <w:spacing w:val="0"/>
          <w:kern w:val="0"/>
          <w:sz w:val="21"/>
          <w:szCs w:val="21"/>
        </w:rPr>
        <w:t>的</w:t>
      </w:r>
      <w:ins w:id="1215" w:author="hui wan" w:date="2025-12-28T19:45:00Z">
        <w:r>
          <w:rPr>
            <w:rFonts w:hint="eastAsia" w:eastAsia="宋体" w:cs="宋体"/>
            <w:snapToGrid/>
            <w:spacing w:val="0"/>
            <w:kern w:val="0"/>
            <w:sz w:val="21"/>
            <w:szCs w:val="21"/>
          </w:rPr>
          <w:t>高效建模</w:t>
        </w:r>
      </w:ins>
      <w:r>
        <w:rPr>
          <w:rFonts w:hint="eastAsia" w:eastAsia="宋体" w:cs="宋体"/>
          <w:snapToGrid/>
          <w:spacing w:val="0"/>
          <w:kern w:val="0"/>
          <w:sz w:val="21"/>
          <w:szCs w:val="21"/>
        </w:rPr>
        <w:t>需求。</w:t>
      </w:r>
    </w:p>
    <w:p w14:paraId="7B877D68">
      <w:pPr>
        <w:pStyle w:val="2"/>
        <w:spacing w:before="0" w:after="0" w:line="360" w:lineRule="auto"/>
        <w:rPr>
          <w:rFonts w:ascii="Times New Roman" w:hAnsi="Times New Roman" w:eastAsia="宋体"/>
          <w:sz w:val="21"/>
          <w:szCs w:val="21"/>
        </w:rPr>
      </w:pPr>
      <w:del w:id="1216" w:author="hui wan" w:date="2025-12-28T08:48:00Z">
        <w:r>
          <w:rPr>
            <w:rFonts w:hint="eastAsia" w:ascii="Times New Roman" w:hAnsi="Times New Roman" w:eastAsia="宋体"/>
            <w:sz w:val="21"/>
            <w:szCs w:val="21"/>
          </w:rPr>
          <w:delText>3</w:delText>
        </w:r>
      </w:del>
      <w:ins w:id="1217" w:author="hui wan" w:date="2025-12-28T08:48:00Z">
        <w:r>
          <w:rPr>
            <w:rFonts w:hint="eastAsia" w:ascii="Times New Roman" w:hAnsi="Times New Roman" w:eastAsia="宋体"/>
            <w:sz w:val="21"/>
            <w:szCs w:val="21"/>
          </w:rPr>
          <w:t>2</w:t>
        </w:r>
      </w:ins>
      <w:r>
        <w:rPr>
          <w:rFonts w:hint="eastAsia" w:ascii="Times New Roman" w:hAnsi="Times New Roman" w:eastAsia="宋体"/>
          <w:sz w:val="21"/>
          <w:szCs w:val="21"/>
        </w:rPr>
        <w:t>.</w:t>
      </w:r>
      <w:ins w:id="1218" w:author="Somomgbeom" w:date="2025-10-12T20:47:00Z">
        <w:r>
          <w:rPr>
            <w:rFonts w:hint="eastAsia" w:ascii="Times New Roman" w:hAnsi="Times New Roman" w:eastAsia="宋体"/>
            <w:sz w:val="21"/>
            <w:szCs w:val="21"/>
          </w:rPr>
          <w:t>3</w:t>
        </w:r>
      </w:ins>
      <w:r>
        <w:rPr>
          <w:rFonts w:hint="eastAsia" w:ascii="Times New Roman" w:hAnsi="Times New Roman" w:eastAsia="宋体"/>
          <w:sz w:val="21"/>
          <w:szCs w:val="21"/>
        </w:rPr>
        <w:t xml:space="preserve"> 混合损失函数</w:t>
      </w:r>
    </w:p>
    <w:p w14:paraId="17E2F0D3">
      <w:pPr>
        <w:snapToGrid/>
        <w:spacing w:line="360" w:lineRule="auto"/>
        <w:ind w:firstLine="420" w:firstLineChars="200"/>
        <w:textAlignment w:val="center"/>
        <w:rPr>
          <w:ins w:id="1219" w:author="Somomgbeom" w:date="2025-08-31T18:16:00Z"/>
          <w:rFonts w:eastAsia="宋体" w:cs="宋体"/>
          <w:snapToGrid/>
          <w:spacing w:val="0"/>
          <w:kern w:val="0"/>
          <w:sz w:val="21"/>
          <w:szCs w:val="21"/>
        </w:rPr>
      </w:pPr>
      <w:r>
        <w:rPr>
          <w:rFonts w:hint="eastAsia" w:eastAsia="宋体" w:cs="宋体"/>
          <w:snapToGrid/>
          <w:spacing w:val="0"/>
          <w:kern w:val="0"/>
          <w:sz w:val="21"/>
          <w:szCs w:val="21"/>
        </w:rPr>
        <w:t>为应对教育数据中普遍存在的类别不平衡问题，并提高模型的泛化能力，本</w:t>
      </w:r>
      <w:del w:id="1220" w:author="hui wan" w:date="2025-12-28T19:50:00Z">
        <w:r>
          <w:rPr>
            <w:rFonts w:hint="eastAsia" w:eastAsia="宋体" w:cs="宋体"/>
            <w:snapToGrid/>
            <w:spacing w:val="0"/>
            <w:kern w:val="0"/>
            <w:sz w:val="21"/>
            <w:szCs w:val="21"/>
          </w:rPr>
          <w:delText>研究</w:delText>
        </w:r>
      </w:del>
      <w:ins w:id="1221" w:author="hui wan" w:date="2025-12-28T19:50:00Z">
        <w:r>
          <w:rPr>
            <w:rFonts w:hint="eastAsia" w:eastAsia="宋体" w:cs="宋体"/>
            <w:snapToGrid/>
            <w:spacing w:val="0"/>
            <w:kern w:val="0"/>
            <w:sz w:val="21"/>
            <w:szCs w:val="21"/>
          </w:rPr>
          <w:t>文</w:t>
        </w:r>
      </w:ins>
      <w:r>
        <w:rPr>
          <w:rFonts w:hint="eastAsia" w:eastAsia="宋体" w:cs="宋体"/>
          <w:snapToGrid/>
          <w:spacing w:val="0"/>
          <w:kern w:val="0"/>
          <w:sz w:val="21"/>
          <w:szCs w:val="21"/>
        </w:rPr>
        <w:t>提出了一种混合损失函数联合优化框架。该损失函数结合了加权二元交叉熵损失和知识一致性损失。加权二元交叉熵损失主要用于处理类别不平衡</w:t>
      </w:r>
      <w:del w:id="1222" w:author="hui wan" w:date="2025-12-28T19:52:00Z">
        <w:r>
          <w:rPr>
            <w:rFonts w:hint="eastAsia" w:eastAsia="宋体" w:cs="宋体"/>
            <w:snapToGrid/>
            <w:spacing w:val="0"/>
            <w:kern w:val="0"/>
            <w:sz w:val="21"/>
            <w:szCs w:val="21"/>
          </w:rPr>
          <w:delText>的</w:delText>
        </w:r>
      </w:del>
      <w:r>
        <w:rPr>
          <w:rFonts w:hint="eastAsia" w:eastAsia="宋体" w:cs="宋体"/>
          <w:snapToGrid/>
          <w:spacing w:val="0"/>
          <w:kern w:val="0"/>
          <w:sz w:val="21"/>
          <w:szCs w:val="21"/>
        </w:rPr>
        <w:t>问题，而知识一致性损失则</w:t>
      </w:r>
      <w:ins w:id="1223" w:author="hui wan" w:date="2025-12-28T19:53:00Z">
        <w:r>
          <w:rPr>
            <w:rFonts w:hint="eastAsia" w:eastAsia="宋体" w:cs="宋体"/>
            <w:snapToGrid/>
            <w:spacing w:val="0"/>
            <w:kern w:val="0"/>
            <w:sz w:val="21"/>
            <w:szCs w:val="21"/>
          </w:rPr>
          <w:t>有助于</w:t>
        </w:r>
      </w:ins>
      <w:del w:id="1224" w:author="hui wan" w:date="2025-12-28T19:53:00Z">
        <w:r>
          <w:rPr>
            <w:rFonts w:hint="eastAsia" w:eastAsia="宋体" w:cs="宋体"/>
            <w:snapToGrid/>
            <w:spacing w:val="0"/>
            <w:kern w:val="0"/>
            <w:sz w:val="21"/>
            <w:szCs w:val="21"/>
          </w:rPr>
          <w:delText>能够帮助</w:delText>
        </w:r>
      </w:del>
      <w:r>
        <w:rPr>
          <w:rFonts w:hint="eastAsia" w:eastAsia="宋体" w:cs="宋体"/>
          <w:snapToGrid/>
          <w:spacing w:val="0"/>
          <w:kern w:val="0"/>
          <w:sz w:val="21"/>
          <w:szCs w:val="21"/>
        </w:rPr>
        <w:t>模型在多样化的学习场景中保持</w:t>
      </w:r>
      <w:del w:id="1225" w:author="hui wan" w:date="2025-12-28T19:53:00Z">
        <w:r>
          <w:rPr>
            <w:rFonts w:hint="eastAsia" w:eastAsia="宋体" w:cs="宋体"/>
            <w:snapToGrid/>
            <w:spacing w:val="0"/>
            <w:kern w:val="0"/>
            <w:sz w:val="21"/>
            <w:szCs w:val="21"/>
          </w:rPr>
          <w:delText>一致的</w:delText>
        </w:r>
      </w:del>
      <w:r>
        <w:rPr>
          <w:rFonts w:hint="eastAsia" w:eastAsia="宋体" w:cs="宋体"/>
          <w:snapToGrid/>
          <w:spacing w:val="0"/>
          <w:kern w:val="0"/>
          <w:sz w:val="21"/>
          <w:szCs w:val="21"/>
        </w:rPr>
        <w:t>知识表示</w:t>
      </w:r>
      <w:ins w:id="1226" w:author="hui wan" w:date="2025-12-28T19:53:00Z">
        <w:r>
          <w:rPr>
            <w:rFonts w:hint="eastAsia" w:eastAsia="宋体" w:cs="宋体"/>
            <w:snapToGrid/>
            <w:spacing w:val="0"/>
            <w:kern w:val="0"/>
            <w:sz w:val="21"/>
            <w:szCs w:val="21"/>
          </w:rPr>
          <w:t>的稳定性</w:t>
        </w:r>
      </w:ins>
      <w:r>
        <w:rPr>
          <w:rFonts w:hint="eastAsia" w:eastAsia="宋体" w:cs="宋体"/>
          <w:snapToGrid/>
          <w:spacing w:val="0"/>
          <w:kern w:val="0"/>
          <w:sz w:val="21"/>
          <w:szCs w:val="21"/>
        </w:rPr>
        <w:t>，从而提高模型的泛化</w:t>
      </w:r>
      <w:ins w:id="1227" w:author="hui wan" w:date="2025-12-28T19:53:00Z">
        <w:r>
          <w:rPr>
            <w:rFonts w:hint="eastAsia" w:eastAsia="宋体" w:cs="宋体"/>
            <w:snapToGrid/>
            <w:spacing w:val="0"/>
            <w:kern w:val="0"/>
            <w:sz w:val="21"/>
            <w:szCs w:val="21"/>
          </w:rPr>
          <w:t>性能</w:t>
        </w:r>
      </w:ins>
      <w:del w:id="1228" w:author="hui wan" w:date="2025-12-28T19:53:00Z">
        <w:r>
          <w:rPr>
            <w:rFonts w:hint="eastAsia" w:eastAsia="宋体" w:cs="宋体"/>
            <w:snapToGrid/>
            <w:spacing w:val="0"/>
            <w:kern w:val="0"/>
            <w:sz w:val="21"/>
            <w:szCs w:val="21"/>
          </w:rPr>
          <w:delText>能力</w:delText>
        </w:r>
      </w:del>
      <w:r>
        <w:rPr>
          <w:rFonts w:hint="eastAsia" w:eastAsia="宋体" w:cs="宋体"/>
          <w:snapToGrid/>
          <w:spacing w:val="0"/>
          <w:kern w:val="0"/>
          <w:sz w:val="21"/>
          <w:szCs w:val="21"/>
        </w:rPr>
        <w:t>。</w:t>
      </w:r>
    </w:p>
    <w:p w14:paraId="783D93CF">
      <w:pPr>
        <w:snapToGrid/>
        <w:spacing w:line="360" w:lineRule="auto"/>
        <w:ind w:firstLine="420" w:firstLineChars="200"/>
        <w:textAlignment w:val="center"/>
        <w:rPr>
          <w:rFonts w:eastAsia="宋体" w:cs="宋体"/>
          <w:snapToGrid/>
          <w:spacing w:val="0"/>
          <w:kern w:val="0"/>
          <w:sz w:val="21"/>
          <w:szCs w:val="21"/>
        </w:rPr>
      </w:pPr>
      <w:ins w:id="1229" w:author="Somomgbeom" w:date="2025-08-31T18:16:00Z">
        <w:r>
          <w:rPr>
            <w:rFonts w:hint="eastAsia" w:eastAsia="宋体" w:cs="宋体"/>
            <w:bCs/>
            <w:snapToGrid/>
            <w:spacing w:val="0"/>
            <w:kern w:val="0"/>
            <w:sz w:val="21"/>
            <w:szCs w:val="21"/>
          </w:rPr>
          <w:t>（1）加权二元交叉熵损失</w:t>
        </w:r>
      </w:ins>
      <w:ins w:id="1230" w:author="hui wan" w:date="2025-12-28T19:39:00Z">
        <w:r>
          <w:rPr>
            <w:rFonts w:hint="eastAsia" w:eastAsia="宋体" w:cs="宋体"/>
            <w:bCs/>
            <w:snapToGrid/>
            <w:spacing w:val="0"/>
            <w:kern w:val="0"/>
            <w:sz w:val="21"/>
            <w:szCs w:val="21"/>
          </w:rPr>
          <w:t>。</w:t>
        </w:r>
      </w:ins>
    </w:p>
    <w:p w14:paraId="6D5C5F23">
      <w:pPr>
        <w:snapToGrid/>
        <w:spacing w:line="360" w:lineRule="auto"/>
        <w:ind w:firstLine="420" w:firstLineChars="200"/>
        <w:textAlignment w:val="center"/>
        <w:rPr>
          <w:rFonts w:eastAsia="宋体" w:cs="宋体"/>
          <w:snapToGrid/>
          <w:spacing w:val="0"/>
          <w:kern w:val="0"/>
          <w:sz w:val="21"/>
          <w:szCs w:val="21"/>
        </w:rPr>
      </w:pPr>
      <w:del w:id="1231" w:author="hui wan" w:date="2025-12-28T19:54:00Z">
        <w:r>
          <w:rPr>
            <w:rFonts w:hint="eastAsia" w:eastAsia="宋体" w:cs="宋体"/>
            <w:snapToGrid/>
            <w:spacing w:val="0"/>
            <w:kern w:val="0"/>
            <w:sz w:val="21"/>
            <w:szCs w:val="21"/>
          </w:rPr>
          <w:delText>加权二元交叉熵</w:delText>
        </w:r>
      </w:del>
      <w:r>
        <w:rPr>
          <w:rFonts w:hint="eastAsia" w:eastAsia="宋体" w:cs="宋体"/>
          <w:snapToGrid/>
          <w:spacing w:val="0"/>
          <w:kern w:val="0"/>
          <w:sz w:val="21"/>
          <w:szCs w:val="21"/>
        </w:rPr>
        <w:t>损失针对类别分布不均的情况，</w:t>
      </w:r>
      <w:ins w:id="1232" w:author="hui wan" w:date="2025-12-28T19:54:00Z">
        <w:r>
          <w:rPr>
            <w:rFonts w:hint="eastAsia" w:eastAsia="宋体" w:cs="宋体"/>
            <w:snapToGrid/>
            <w:spacing w:val="0"/>
            <w:kern w:val="0"/>
            <w:sz w:val="21"/>
            <w:szCs w:val="21"/>
          </w:rPr>
          <w:t>加权二元交叉熵</w:t>
        </w:r>
      </w:ins>
      <w:r>
        <w:rPr>
          <w:rFonts w:hint="eastAsia" w:eastAsia="宋体" w:cs="宋体"/>
          <w:snapToGrid/>
          <w:spacing w:val="0"/>
          <w:kern w:val="0"/>
          <w:sz w:val="21"/>
          <w:szCs w:val="21"/>
        </w:rPr>
        <w:t>通过给每个样本分配不同的权重来减少模型对多数类别的偏倚。损失函数的</w:t>
      </w:r>
      <w:del w:id="1233" w:author="hui wan" w:date="2025-12-28T19:54:00Z">
        <w:r>
          <w:rPr>
            <w:rFonts w:hint="eastAsia" w:eastAsia="宋体" w:cs="宋体"/>
            <w:snapToGrid/>
            <w:spacing w:val="0"/>
            <w:kern w:val="0"/>
            <w:sz w:val="21"/>
            <w:szCs w:val="21"/>
          </w:rPr>
          <w:delText>计算</w:delText>
        </w:r>
      </w:del>
      <w:ins w:id="1234" w:author="hui wan" w:date="2025-12-28T19:54:00Z">
        <w:r>
          <w:rPr>
            <w:rFonts w:hint="eastAsia" w:eastAsia="宋体" w:cs="宋体"/>
            <w:snapToGrid/>
            <w:spacing w:val="0"/>
            <w:kern w:val="0"/>
            <w:sz w:val="21"/>
            <w:szCs w:val="21"/>
          </w:rPr>
          <w:t>表达式</w:t>
        </w:r>
      </w:ins>
      <w:ins w:id="1235" w:author="Somomgbeom" w:date="2025-09-01T22:21:00Z">
        <w:r>
          <w:rPr>
            <w:rFonts w:hint="eastAsia" w:eastAsia="宋体" w:cs="宋体"/>
            <w:snapToGrid/>
            <w:spacing w:val="0"/>
            <w:kern w:val="0"/>
            <w:sz w:val="21"/>
            <w:szCs w:val="21"/>
          </w:rPr>
          <w:t>如</w:t>
        </w:r>
      </w:ins>
      <w:del w:id="1236" w:author="hui wan" w:date="2025-12-28T19:51:00Z">
        <w:r>
          <w:rPr>
            <w:rFonts w:hint="eastAsia" w:eastAsia="宋体" w:cs="宋体"/>
            <w:snapToGrid/>
            <w:spacing w:val="0"/>
            <w:kern w:val="0"/>
            <w:sz w:val="21"/>
            <w:szCs w:val="21"/>
          </w:rPr>
          <w:delText>公</w:delText>
        </w:r>
      </w:del>
      <w:r>
        <w:rPr>
          <w:rFonts w:hint="eastAsia" w:eastAsia="宋体" w:cs="宋体"/>
          <w:snapToGrid/>
          <w:spacing w:val="0"/>
          <w:kern w:val="0"/>
          <w:sz w:val="21"/>
          <w:szCs w:val="21"/>
        </w:rPr>
        <w:t>式</w:t>
      </w:r>
      <w:ins w:id="1237" w:author="Somomgbeom" w:date="2025-09-01T22:22:00Z">
        <w:r>
          <w:rPr>
            <w:rFonts w:hint="eastAsia" w:eastAsia="宋体" w:cs="宋体"/>
            <w:snapToGrid/>
            <w:spacing w:val="0"/>
            <w:kern w:val="0"/>
            <w:sz w:val="21"/>
            <w:szCs w:val="21"/>
          </w:rPr>
          <w:t>（8）所示</w:t>
        </w:r>
      </w:ins>
      <w:del w:id="1238" w:author="hui wan" w:date="2025-12-28T19:51:00Z">
        <w:r>
          <w:rPr>
            <w:rFonts w:hint="eastAsia" w:eastAsia="宋体" w:cs="宋体"/>
            <w:snapToGrid/>
            <w:spacing w:val="0"/>
            <w:kern w:val="0"/>
            <w:sz w:val="21"/>
            <w:szCs w:val="21"/>
          </w:rPr>
          <w:delText>：</w:delText>
        </w:r>
      </w:del>
      <w:ins w:id="1239" w:author="hui wan" w:date="2025-12-28T19:51:00Z">
        <w:r>
          <w:rPr>
            <w:rFonts w:hint="eastAsia" w:eastAsia="宋体" w:cs="宋体"/>
            <w:snapToGrid/>
            <w:spacing w:val="0"/>
            <w:kern w:val="0"/>
            <w:sz w:val="21"/>
            <w:szCs w:val="21"/>
          </w:rPr>
          <w:t>。</w:t>
        </w:r>
      </w:ins>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13"/>
        <w:gridCol w:w="909"/>
      </w:tblGrid>
      <w:tr w14:paraId="6F5D115F">
        <w:trPr>
          <w:jc w:val="center"/>
        </w:trPr>
        <w:tc>
          <w:tcPr>
            <w:tcW w:w="7613" w:type="dxa"/>
            <w:tcBorders>
              <w:top w:val="nil"/>
              <w:left w:val="nil"/>
              <w:bottom w:val="nil"/>
              <w:right w:val="nil"/>
            </w:tcBorders>
            <w:noWrap/>
            <w:vAlign w:val="center"/>
          </w:tcPr>
          <w:p w14:paraId="0BBAB422">
            <w:pPr>
              <w:spacing w:line="360" w:lineRule="auto"/>
              <w:jc w:val="center"/>
              <w:rPr>
                <w:rFonts w:eastAsia="宋体" w:cs="宋体"/>
                <w:snapToGrid/>
                <w:spacing w:val="0"/>
                <w:kern w:val="0"/>
                <w:sz w:val="21"/>
                <w:szCs w:val="21"/>
              </w:rPr>
            </w:pPr>
            <m:oMathPara>
              <m:oMath>
                <m:sSub>
                  <m:sSubPr>
                    <m:ctrlPr>
                      <w:ins w:id="1240" w:author="Somomgbeom" w:date="2025-09-01T22:21:00Z">
                        <w:rPr>
                          <w:rFonts w:hint="eastAsia" w:ascii="Cambria Math" w:hAnsi="Cambria Math"/>
                          <w:i/>
                          <w:iCs/>
                        </w:rPr>
                      </w:ins>
                    </m:ctrlPr>
                  </m:sSubPr>
                  <m:e>
                    <w:ins w:id="1241" w:author="Somomgbeom" w:date="2025-09-01T22:21:00Z">
                      <m:r>
                        <m:rPr/>
                        <w:rPr>
                          <w:rFonts w:ascii="Cambria Math" w:hAnsi="Cambria Math"/>
                        </w:rPr>
                        <m:t>L</m:t>
                      </m:r>
                    </w:ins>
                    <m:ctrlPr>
                      <w:ins w:id="1242" w:author="Somomgbeom" w:date="2025-09-01T22:21:00Z">
                        <w:rPr>
                          <w:rFonts w:hint="eastAsia" w:ascii="Cambria Math" w:hAnsi="Cambria Math"/>
                          <w:i/>
                          <w:iCs/>
                        </w:rPr>
                      </w:ins>
                    </m:ctrlPr>
                  </m:e>
                  <m:sub>
                    <w:ins w:id="1243" w:author="Somomgbeom" w:date="2025-09-01T22:21:00Z">
                      <m:r>
                        <m:rPr>
                          <m:sty m:val="p"/>
                        </m:rPr>
                        <w:rPr>
                          <w:rFonts w:ascii="Cambria Math" w:hAnsi="Cambria Math"/>
                        </w:rPr>
                        <m:t>BCE</m:t>
                      </m:r>
                    </w:ins>
                    <m:ctrlPr>
                      <w:ins w:id="1244" w:author="Somomgbeom" w:date="2025-09-01T22:21:00Z">
                        <w:rPr>
                          <w:rFonts w:hint="eastAsia" w:ascii="Cambria Math" w:hAnsi="Cambria Math"/>
                          <w:i/>
                          <w:iCs/>
                        </w:rPr>
                      </w:ins>
                    </m:ctrlPr>
                  </m:sub>
                </m:sSub>
                <w:ins w:id="1245" w:author="Somomgbeom" w:date="2025-09-01T22:21:00Z">
                  <m:r>
                    <m:rPr/>
                    <w:rPr>
                      <w:rFonts w:ascii="Cambria Math" w:hAnsi="Cambria Math"/>
                    </w:rPr>
                    <m:t>=−</m:t>
                  </m:r>
                </w:ins>
                <m:f>
                  <m:fPr>
                    <m:ctrlPr>
                      <w:ins w:id="1246" w:author="Somomgbeom" w:date="2025-09-01T22:21:00Z">
                        <w:rPr>
                          <w:rFonts w:hint="eastAsia" w:ascii="Cambria Math" w:hAnsi="Cambria Math"/>
                          <w:i/>
                          <w:iCs/>
                        </w:rPr>
                      </w:ins>
                    </m:ctrlPr>
                  </m:fPr>
                  <m:num>
                    <w:ins w:id="1247" w:author="Somomgbeom" w:date="2025-09-01T22:21:00Z">
                      <m:r>
                        <m:rPr/>
                        <w:rPr>
                          <w:rFonts w:hint="eastAsia" w:ascii="Cambria Math" w:hAnsi="Cambria Math"/>
                        </w:rPr>
                        <m:t>1</m:t>
                      </m:r>
                    </w:ins>
                    <m:ctrlPr>
                      <w:ins w:id="1248" w:author="Somomgbeom" w:date="2025-09-01T22:21:00Z">
                        <w:rPr>
                          <w:rFonts w:hint="eastAsia" w:ascii="Cambria Math" w:hAnsi="Cambria Math"/>
                          <w:i/>
                          <w:iCs/>
                        </w:rPr>
                      </w:ins>
                    </m:ctrlPr>
                  </m:num>
                  <m:den>
                    <w:ins w:id="1249" w:author="Somomgbeom" w:date="2025-09-01T22:21:00Z">
                      <m:r>
                        <m:rPr/>
                        <w:rPr>
                          <w:rFonts w:ascii="Cambria Math" w:hAnsi="Cambria Math"/>
                        </w:rPr>
                        <m:t>N</m:t>
                      </m:r>
                    </w:ins>
                    <m:ctrlPr>
                      <w:ins w:id="1250" w:author="Somomgbeom" w:date="2025-09-01T22:21:00Z">
                        <w:rPr>
                          <w:rFonts w:hint="eastAsia" w:ascii="Cambria Math" w:hAnsi="Cambria Math"/>
                          <w:i/>
                          <w:iCs/>
                        </w:rPr>
                      </w:ins>
                    </m:ctrlPr>
                  </m:den>
                </m:f>
                <m:nary>
                  <m:naryPr>
                    <m:chr m:val="∑"/>
                    <m:limLoc m:val="undOvr"/>
                    <m:ctrlPr>
                      <w:ins w:id="1251" w:author="Somomgbeom" w:date="2025-09-01T22:21:00Z">
                        <w:rPr>
                          <w:rFonts w:hint="eastAsia" w:ascii="Cambria Math" w:hAnsi="Cambria Math"/>
                          <w:i/>
                          <w:iCs/>
                        </w:rPr>
                      </w:ins>
                    </m:ctrlPr>
                  </m:naryPr>
                  <m:sub>
                    <w:ins w:id="1252" w:author="Somomgbeom" w:date="2025-09-01T22:21:00Z">
                      <m:r>
                        <m:rPr/>
                        <w:rPr>
                          <w:rFonts w:ascii="Cambria Math" w:hAnsi="Cambria Math"/>
                        </w:rPr>
                        <m:t>i=1</m:t>
                      </m:r>
                    </w:ins>
                    <m:ctrlPr>
                      <w:ins w:id="1253" w:author="Somomgbeom" w:date="2025-09-01T22:21:00Z">
                        <w:rPr>
                          <w:rFonts w:hint="eastAsia" w:ascii="Cambria Math" w:hAnsi="Cambria Math"/>
                          <w:i/>
                          <w:iCs/>
                        </w:rPr>
                      </w:ins>
                    </m:ctrlPr>
                  </m:sub>
                  <m:sup>
                    <w:ins w:id="1254" w:author="Somomgbeom" w:date="2025-09-01T22:21:00Z">
                      <m:r>
                        <m:rPr/>
                        <w:rPr>
                          <w:rFonts w:ascii="Cambria Math" w:hAnsi="Cambria Math"/>
                        </w:rPr>
                        <m:t>N</m:t>
                      </m:r>
                    </w:ins>
                    <m:ctrlPr>
                      <w:ins w:id="1255" w:author="Somomgbeom" w:date="2025-09-01T22:21:00Z">
                        <w:rPr>
                          <w:rFonts w:hint="eastAsia" w:ascii="Cambria Math" w:hAnsi="Cambria Math"/>
                          <w:i/>
                          <w:iCs/>
                        </w:rPr>
                      </w:ins>
                    </m:ctrlPr>
                  </m:sup>
                  <m:e>
                    <m:sSub>
                      <m:sSubPr>
                        <m:ctrlPr>
                          <w:ins w:id="1256" w:author="Somomgbeom" w:date="2025-09-01T22:21:00Z">
                            <w:rPr>
                              <w:rFonts w:hint="eastAsia" w:ascii="Cambria Math" w:hAnsi="Cambria Math"/>
                              <w:i/>
                              <w:iCs/>
                            </w:rPr>
                          </w:ins>
                        </m:ctrlPr>
                      </m:sSubPr>
                      <m:e>
                        <w:ins w:id="1257" w:author="Somomgbeom" w:date="2025-09-01T22:21:00Z">
                          <m:r>
                            <m:rPr/>
                            <w:rPr>
                              <w:rFonts w:ascii="Cambria Math" w:hAnsi="Cambria Math"/>
                            </w:rPr>
                            <m:t>w</m:t>
                          </m:r>
                        </w:ins>
                        <m:ctrlPr>
                          <w:ins w:id="1258" w:author="Somomgbeom" w:date="2025-09-01T22:21:00Z">
                            <w:rPr>
                              <w:rFonts w:hint="eastAsia" w:ascii="Cambria Math" w:hAnsi="Cambria Math"/>
                              <w:i/>
                              <w:iCs/>
                            </w:rPr>
                          </w:ins>
                        </m:ctrlPr>
                      </m:e>
                      <m:sub>
                        <w:ins w:id="1259" w:author="Somomgbeom" w:date="2025-09-01T22:21:00Z">
                          <m:r>
                            <m:rPr/>
                            <w:rPr>
                              <w:rFonts w:ascii="Cambria Math" w:hAnsi="Cambria Math"/>
                            </w:rPr>
                            <m:t>i</m:t>
                          </m:r>
                        </w:ins>
                        <m:ctrlPr>
                          <w:ins w:id="1260" w:author="Somomgbeom" w:date="2025-09-01T22:21:00Z">
                            <w:rPr>
                              <w:rFonts w:hint="eastAsia" w:ascii="Cambria Math" w:hAnsi="Cambria Math"/>
                              <w:i/>
                              <w:iCs/>
                            </w:rPr>
                          </w:ins>
                        </m:ctrlPr>
                      </m:sub>
                    </m:sSub>
                    <m:ctrlPr>
                      <w:ins w:id="1261" w:author="Somomgbeom" w:date="2025-09-01T22:21:00Z">
                        <w:rPr>
                          <w:rFonts w:hint="eastAsia" w:ascii="Cambria Math" w:hAnsi="Cambria Math"/>
                          <w:i/>
                          <w:iCs/>
                        </w:rPr>
                      </w:ins>
                    </m:ctrlPr>
                  </m:e>
                </m:nary>
                <w:ins w:id="1262" w:author="Somomgbeom" w:date="2025-09-01T22:21:00Z">
                  <m:r>
                    <m:rPr/>
                    <w:rPr>
                      <w:rFonts w:hint="eastAsia" w:ascii="Cambria Math" w:hAnsi="Cambria Math"/>
                    </w:rPr>
                    <m:t>[</m:t>
                  </m:r>
                </w:ins>
                <m:sSub>
                  <m:sSubPr>
                    <m:ctrlPr>
                      <w:ins w:id="1263" w:author="Somomgbeom" w:date="2025-09-01T22:21:00Z">
                        <w:rPr>
                          <w:rFonts w:hint="eastAsia" w:ascii="Cambria Math" w:hAnsi="Cambria Math"/>
                          <w:i/>
                          <w:iCs/>
                        </w:rPr>
                      </w:ins>
                    </m:ctrlPr>
                  </m:sSubPr>
                  <m:e>
                    <w:ins w:id="1264" w:author="Somomgbeom" w:date="2025-09-01T22:21:00Z">
                      <m:r>
                        <m:rPr/>
                        <w:rPr>
                          <w:rFonts w:ascii="Cambria Math" w:hAnsi="Cambria Math"/>
                        </w:rPr>
                        <m:t>y</m:t>
                      </m:r>
                    </w:ins>
                    <m:ctrlPr>
                      <w:ins w:id="1265" w:author="Somomgbeom" w:date="2025-09-01T22:21:00Z">
                        <w:rPr>
                          <w:rFonts w:hint="eastAsia" w:ascii="Cambria Math" w:hAnsi="Cambria Math"/>
                          <w:i/>
                          <w:iCs/>
                        </w:rPr>
                      </w:ins>
                    </m:ctrlPr>
                  </m:e>
                  <m:sub>
                    <w:ins w:id="1266" w:author="Somomgbeom" w:date="2025-09-01T22:21:00Z">
                      <m:r>
                        <m:rPr/>
                        <w:rPr>
                          <w:rFonts w:ascii="Cambria Math" w:hAnsi="Cambria Math"/>
                        </w:rPr>
                        <m:t>i</m:t>
                      </m:r>
                    </w:ins>
                    <m:ctrlPr>
                      <w:ins w:id="1267" w:author="Somomgbeom" w:date="2025-09-01T22:21:00Z">
                        <w:rPr>
                          <w:rFonts w:hint="eastAsia" w:ascii="Cambria Math" w:hAnsi="Cambria Math"/>
                          <w:i/>
                          <w:iCs/>
                        </w:rPr>
                      </w:ins>
                    </m:ctrlPr>
                  </m:sub>
                </m:sSub>
                <m:func>
                  <m:funcPr>
                    <m:ctrlPr>
                      <w:ins w:id="1268" w:author="Somomgbeom" w:date="2025-09-01T22:21:00Z">
                        <w:rPr>
                          <w:rFonts w:hint="eastAsia" w:ascii="Cambria Math" w:hAnsi="Cambria Math"/>
                          <w:i/>
                          <w:iCs/>
                        </w:rPr>
                      </w:ins>
                    </m:ctrlPr>
                  </m:funcPr>
                  <m:fName>
                    <w:ins w:id="1269" w:author="Somomgbeom" w:date="2025-09-01T22:21:00Z">
                      <m:r>
                        <m:rPr>
                          <m:sty m:val="p"/>
                        </m:rPr>
                        <w:rPr>
                          <w:rFonts w:ascii="Cambria Math" w:hAnsi="Cambria Math"/>
                        </w:rPr>
                        <m:t>log</m:t>
                      </m:r>
                    </w:ins>
                    <m:ctrlPr>
                      <w:ins w:id="1270" w:author="Somomgbeom" w:date="2025-09-01T22:21:00Z">
                        <w:rPr>
                          <w:rFonts w:hint="eastAsia" w:ascii="Cambria Math" w:hAnsi="Cambria Math"/>
                          <w:i/>
                          <w:iCs/>
                        </w:rPr>
                      </w:ins>
                    </m:ctrlPr>
                  </m:fName>
                  <m:e>
                    <m:d>
                      <m:dPr>
                        <m:ctrlPr>
                          <w:ins w:id="1271" w:author="Somomgbeom" w:date="2025-09-01T22:21:00Z">
                            <w:rPr>
                              <w:rFonts w:hint="eastAsia" w:ascii="Cambria Math" w:hAnsi="Cambria Math"/>
                              <w:i/>
                              <w:iCs/>
                            </w:rPr>
                          </w:ins>
                        </m:ctrlPr>
                      </m:dPr>
                      <m:e>
                        <m:sSub>
                          <m:sSubPr>
                            <m:ctrlPr>
                              <w:ins w:id="1272" w:author="Somomgbeom" w:date="2025-09-01T22:21:00Z">
                                <w:rPr>
                                  <w:rFonts w:hint="eastAsia" w:ascii="Cambria Math" w:hAnsi="Cambria Math"/>
                                  <w:i/>
                                  <w:iCs/>
                                </w:rPr>
                              </w:ins>
                            </m:ctrlPr>
                          </m:sSubPr>
                          <m:e>
                            <m:acc>
                              <m:accPr>
                                <m:ctrlPr>
                                  <w:ins w:id="1273" w:author="Somomgbeom" w:date="2025-09-01T22:21:00Z">
                                    <w:rPr>
                                      <w:rFonts w:hint="eastAsia" w:ascii="Cambria Math" w:hAnsi="Cambria Math"/>
                                      <w:i/>
                                      <w:iCs/>
                                    </w:rPr>
                                  </w:ins>
                                </m:ctrlPr>
                              </m:accPr>
                              <m:e>
                                <w:ins w:id="1274" w:author="Somomgbeom" w:date="2025-09-01T22:21:00Z">
                                  <m:r>
                                    <m:rPr/>
                                    <w:rPr>
                                      <w:rFonts w:ascii="Cambria Math" w:hAnsi="Cambria Math"/>
                                    </w:rPr>
                                    <m:t>y</m:t>
                                  </m:r>
                                </w:ins>
                                <m:ctrlPr>
                                  <w:ins w:id="1275" w:author="Somomgbeom" w:date="2025-09-01T22:21:00Z">
                                    <w:rPr>
                                      <w:rFonts w:hint="eastAsia" w:ascii="Cambria Math" w:hAnsi="Cambria Math"/>
                                      <w:i/>
                                      <w:iCs/>
                                    </w:rPr>
                                  </w:ins>
                                </m:ctrlPr>
                              </m:e>
                            </m:acc>
                            <m:ctrlPr>
                              <w:ins w:id="1276" w:author="Somomgbeom" w:date="2025-09-01T22:21:00Z">
                                <w:rPr>
                                  <w:rFonts w:hint="eastAsia" w:ascii="Cambria Math" w:hAnsi="Cambria Math"/>
                                  <w:i/>
                                  <w:iCs/>
                                </w:rPr>
                              </w:ins>
                            </m:ctrlPr>
                          </m:e>
                          <m:sub>
                            <w:ins w:id="1277" w:author="Somomgbeom" w:date="2025-09-01T22:21:00Z">
                              <m:r>
                                <m:rPr/>
                                <w:rPr>
                                  <w:rFonts w:ascii="Cambria Math" w:hAnsi="Cambria Math"/>
                                </w:rPr>
                                <m:t>i</m:t>
                              </m:r>
                            </w:ins>
                            <m:ctrlPr>
                              <w:ins w:id="1278" w:author="Somomgbeom" w:date="2025-09-01T22:21:00Z">
                                <w:rPr>
                                  <w:rFonts w:hint="eastAsia" w:ascii="Cambria Math" w:hAnsi="Cambria Math"/>
                                  <w:i/>
                                  <w:iCs/>
                                </w:rPr>
                              </w:ins>
                            </m:ctrlPr>
                          </m:sub>
                        </m:sSub>
                        <m:ctrlPr>
                          <w:ins w:id="1279" w:author="Somomgbeom" w:date="2025-09-01T22:21:00Z">
                            <w:rPr>
                              <w:rFonts w:hint="eastAsia" w:ascii="Cambria Math" w:hAnsi="Cambria Math"/>
                              <w:i/>
                              <w:iCs/>
                            </w:rPr>
                          </w:ins>
                        </m:ctrlPr>
                      </m:e>
                    </m:d>
                    <m:ctrlPr>
                      <w:ins w:id="1280" w:author="Somomgbeom" w:date="2025-09-01T22:21:00Z">
                        <w:rPr>
                          <w:rFonts w:hint="eastAsia" w:ascii="Cambria Math" w:hAnsi="Cambria Math"/>
                          <w:i/>
                          <w:iCs/>
                        </w:rPr>
                      </w:ins>
                    </m:ctrlPr>
                  </m:e>
                </m:func>
                <w:ins w:id="1281" w:author="Somomgbeom" w:date="2025-09-01T22:21:00Z">
                  <m:r>
                    <m:rPr/>
                    <w:rPr>
                      <w:rFonts w:hint="eastAsia" w:ascii="Cambria Math" w:hAnsi="Cambria Math"/>
                    </w:rPr>
                    <m:t>+</m:t>
                  </m:r>
                </w:ins>
                <m:d>
                  <m:dPr>
                    <m:ctrlPr>
                      <w:ins w:id="1282" w:author="Somomgbeom" w:date="2025-09-01T22:21:00Z">
                        <w:rPr>
                          <w:rFonts w:hint="eastAsia" w:ascii="Cambria Math" w:hAnsi="Cambria Math"/>
                          <w:i/>
                          <w:iCs/>
                        </w:rPr>
                      </w:ins>
                    </m:ctrlPr>
                  </m:dPr>
                  <m:e>
                    <w:ins w:id="1283" w:author="Somomgbeom" w:date="2025-09-01T22:21:00Z">
                      <m:r>
                        <m:rPr/>
                        <w:rPr>
                          <w:rFonts w:hint="eastAsia" w:ascii="Cambria Math" w:hAnsi="Cambria Math"/>
                        </w:rPr>
                        <m:t>1−</m:t>
                      </m:r>
                    </w:ins>
                    <m:sSub>
                      <m:sSubPr>
                        <m:ctrlPr>
                          <w:ins w:id="1284" w:author="Somomgbeom" w:date="2025-09-01T22:21:00Z">
                            <w:rPr>
                              <w:rFonts w:hint="eastAsia" w:ascii="Cambria Math" w:hAnsi="Cambria Math"/>
                              <w:i/>
                              <w:iCs/>
                            </w:rPr>
                          </w:ins>
                        </m:ctrlPr>
                      </m:sSubPr>
                      <m:e>
                        <w:ins w:id="1285" w:author="Somomgbeom" w:date="2025-09-01T22:21:00Z">
                          <m:r>
                            <m:rPr/>
                            <w:rPr>
                              <w:rFonts w:ascii="Cambria Math" w:hAnsi="Cambria Math"/>
                            </w:rPr>
                            <m:t>y</m:t>
                          </m:r>
                        </w:ins>
                        <m:ctrlPr>
                          <w:ins w:id="1286" w:author="Somomgbeom" w:date="2025-09-01T22:21:00Z">
                            <w:rPr>
                              <w:rFonts w:hint="eastAsia" w:ascii="Cambria Math" w:hAnsi="Cambria Math"/>
                              <w:i/>
                              <w:iCs/>
                            </w:rPr>
                          </w:ins>
                        </m:ctrlPr>
                      </m:e>
                      <m:sub>
                        <w:ins w:id="1287" w:author="Somomgbeom" w:date="2025-09-01T22:21:00Z">
                          <m:r>
                            <m:rPr/>
                            <w:rPr>
                              <w:rFonts w:ascii="Cambria Math" w:hAnsi="Cambria Math"/>
                            </w:rPr>
                            <m:t>i</m:t>
                          </m:r>
                        </w:ins>
                        <m:ctrlPr>
                          <w:ins w:id="1288" w:author="Somomgbeom" w:date="2025-09-01T22:21:00Z">
                            <w:rPr>
                              <w:rFonts w:hint="eastAsia" w:ascii="Cambria Math" w:hAnsi="Cambria Math"/>
                              <w:i/>
                              <w:iCs/>
                            </w:rPr>
                          </w:ins>
                        </m:ctrlPr>
                      </m:sub>
                    </m:sSub>
                    <m:ctrlPr>
                      <w:ins w:id="1289" w:author="Somomgbeom" w:date="2025-09-01T22:21:00Z">
                        <w:rPr>
                          <w:rFonts w:hint="eastAsia" w:ascii="Cambria Math" w:hAnsi="Cambria Math"/>
                          <w:i/>
                          <w:iCs/>
                        </w:rPr>
                      </w:ins>
                    </m:ctrlPr>
                  </m:e>
                </m:d>
                <m:func>
                  <m:funcPr>
                    <m:ctrlPr>
                      <w:ins w:id="1290" w:author="Somomgbeom" w:date="2025-09-01T22:21:00Z">
                        <w:rPr>
                          <w:rFonts w:hint="eastAsia" w:ascii="Cambria Math" w:hAnsi="Cambria Math"/>
                          <w:i/>
                          <w:iCs/>
                        </w:rPr>
                      </w:ins>
                    </m:ctrlPr>
                  </m:funcPr>
                  <m:fName>
                    <w:ins w:id="1291" w:author="Somomgbeom" w:date="2025-09-01T22:21:00Z">
                      <m:r>
                        <m:rPr>
                          <m:sty m:val="p"/>
                        </m:rPr>
                        <w:rPr>
                          <w:rFonts w:ascii="Cambria Math" w:hAnsi="Cambria Math"/>
                        </w:rPr>
                        <m:t>log</m:t>
                      </m:r>
                    </w:ins>
                    <m:ctrlPr>
                      <w:ins w:id="1292" w:author="Somomgbeom" w:date="2025-09-01T22:21:00Z">
                        <w:rPr>
                          <w:rFonts w:hint="eastAsia" w:ascii="Cambria Math" w:hAnsi="Cambria Math"/>
                          <w:i/>
                          <w:iCs/>
                        </w:rPr>
                      </w:ins>
                    </m:ctrlPr>
                  </m:fName>
                  <m:e>
                    <m:d>
                      <m:dPr>
                        <m:ctrlPr>
                          <w:ins w:id="1293" w:author="Somomgbeom" w:date="2025-09-01T22:21:00Z">
                            <w:rPr>
                              <w:rFonts w:hint="eastAsia" w:ascii="Cambria Math" w:hAnsi="Cambria Math"/>
                              <w:i/>
                              <w:iCs/>
                            </w:rPr>
                          </w:ins>
                        </m:ctrlPr>
                      </m:dPr>
                      <m:e>
                        <w:ins w:id="1294" w:author="Somomgbeom" w:date="2025-09-01T22:21:00Z">
                          <m:r>
                            <m:rPr/>
                            <w:rPr>
                              <w:rFonts w:hint="eastAsia" w:ascii="Cambria Math" w:hAnsi="Cambria Math"/>
                            </w:rPr>
                            <m:t>1−</m:t>
                          </m:r>
                        </w:ins>
                        <m:sSub>
                          <m:sSubPr>
                            <m:ctrlPr>
                              <w:ins w:id="1295" w:author="Somomgbeom" w:date="2025-09-01T22:21:00Z">
                                <w:rPr>
                                  <w:rFonts w:hint="eastAsia" w:ascii="Cambria Math" w:hAnsi="Cambria Math"/>
                                  <w:i/>
                                  <w:iCs/>
                                </w:rPr>
                              </w:ins>
                            </m:ctrlPr>
                          </m:sSubPr>
                          <m:e>
                            <m:acc>
                              <m:accPr>
                                <m:ctrlPr>
                                  <w:ins w:id="1296" w:author="Somomgbeom" w:date="2025-09-01T22:21:00Z">
                                    <w:rPr>
                                      <w:rFonts w:hint="eastAsia" w:ascii="Cambria Math" w:hAnsi="Cambria Math"/>
                                      <w:i/>
                                      <w:iCs/>
                                    </w:rPr>
                                  </w:ins>
                                </m:ctrlPr>
                              </m:accPr>
                              <m:e>
                                <w:ins w:id="1297" w:author="Somomgbeom" w:date="2025-09-01T22:21:00Z">
                                  <m:r>
                                    <m:rPr/>
                                    <w:rPr>
                                      <w:rFonts w:ascii="Cambria Math" w:hAnsi="Cambria Math"/>
                                    </w:rPr>
                                    <m:t>y</m:t>
                                  </m:r>
                                </w:ins>
                                <m:ctrlPr>
                                  <w:ins w:id="1298" w:author="Somomgbeom" w:date="2025-09-01T22:21:00Z">
                                    <w:rPr>
                                      <w:rFonts w:hint="eastAsia" w:ascii="Cambria Math" w:hAnsi="Cambria Math"/>
                                      <w:i/>
                                      <w:iCs/>
                                    </w:rPr>
                                  </w:ins>
                                </m:ctrlPr>
                              </m:e>
                            </m:acc>
                            <m:ctrlPr>
                              <w:ins w:id="1299" w:author="Somomgbeom" w:date="2025-09-01T22:21:00Z">
                                <w:rPr>
                                  <w:rFonts w:hint="eastAsia" w:ascii="Cambria Math" w:hAnsi="Cambria Math"/>
                                  <w:i/>
                                  <w:iCs/>
                                </w:rPr>
                              </w:ins>
                            </m:ctrlPr>
                          </m:e>
                          <m:sub>
                            <w:ins w:id="1300" w:author="Somomgbeom" w:date="2025-09-01T22:21:00Z">
                              <m:r>
                                <m:rPr/>
                                <w:rPr>
                                  <w:rFonts w:ascii="Cambria Math" w:hAnsi="Cambria Math"/>
                                </w:rPr>
                                <m:t>i</m:t>
                              </m:r>
                            </w:ins>
                            <m:ctrlPr>
                              <w:ins w:id="1301" w:author="Somomgbeom" w:date="2025-09-01T22:21:00Z">
                                <w:rPr>
                                  <w:rFonts w:hint="eastAsia" w:ascii="Cambria Math" w:hAnsi="Cambria Math"/>
                                  <w:i/>
                                  <w:iCs/>
                                </w:rPr>
                              </w:ins>
                            </m:ctrlPr>
                          </m:sub>
                        </m:sSub>
                        <m:ctrlPr>
                          <w:ins w:id="1302" w:author="Somomgbeom" w:date="2025-09-01T22:21:00Z">
                            <w:rPr>
                              <w:rFonts w:hint="eastAsia" w:ascii="Cambria Math" w:hAnsi="Cambria Math"/>
                              <w:i/>
                              <w:iCs/>
                            </w:rPr>
                          </w:ins>
                        </m:ctrlPr>
                      </m:e>
                    </m:d>
                    <m:ctrlPr>
                      <w:ins w:id="1303" w:author="Somomgbeom" w:date="2025-09-01T22:21:00Z">
                        <w:rPr>
                          <w:rFonts w:hint="eastAsia" w:ascii="Cambria Math" w:hAnsi="Cambria Math"/>
                          <w:i/>
                          <w:iCs/>
                        </w:rPr>
                      </w:ins>
                    </m:ctrlPr>
                  </m:e>
                </m:func>
                <w:ins w:id="1304" w:author="Somomgbeom" w:date="2025-09-01T22:21:00Z">
                  <m:r>
                    <m:rPr/>
                    <w:rPr>
                      <w:rFonts w:hint="eastAsia" w:ascii="Cambria Math" w:hAnsi="Cambria Math"/>
                    </w:rPr>
                    <m:t>]</m:t>
                  </m:r>
                </w:ins>
              </m:oMath>
            </m:oMathPara>
          </w:p>
        </w:tc>
        <w:tc>
          <w:tcPr>
            <w:tcW w:w="909" w:type="dxa"/>
            <w:tcBorders>
              <w:top w:val="nil"/>
              <w:left w:val="nil"/>
              <w:bottom w:val="nil"/>
              <w:right w:val="nil"/>
            </w:tcBorders>
            <w:noWrap/>
            <w:vAlign w:val="center"/>
          </w:tcPr>
          <w:p w14:paraId="149D3DEB">
            <w:pPr>
              <w:spacing w:line="360" w:lineRule="auto"/>
              <w:ind w:firstLine="0"/>
              <w:jc w:val="right"/>
              <w:rPr>
                <w:rFonts w:eastAsia="宋体" w:cs="宋体"/>
                <w:snapToGrid/>
                <w:spacing w:val="0"/>
                <w:kern w:val="0"/>
                <w:sz w:val="21"/>
                <w:szCs w:val="21"/>
              </w:rPr>
            </w:pPr>
            <w:ins w:id="1305" w:author="Somomgbeom" w:date="2025-09-01T22:21:00Z">
              <w:r>
                <w:rPr/>
                <w:t>(</w:t>
              </w:r>
            </w:ins>
            <w:ins w:id="1306" w:author="Somomgbeom" w:date="2025-09-01T22:21:00Z">
              <w:r>
                <w:rPr>
                  <w:rFonts w:hint="eastAsia"/>
                </w:rPr>
                <w:t>8</w:t>
              </w:r>
            </w:ins>
            <w:ins w:id="1307" w:author="Somomgbeom" w:date="2025-09-01T22:21:00Z">
              <w:r>
                <w:rPr/>
                <w:t>)</w:t>
              </w:r>
            </w:ins>
          </w:p>
        </w:tc>
      </w:tr>
    </w:tbl>
    <w:p w14:paraId="4AEC4C17">
      <w:pPr>
        <w:snapToGrid/>
        <w:spacing w:line="360" w:lineRule="auto"/>
        <w:ind w:firstLine="0" w:firstLineChars="0"/>
        <w:textAlignment w:val="center"/>
        <w:rPr>
          <w:ins w:id="1309" w:author="hui wan" w:date="2025-12-28T19:54:00Z"/>
          <w:rFonts w:eastAsia="宋体" w:cs="宋体"/>
          <w:snapToGrid/>
          <w:spacing w:val="0"/>
          <w:kern w:val="0"/>
          <w:sz w:val="21"/>
          <w:szCs w:val="21"/>
        </w:rPr>
        <w:pPrChange w:id="1308" w:author="hui wan" w:date="2025-12-28T19:54:00Z">
          <w:pPr>
            <w:snapToGrid/>
            <w:spacing w:line="360" w:lineRule="auto"/>
            <w:ind w:firstLine="420" w:firstLineChars="200"/>
            <w:textAlignment w:val="center"/>
          </w:pPr>
        </w:pPrChange>
      </w:pPr>
      <w:r>
        <w:rPr>
          <w:rFonts w:hint="eastAsia" w:eastAsia="宋体" w:cs="宋体"/>
          <w:snapToGrid/>
          <w:spacing w:val="0"/>
          <w:kern w:val="0"/>
          <w:sz w:val="21"/>
          <w:szCs w:val="21"/>
        </w:rPr>
        <w:t>其中，</w:t>
      </w:r>
      <m:oMath>
        <m:sSub>
          <m:sSubPr>
            <m:ctrlPr>
              <w:ins w:id="1310" w:author="Somomgbeom" w:date="2025-09-01T22:22:00Z">
                <w:rPr>
                  <w:rFonts w:hint="eastAsia" w:ascii="Cambria Math" w:hAnsi="Cambria Math"/>
                  <w:i/>
                  <w:iCs/>
                </w:rPr>
              </w:ins>
            </m:ctrlPr>
          </m:sSubPr>
          <m:e>
            <w:ins w:id="1311" w:author="Somomgbeom" w:date="2025-09-01T22:22:00Z">
              <m:r>
                <m:rPr/>
                <w:rPr>
                  <w:rFonts w:ascii="Cambria Math" w:hAnsi="Cambria Math"/>
                </w:rPr>
                <m:t>w</m:t>
              </m:r>
            </w:ins>
            <m:ctrlPr>
              <w:ins w:id="1312" w:author="Somomgbeom" w:date="2025-09-01T22:22:00Z">
                <w:rPr>
                  <w:rFonts w:hint="eastAsia" w:ascii="Cambria Math" w:hAnsi="Cambria Math"/>
                  <w:i/>
                  <w:iCs/>
                </w:rPr>
              </w:ins>
            </m:ctrlPr>
          </m:e>
          <m:sub>
            <w:ins w:id="1313" w:author="Somomgbeom" w:date="2025-09-01T22:22:00Z">
              <m:r>
                <m:rPr>
                  <m:sty m:val="p"/>
                </m:rPr>
                <w:rPr>
                  <w:rFonts w:ascii="Cambria Math" w:hAnsi="Cambria Math"/>
                </w:rPr>
                <m:t>i</m:t>
              </m:r>
            </w:ins>
            <m:ctrlPr>
              <w:ins w:id="1314" w:author="Somomgbeom" w:date="2025-09-01T22:22:00Z">
                <w:rPr>
                  <w:rFonts w:hint="eastAsia" w:ascii="Cambria Math" w:hAnsi="Cambria Math"/>
                  <w:i/>
                  <w:iCs/>
                </w:rPr>
              </w:ins>
            </m:ctrlPr>
          </m:sub>
        </m:sSub>
      </m:oMath>
      <w:r>
        <w:rPr>
          <w:rFonts w:hint="eastAsia" w:eastAsia="宋体" w:cs="宋体"/>
          <w:snapToGrid/>
          <w:spacing w:val="0"/>
          <w:kern w:val="0"/>
          <w:sz w:val="21"/>
          <w:szCs w:val="21"/>
        </w:rPr>
        <w:t>为第</w:t>
      </w:r>
      <m:oMath>
        <m:r>
          <m:rPr/>
          <w:rPr>
            <w:rFonts w:hint="eastAsia" w:ascii="Cambria Math" w:hAnsi="Cambria Math" w:eastAsia="宋体" w:cs="宋体"/>
            <w:snapToGrid/>
            <w:spacing w:val="0"/>
            <w:kern w:val="0"/>
            <w:sz w:val="21"/>
            <w:szCs w:val="21"/>
          </w:rPr>
          <m:t>i</m:t>
        </m:r>
      </m:oMath>
      <w:r>
        <w:rPr>
          <w:rFonts w:hint="eastAsia" w:eastAsia="宋体" w:cs="宋体"/>
          <w:snapToGrid/>
          <w:spacing w:val="0"/>
          <w:kern w:val="0"/>
          <w:sz w:val="21"/>
          <w:szCs w:val="21"/>
        </w:rPr>
        <w:t>个样本的权重，</w:t>
      </w:r>
      <m:oMath>
        <m:sSub>
          <m:sSubPr>
            <m:ctrlPr>
              <w:ins w:id="1315" w:author="Somomgbeom" w:date="2025-09-01T22:22:00Z">
                <w:rPr>
                  <w:rFonts w:hint="eastAsia" w:ascii="Cambria Math" w:hAnsi="Cambria Math"/>
                  <w:i/>
                  <w:iCs/>
                </w:rPr>
              </w:ins>
            </m:ctrlPr>
          </m:sSubPr>
          <m:e>
            <w:ins w:id="1316" w:author="Somomgbeom" w:date="2025-09-01T22:22:00Z">
              <m:r>
                <m:rPr/>
                <w:rPr>
                  <w:rFonts w:ascii="Cambria Math" w:hAnsi="Cambria Math"/>
                </w:rPr>
                <m:t>y</m:t>
              </m:r>
            </w:ins>
            <m:ctrlPr>
              <w:ins w:id="1317" w:author="Somomgbeom" w:date="2025-09-01T22:22:00Z">
                <w:rPr>
                  <w:rFonts w:hint="eastAsia" w:ascii="Cambria Math" w:hAnsi="Cambria Math"/>
                  <w:i/>
                  <w:iCs/>
                </w:rPr>
              </w:ins>
            </m:ctrlPr>
          </m:e>
          <m:sub>
            <w:ins w:id="1318" w:author="Somomgbeom" w:date="2025-09-01T22:22:00Z">
              <m:r>
                <m:rPr>
                  <m:sty m:val="p"/>
                </m:rPr>
                <w:rPr>
                  <w:rFonts w:ascii="Cambria Math" w:hAnsi="Cambria Math"/>
                </w:rPr>
                <m:t>i</m:t>
              </m:r>
            </w:ins>
            <m:ctrlPr>
              <w:ins w:id="1319" w:author="Somomgbeom" w:date="2025-09-01T22:22:00Z">
                <w:rPr>
                  <w:rFonts w:hint="eastAsia" w:ascii="Cambria Math" w:hAnsi="Cambria Math"/>
                  <w:i/>
                  <w:iCs/>
                </w:rPr>
              </w:ins>
            </m:ctrlPr>
          </m:sub>
        </m:sSub>
      </m:oMath>
      <w:r>
        <w:rPr>
          <w:rFonts w:hint="eastAsia" w:eastAsia="宋体" w:cs="宋体"/>
          <w:snapToGrid/>
          <w:spacing w:val="0"/>
          <w:kern w:val="0"/>
          <w:sz w:val="21"/>
          <w:szCs w:val="21"/>
        </w:rPr>
        <w:t>和</w:t>
      </w:r>
      <m:oMath>
        <m:sSub>
          <m:sSubPr>
            <m:ctrlPr>
              <w:ins w:id="1320" w:author="Somomgbeom" w:date="2025-09-01T22:22:00Z">
                <w:rPr>
                  <w:rFonts w:hint="eastAsia" w:ascii="Cambria Math" w:hAnsi="Cambria Math"/>
                  <w:i/>
                  <w:iCs/>
                </w:rPr>
              </w:ins>
            </m:ctrlPr>
          </m:sSubPr>
          <m:e>
            <m:acc>
              <m:accPr>
                <m:ctrlPr>
                  <w:ins w:id="1321" w:author="Somomgbeom" w:date="2025-09-01T22:22:00Z">
                    <w:rPr>
                      <w:rFonts w:hint="eastAsia" w:ascii="Cambria Math" w:hAnsi="Cambria Math"/>
                      <w:i/>
                      <w:iCs/>
                    </w:rPr>
                  </w:ins>
                </m:ctrlPr>
              </m:accPr>
              <m:e>
                <w:ins w:id="1322" w:author="Somomgbeom" w:date="2025-09-01T22:22:00Z">
                  <m:r>
                    <m:rPr/>
                    <w:rPr>
                      <w:rFonts w:ascii="Cambria Math" w:hAnsi="Cambria Math"/>
                    </w:rPr>
                    <m:t>y</m:t>
                  </m:r>
                </w:ins>
                <m:ctrlPr>
                  <w:ins w:id="1323" w:author="Somomgbeom" w:date="2025-09-01T22:22:00Z">
                    <w:rPr>
                      <w:rFonts w:hint="eastAsia" w:ascii="Cambria Math" w:hAnsi="Cambria Math"/>
                      <w:i/>
                      <w:iCs/>
                    </w:rPr>
                  </w:ins>
                </m:ctrlPr>
              </m:e>
            </m:acc>
            <m:ctrlPr>
              <w:ins w:id="1324" w:author="Somomgbeom" w:date="2025-09-01T22:22:00Z">
                <w:rPr>
                  <w:rFonts w:hint="eastAsia" w:ascii="Cambria Math" w:hAnsi="Cambria Math"/>
                  <w:i/>
                  <w:iCs/>
                </w:rPr>
              </w:ins>
            </m:ctrlPr>
          </m:e>
          <m:sub>
            <w:ins w:id="1325" w:author="Somomgbeom" w:date="2025-09-01T22:22:00Z">
              <m:r>
                <m:rPr>
                  <m:sty m:val="p"/>
                </m:rPr>
                <w:rPr>
                  <w:rFonts w:ascii="Cambria Math" w:hAnsi="Cambria Math"/>
                </w:rPr>
                <m:t>i</m:t>
              </m:r>
            </w:ins>
            <m:ctrlPr>
              <w:ins w:id="1326" w:author="Somomgbeom" w:date="2025-09-01T22:22:00Z">
                <w:rPr>
                  <w:rFonts w:hint="eastAsia" w:ascii="Cambria Math" w:hAnsi="Cambria Math"/>
                  <w:i/>
                  <w:iCs/>
                </w:rPr>
              </w:ins>
            </m:ctrlPr>
          </m:sub>
        </m:sSub>
      </m:oMath>
      <w:r>
        <w:rPr>
          <w:rFonts w:hint="eastAsia" w:eastAsia="宋体" w:cs="宋体"/>
          <w:snapToGrid/>
          <w:spacing w:val="0"/>
          <w:kern w:val="0"/>
          <w:sz w:val="21"/>
          <w:szCs w:val="21"/>
        </w:rPr>
        <w:t>分别为真实标签和预测值。</w:t>
      </w:r>
    </w:p>
    <w:p w14:paraId="607061C5">
      <w:pPr>
        <w:snapToGrid/>
        <w:spacing w:line="360" w:lineRule="auto"/>
        <w:ind w:firstLine="420" w:firstLineChars="200"/>
        <w:textAlignment w:val="center"/>
        <w:rPr>
          <w:ins w:id="1327" w:author="Somomgbeom" w:date="2025-08-31T18:15:00Z"/>
          <w:rFonts w:eastAsia="宋体" w:cs="宋体"/>
          <w:snapToGrid/>
          <w:spacing w:val="0"/>
          <w:kern w:val="0"/>
          <w:sz w:val="21"/>
          <w:szCs w:val="21"/>
        </w:rPr>
      </w:pPr>
      <w:ins w:id="1328" w:author="hui wan" w:date="2025-12-28T19:56:00Z">
        <w:r>
          <w:rPr>
            <w:rFonts w:hint="eastAsia" w:eastAsia="宋体" w:cs="宋体"/>
            <w:snapToGrid/>
            <w:spacing w:val="0"/>
            <w:kern w:val="0"/>
            <w:sz w:val="21"/>
            <w:szCs w:val="21"/>
          </w:rPr>
          <w:t>通过调解权重，</w:t>
        </w:r>
      </w:ins>
      <w:r>
        <w:rPr>
          <w:rFonts w:hint="eastAsia" w:eastAsia="宋体" w:cs="宋体"/>
          <w:snapToGrid/>
          <w:spacing w:val="0"/>
          <w:kern w:val="0"/>
          <w:sz w:val="21"/>
          <w:szCs w:val="21"/>
        </w:rPr>
        <w:t>加权二元交叉熵损失能够</w:t>
      </w:r>
      <w:ins w:id="1329" w:author="hui wan" w:date="2025-12-28T19:56:00Z">
        <w:r>
          <w:rPr>
            <w:rFonts w:hint="eastAsia" w:eastAsia="宋体" w:cs="宋体"/>
            <w:snapToGrid/>
            <w:spacing w:val="0"/>
            <w:kern w:val="0"/>
            <w:sz w:val="21"/>
            <w:szCs w:val="21"/>
          </w:rPr>
          <w:t>有效</w:t>
        </w:r>
      </w:ins>
      <w:r>
        <w:rPr>
          <w:rFonts w:hint="eastAsia" w:eastAsia="宋体" w:cs="宋体"/>
          <w:snapToGrid/>
          <w:spacing w:val="0"/>
          <w:kern w:val="0"/>
          <w:sz w:val="21"/>
          <w:szCs w:val="21"/>
        </w:rPr>
        <w:t>平衡</w:t>
      </w:r>
      <w:del w:id="1330" w:author="hui wan" w:date="2025-12-28T19:56:00Z">
        <w:r>
          <w:rPr>
            <w:rFonts w:hint="eastAsia" w:eastAsia="宋体" w:cs="宋体"/>
            <w:snapToGrid/>
            <w:spacing w:val="0"/>
            <w:kern w:val="0"/>
            <w:sz w:val="21"/>
            <w:szCs w:val="21"/>
          </w:rPr>
          <w:delText>训练过程中</w:delText>
        </w:r>
      </w:del>
      <w:r>
        <w:rPr>
          <w:rFonts w:hint="eastAsia" w:eastAsia="宋体" w:cs="宋体"/>
          <w:snapToGrid/>
          <w:spacing w:val="0"/>
          <w:kern w:val="0"/>
          <w:sz w:val="21"/>
          <w:szCs w:val="21"/>
        </w:rPr>
        <w:t>不同类别样本</w:t>
      </w:r>
      <w:ins w:id="1331" w:author="hui wan" w:date="2025-12-28T19:56:00Z">
        <w:r>
          <w:rPr>
            <w:rFonts w:hint="eastAsia" w:eastAsia="宋体" w:cs="宋体"/>
            <w:snapToGrid/>
            <w:spacing w:val="0"/>
            <w:kern w:val="0"/>
            <w:sz w:val="21"/>
            <w:szCs w:val="21"/>
          </w:rPr>
          <w:t>在训练中</w:t>
        </w:r>
      </w:ins>
      <w:r>
        <w:rPr>
          <w:rFonts w:hint="eastAsia" w:eastAsia="宋体" w:cs="宋体"/>
          <w:snapToGrid/>
          <w:spacing w:val="0"/>
          <w:kern w:val="0"/>
          <w:sz w:val="21"/>
          <w:szCs w:val="21"/>
        </w:rPr>
        <w:t>的贡献，避免模型偏向多数类别，</w:t>
      </w:r>
      <w:ins w:id="1332" w:author="hui wan" w:date="2025-12-28T19:56:00Z">
        <w:r>
          <w:rPr>
            <w:rFonts w:hint="eastAsia" w:eastAsia="宋体" w:cs="宋体"/>
            <w:snapToGrid/>
            <w:spacing w:val="0"/>
            <w:kern w:val="0"/>
            <w:sz w:val="21"/>
            <w:szCs w:val="21"/>
          </w:rPr>
          <w:t>进</w:t>
        </w:r>
      </w:ins>
      <w:del w:id="1333" w:author="hui wan" w:date="2025-12-28T19:56:00Z">
        <w:r>
          <w:rPr>
            <w:rFonts w:hint="eastAsia" w:eastAsia="宋体" w:cs="宋体"/>
            <w:snapToGrid/>
            <w:spacing w:val="0"/>
            <w:kern w:val="0"/>
            <w:sz w:val="21"/>
            <w:szCs w:val="21"/>
          </w:rPr>
          <w:delText>从</w:delText>
        </w:r>
      </w:del>
      <w:r>
        <w:rPr>
          <w:rFonts w:hint="eastAsia" w:eastAsia="宋体" w:cs="宋体"/>
          <w:snapToGrid/>
          <w:spacing w:val="0"/>
          <w:kern w:val="0"/>
          <w:sz w:val="21"/>
          <w:szCs w:val="21"/>
        </w:rPr>
        <w:t>而提高</w:t>
      </w:r>
      <w:ins w:id="1334" w:author="hui wan" w:date="2025-12-28T19:56:00Z">
        <w:r>
          <w:rPr>
            <w:rFonts w:hint="eastAsia" w:eastAsia="宋体" w:cs="宋体"/>
            <w:snapToGrid/>
            <w:spacing w:val="0"/>
            <w:kern w:val="0"/>
            <w:sz w:val="21"/>
            <w:szCs w:val="21"/>
          </w:rPr>
          <w:t>模型</w:t>
        </w:r>
      </w:ins>
      <w:r>
        <w:rPr>
          <w:rFonts w:hint="eastAsia" w:eastAsia="宋体" w:cs="宋体"/>
          <w:snapToGrid/>
          <w:spacing w:val="0"/>
          <w:kern w:val="0"/>
          <w:sz w:val="21"/>
          <w:szCs w:val="21"/>
        </w:rPr>
        <w:t>在不平衡数据集上的表现。</w:t>
      </w:r>
    </w:p>
    <w:p w14:paraId="5263B0EF">
      <w:pPr>
        <w:snapToGrid/>
        <w:spacing w:line="360" w:lineRule="auto"/>
        <w:ind w:firstLine="420" w:firstLineChars="200"/>
        <w:textAlignment w:val="center"/>
        <w:rPr>
          <w:ins w:id="1335" w:author="Somomgbeom" w:date="2025-08-31T18:16:00Z"/>
          <w:rFonts w:eastAsia="宋体" w:cs="宋体"/>
          <w:snapToGrid/>
          <w:spacing w:val="0"/>
          <w:kern w:val="0"/>
          <w:sz w:val="21"/>
          <w:szCs w:val="21"/>
        </w:rPr>
      </w:pPr>
      <w:ins w:id="1336" w:author="Somomgbeom" w:date="2025-08-31T18:16:00Z">
        <w:r>
          <w:rPr>
            <w:rFonts w:hint="eastAsia" w:eastAsia="宋体" w:cs="宋体"/>
            <w:snapToGrid/>
            <w:spacing w:val="0"/>
            <w:kern w:val="0"/>
            <w:sz w:val="21"/>
            <w:szCs w:val="21"/>
          </w:rPr>
          <w:t>在具体实现中，</w:t>
        </w:r>
      </w:ins>
      <w:ins w:id="1337" w:author="Somomgbeom" w:date="2025-08-31T18:20:00Z">
        <w:del w:id="1338" w:author="hui wan" w:date="2025-12-28T19:57:00Z">
          <w:r>
            <w:rPr>
              <w:rFonts w:hint="eastAsia" w:eastAsia="宋体" w:cs="宋体"/>
              <w:snapToGrid/>
              <w:spacing w:val="0"/>
              <w:kern w:val="0"/>
              <w:sz w:val="21"/>
              <w:szCs w:val="21"/>
            </w:rPr>
            <w:delText>对于</w:delText>
          </w:r>
        </w:del>
      </w:ins>
      <w:ins w:id="1339" w:author="Somomgbeom" w:date="2025-08-31T18:20:00Z">
        <w:r>
          <w:rPr>
            <w:rFonts w:hint="eastAsia" w:eastAsia="宋体" w:cs="宋体"/>
            <w:snapToGrid/>
            <w:spacing w:val="0"/>
            <w:kern w:val="0"/>
            <w:sz w:val="21"/>
            <w:szCs w:val="21"/>
          </w:rPr>
          <w:t>正样本</w:t>
        </w:r>
      </w:ins>
      <w:ins w:id="1340" w:author="Somomgbeom" w:date="2025-08-31T18:21:00Z">
        <w:r>
          <w:rPr>
            <w:rFonts w:hint="eastAsia" w:eastAsia="宋体" w:cs="宋体"/>
            <w:snapToGrid/>
            <w:spacing w:val="0"/>
            <w:kern w:val="0"/>
            <w:sz w:val="21"/>
            <w:szCs w:val="21"/>
          </w:rPr>
          <w:t>（</w:t>
        </w:r>
      </w:ins>
      <w:ins w:id="1341" w:author="Somomgbeom" w:date="2025-08-31T18:21:00Z">
        <w:del w:id="1342" w:author="hui wan" w:date="2025-12-28T19:57:00Z">
          <w:r>
            <w:rPr>
              <w:rFonts w:hint="eastAsia" w:eastAsia="宋体" w:cs="宋体"/>
              <w:snapToGrid/>
              <w:spacing w:val="0"/>
              <w:kern w:val="0"/>
              <w:sz w:val="21"/>
              <w:szCs w:val="21"/>
            </w:rPr>
            <w:delText xml:space="preserve">即 </w:delText>
          </w:r>
        </w:del>
      </w:ins>
      <m:oMath>
        <m:sSub>
          <m:sSubPr>
            <m:ctrlPr>
              <w:ins w:id="1343" w:author="Somomgbeom" w:date="2025-08-31T18:21:00Z">
                <w:rPr>
                  <w:rFonts w:hint="eastAsia" w:ascii="Cambria Math" w:hAnsi="Cambria Math" w:eastAsia="宋体" w:cs="宋体"/>
                  <w:i/>
                  <w:iCs/>
                  <w:snapToGrid/>
                  <w:spacing w:val="0"/>
                  <w:kern w:val="0"/>
                  <w:sz w:val="21"/>
                  <w:szCs w:val="21"/>
                </w:rPr>
              </w:ins>
            </m:ctrlPr>
          </m:sSubPr>
          <m:e>
            <w:ins w:id="1344" w:author="Somomgbeom" w:date="2025-08-31T18:21:00Z">
              <m:r>
                <m:rPr/>
                <w:rPr>
                  <w:rFonts w:hint="eastAsia" w:ascii="Cambria Math" w:hAnsi="Cambria Math" w:eastAsia="宋体" w:cs="宋体"/>
                  <w:snapToGrid/>
                  <w:spacing w:val="0"/>
                  <w:kern w:val="0"/>
                  <w:sz w:val="21"/>
                  <w:szCs w:val="21"/>
                </w:rPr>
                <m:t>y</m:t>
              </m:r>
            </w:ins>
            <m:ctrlPr>
              <w:ins w:id="1345" w:author="Somomgbeom" w:date="2025-08-31T18:21:00Z">
                <w:rPr>
                  <w:rFonts w:hint="eastAsia" w:ascii="Cambria Math" w:hAnsi="Cambria Math" w:eastAsia="宋体" w:cs="宋体"/>
                  <w:i/>
                  <w:iCs/>
                  <w:snapToGrid/>
                  <w:spacing w:val="0"/>
                  <w:kern w:val="0"/>
                  <w:sz w:val="21"/>
                  <w:szCs w:val="21"/>
                </w:rPr>
              </w:ins>
            </m:ctrlPr>
          </m:e>
          <m:sub>
            <w:ins w:id="1346" w:author="Somomgbeom" w:date="2025-08-31T18:21:00Z">
              <m:r>
                <m:rPr/>
                <w:rPr>
                  <w:rFonts w:hint="eastAsia" w:ascii="Cambria Math" w:hAnsi="Cambria Math" w:eastAsia="宋体" w:cs="宋体"/>
                  <w:snapToGrid/>
                  <w:spacing w:val="0"/>
                  <w:kern w:val="0"/>
                  <w:sz w:val="21"/>
                  <w:szCs w:val="21"/>
                </w:rPr>
                <m:t>i</m:t>
              </m:r>
            </w:ins>
            <m:ctrlPr>
              <w:ins w:id="1347" w:author="Somomgbeom" w:date="2025-08-31T18:21:00Z">
                <w:rPr>
                  <w:rFonts w:hint="eastAsia" w:ascii="Cambria Math" w:hAnsi="Cambria Math" w:eastAsia="宋体" w:cs="宋体"/>
                  <w:i/>
                  <w:iCs/>
                  <w:snapToGrid/>
                  <w:spacing w:val="0"/>
                  <w:kern w:val="0"/>
                  <w:sz w:val="21"/>
                  <w:szCs w:val="21"/>
                </w:rPr>
              </w:ins>
            </m:ctrlPr>
          </m:sub>
        </m:sSub>
        <w:ins w:id="1348" w:author="Somomgbeom" w:date="2025-08-31T18:21:00Z">
          <m:r>
            <m:rPr>
              <m:sty m:val="p"/>
            </m:rPr>
            <w:rPr>
              <w:rFonts w:ascii="Cambria Math" w:hAnsi="Cambria Math" w:eastAsia="宋体" w:cs="宋体"/>
              <w:snapToGrid/>
              <w:spacing w:val="0"/>
              <w:kern w:val="0"/>
              <w:sz w:val="21"/>
              <w:szCs w:val="21"/>
            </w:rPr>
            <m:t>=1</m:t>
          </m:r>
        </w:ins>
      </m:oMath>
      <w:ins w:id="1349" w:author="Somomgbeom" w:date="2025-08-31T18:21:00Z">
        <w:r>
          <w:rPr>
            <w:rFonts w:hint="eastAsia" w:eastAsia="宋体" w:cs="宋体"/>
            <w:snapToGrid/>
            <w:spacing w:val="0"/>
            <w:kern w:val="0"/>
            <w:sz w:val="21"/>
            <w:szCs w:val="21"/>
          </w:rPr>
          <w:t>）</w:t>
        </w:r>
      </w:ins>
      <w:ins w:id="1350" w:author="Somomgbeom" w:date="2025-08-31T18:20:00Z">
        <w:del w:id="1351" w:author="hui wan" w:date="2025-12-28T19:57:00Z">
          <w:r>
            <w:rPr>
              <w:rFonts w:hint="eastAsia" w:eastAsia="宋体" w:cs="宋体"/>
              <w:snapToGrid/>
              <w:spacing w:val="0"/>
              <w:kern w:val="0"/>
              <w:sz w:val="21"/>
              <w:szCs w:val="21"/>
            </w:rPr>
            <w:delText>，</w:delText>
          </w:r>
        </w:del>
      </w:ins>
      <w:ins w:id="1352" w:author="hui wan" w:date="2025-12-28T19:57:00Z">
        <w:r>
          <w:rPr>
            <w:rFonts w:hint="eastAsia" w:eastAsia="宋体" w:cs="宋体"/>
            <w:snapToGrid/>
            <w:spacing w:val="0"/>
            <w:kern w:val="0"/>
            <w:sz w:val="21"/>
            <w:szCs w:val="21"/>
          </w:rPr>
          <w:t>的</w:t>
        </w:r>
      </w:ins>
      <w:ins w:id="1353" w:author="Somomgbeom" w:date="2025-08-31T18:20:00Z">
        <w:r>
          <w:rPr>
            <w:rFonts w:hint="eastAsia" w:eastAsia="宋体" w:cs="宋体"/>
            <w:snapToGrid/>
            <w:spacing w:val="0"/>
            <w:kern w:val="0"/>
            <w:sz w:val="21"/>
            <w:szCs w:val="21"/>
          </w:rPr>
          <w:t>权重</w:t>
        </w:r>
      </w:ins>
      <m:oMath>
        <m:sSub>
          <m:sSubPr>
            <m:ctrlPr>
              <w:ins w:id="1354" w:author="Somomgbeom" w:date="2025-09-01T22:24:00Z">
                <w:del w:id="1355" w:author="hui wan" w:date="2025-12-28T19:58:00Z">
                  <w:rPr>
                    <w:rFonts w:hint="eastAsia" w:ascii="Cambria Math" w:hAnsi="Cambria Math"/>
                    <w:i/>
                    <w:iCs/>
                  </w:rPr>
                </w:del>
              </w:ins>
            </m:ctrlPr>
          </m:sSubPr>
          <m:e>
            <w:ins w:id="1356" w:author="Somomgbeom" w:date="2025-09-01T22:24:00Z">
              <w:del w:id="1357" w:author="hui wan" w:date="2025-12-28T19:58:00Z">
                <m:r>
                  <m:rPr/>
                  <w:rPr>
                    <w:rFonts w:ascii="Cambria Math" w:hAnsi="Cambria Math"/>
                  </w:rPr>
                  <m:t>w</m:t>
                </m:r>
              </w:del>
            </w:ins>
            <m:ctrlPr>
              <w:ins w:id="1358" w:author="Somomgbeom" w:date="2025-09-01T22:24:00Z">
                <w:del w:id="1359" w:author="hui wan" w:date="2025-12-28T19:58:00Z">
                  <w:rPr>
                    <w:rFonts w:hint="eastAsia" w:ascii="Cambria Math" w:hAnsi="Cambria Math"/>
                    <w:i/>
                    <w:iCs/>
                  </w:rPr>
                </w:del>
              </w:ins>
            </m:ctrlPr>
          </m:e>
          <m:sub>
            <w:ins w:id="1360" w:author="Somomgbeom" w:date="2025-09-01T22:24:00Z">
              <w:del w:id="1361" w:author="hui wan" w:date="2025-12-28T19:58:00Z">
                <m:r>
                  <m:rPr>
                    <m:sty m:val="p"/>
                  </m:rPr>
                  <w:rPr>
                    <w:rFonts w:ascii="Cambria Math" w:hAnsi="Cambria Math"/>
                  </w:rPr>
                  <m:t>i</m:t>
                </m:r>
              </w:del>
            </w:ins>
            <m:ctrlPr>
              <w:ins w:id="1362" w:author="Somomgbeom" w:date="2025-09-01T22:24:00Z">
                <w:del w:id="1363" w:author="hui wan" w:date="2025-12-28T19:58:00Z">
                  <w:rPr>
                    <w:rFonts w:hint="eastAsia" w:ascii="Cambria Math" w:hAnsi="Cambria Math"/>
                    <w:i/>
                    <w:iCs/>
                  </w:rPr>
                </w:del>
              </w:ins>
            </m:ctrlPr>
          </m:sub>
        </m:sSub>
      </m:oMath>
      <w:ins w:id="1364" w:author="Somomgbeom" w:date="2025-08-31T18:20:00Z">
        <w:r>
          <w:rPr>
            <w:rFonts w:hint="eastAsia" w:eastAsia="宋体" w:cs="宋体"/>
            <w:snapToGrid/>
            <w:spacing w:val="0"/>
            <w:kern w:val="0"/>
            <w:sz w:val="21"/>
            <w:szCs w:val="21"/>
          </w:rPr>
          <w:t>设置为</w:t>
        </w:r>
      </w:ins>
      <w:ins w:id="1365" w:author="Somomgbeom" w:date="2025-08-31T18:20:00Z">
        <w:del w:id="1366" w:author="hui wan" w:date="2025-12-28T19:57:00Z">
          <w:r>
            <w:rPr>
              <w:rFonts w:hint="eastAsia" w:eastAsia="宋体" w:cs="宋体"/>
              <w:snapToGrid/>
              <w:spacing w:val="0"/>
              <w:kern w:val="0"/>
              <w:sz w:val="21"/>
              <w:szCs w:val="21"/>
            </w:rPr>
            <w:delText xml:space="preserve"> </w:delText>
          </w:r>
        </w:del>
      </w:ins>
      <w:ins w:id="1367" w:author="Somomgbeom" w:date="2025-08-31T18:20:00Z">
        <w:r>
          <w:rPr>
            <w:rFonts w:hint="eastAsia" w:eastAsia="宋体" w:cs="宋体"/>
            <w:snapToGrid/>
            <w:spacing w:val="0"/>
            <w:kern w:val="0"/>
            <w:sz w:val="21"/>
            <w:szCs w:val="21"/>
          </w:rPr>
          <w:t>1</w:t>
        </w:r>
      </w:ins>
      <w:ins w:id="1368" w:author="Somomgbeom" w:date="2025-08-31T18:21:00Z">
        <w:del w:id="1369" w:author="hui wan" w:date="2025-12-28T19:57:00Z">
          <w:r>
            <w:rPr>
              <w:rFonts w:hint="eastAsia" w:eastAsia="宋体" w:cs="宋体"/>
              <w:snapToGrid/>
              <w:spacing w:val="0"/>
              <w:kern w:val="0"/>
              <w:sz w:val="21"/>
              <w:szCs w:val="21"/>
            </w:rPr>
            <w:delText>。</w:delText>
          </w:r>
        </w:del>
      </w:ins>
      <w:ins w:id="1370" w:author="hui wan" w:date="2025-12-28T19:57:00Z">
        <w:r>
          <w:rPr>
            <w:rFonts w:hint="eastAsia" w:eastAsia="宋体" w:cs="宋体"/>
            <w:snapToGrid/>
            <w:spacing w:val="0"/>
            <w:kern w:val="0"/>
            <w:sz w:val="21"/>
            <w:szCs w:val="21"/>
          </w:rPr>
          <w:t>，</w:t>
        </w:r>
      </w:ins>
      <w:ins w:id="1371" w:author="Somomgbeom" w:date="2025-08-31T18:21:00Z">
        <w:del w:id="1372" w:author="hui wan" w:date="2025-12-28T19:57:00Z">
          <w:r>
            <w:rPr>
              <w:rFonts w:hint="eastAsia" w:eastAsia="宋体" w:cs="宋体"/>
              <w:snapToGrid/>
              <w:spacing w:val="0"/>
              <w:kern w:val="0"/>
              <w:sz w:val="21"/>
              <w:szCs w:val="21"/>
            </w:rPr>
            <w:delText>对于</w:delText>
          </w:r>
        </w:del>
      </w:ins>
      <w:ins w:id="1373" w:author="Somomgbeom" w:date="2025-08-31T18:21:00Z">
        <w:r>
          <w:rPr>
            <w:rFonts w:hint="eastAsia" w:eastAsia="宋体" w:cs="宋体"/>
            <w:snapToGrid/>
            <w:spacing w:val="0"/>
            <w:kern w:val="0"/>
            <w:sz w:val="21"/>
            <w:szCs w:val="21"/>
          </w:rPr>
          <w:t>负样本</w:t>
        </w:r>
      </w:ins>
      <w:ins w:id="1374" w:author="Somomgbeom" w:date="2025-08-31T18:21:00Z">
        <w:del w:id="1375" w:author="hui wan" w:date="2025-12-28T19:57:00Z">
          <w:r>
            <w:rPr>
              <w:rFonts w:hint="eastAsia" w:eastAsia="宋体" w:cs="宋体"/>
              <w:snapToGrid/>
              <w:spacing w:val="0"/>
              <w:kern w:val="0"/>
              <w:sz w:val="21"/>
              <w:szCs w:val="21"/>
            </w:rPr>
            <w:delText>，</w:delText>
          </w:r>
        </w:del>
      </w:ins>
      <w:ins w:id="1376" w:author="Somomgbeom" w:date="2025-08-31T18:21:00Z">
        <w:r>
          <w:rPr>
            <w:rFonts w:hint="eastAsia" w:eastAsia="宋体" w:cs="宋体"/>
            <w:snapToGrid/>
            <w:spacing w:val="0"/>
            <w:kern w:val="0"/>
            <w:sz w:val="21"/>
            <w:szCs w:val="21"/>
          </w:rPr>
          <w:t>权重</w:t>
        </w:r>
      </w:ins>
      <m:oMath>
        <m:sSub>
          <m:sSubPr>
            <m:ctrlPr>
              <w:ins w:id="1377" w:author="Somomgbeom" w:date="2025-09-01T22:24:00Z">
                <w:del w:id="1378" w:author="hui wan" w:date="2025-12-28T19:58:00Z">
                  <w:rPr>
                    <w:rFonts w:hint="eastAsia" w:ascii="Cambria Math" w:hAnsi="Cambria Math"/>
                    <w:i/>
                    <w:iCs/>
                  </w:rPr>
                </w:del>
              </w:ins>
            </m:ctrlPr>
          </m:sSubPr>
          <m:e>
            <w:ins w:id="1379" w:author="Somomgbeom" w:date="2025-09-01T22:24:00Z">
              <w:del w:id="1380" w:author="hui wan" w:date="2025-12-28T19:58:00Z">
                <m:r>
                  <m:rPr/>
                  <w:rPr>
                    <w:rFonts w:ascii="Cambria Math" w:hAnsi="Cambria Math"/>
                  </w:rPr>
                  <m:t>w</m:t>
                </m:r>
              </w:del>
            </w:ins>
            <m:ctrlPr>
              <w:ins w:id="1381" w:author="Somomgbeom" w:date="2025-09-01T22:24:00Z">
                <w:del w:id="1382" w:author="hui wan" w:date="2025-12-28T19:58:00Z">
                  <w:rPr>
                    <w:rFonts w:hint="eastAsia" w:ascii="Cambria Math" w:hAnsi="Cambria Math"/>
                    <w:i/>
                    <w:iCs/>
                  </w:rPr>
                </w:del>
              </w:ins>
            </m:ctrlPr>
          </m:e>
          <m:sub>
            <w:ins w:id="1383" w:author="Somomgbeom" w:date="2025-09-01T22:24:00Z">
              <w:del w:id="1384" w:author="hui wan" w:date="2025-12-28T19:58:00Z">
                <m:r>
                  <m:rPr>
                    <m:sty m:val="p"/>
                  </m:rPr>
                  <w:rPr>
                    <w:rFonts w:ascii="Cambria Math" w:hAnsi="Cambria Math"/>
                  </w:rPr>
                  <m:t>i</m:t>
                </m:r>
              </w:del>
            </w:ins>
            <m:ctrlPr>
              <w:ins w:id="1385" w:author="Somomgbeom" w:date="2025-09-01T22:24:00Z">
                <w:del w:id="1386" w:author="hui wan" w:date="2025-12-28T19:58:00Z">
                  <w:rPr>
                    <w:rFonts w:hint="eastAsia" w:ascii="Cambria Math" w:hAnsi="Cambria Math"/>
                    <w:i/>
                    <w:iCs/>
                  </w:rPr>
                </w:del>
              </w:ins>
            </m:ctrlPr>
          </m:sub>
        </m:sSub>
      </m:oMath>
      <w:ins w:id="1387" w:author="Somomgbeom" w:date="2025-08-31T18:21:00Z">
        <w:r>
          <w:rPr>
            <w:rFonts w:hint="eastAsia" w:eastAsia="宋体" w:cs="宋体"/>
            <w:snapToGrid/>
            <w:spacing w:val="0"/>
            <w:kern w:val="0"/>
            <w:sz w:val="21"/>
            <w:szCs w:val="21"/>
          </w:rPr>
          <w:t>设置为一个可调的</w:t>
        </w:r>
      </w:ins>
      <w:ins w:id="1388" w:author="Somomgbeom" w:date="2025-08-31T18:21:00Z">
        <w:del w:id="1389" w:author="hui wan" w:date="2025-12-28T19:57:00Z">
          <w:r>
            <w:rPr>
              <w:rFonts w:hint="eastAsia" w:eastAsia="宋体" w:cs="宋体"/>
              <w:snapToGrid/>
              <w:spacing w:val="0"/>
              <w:kern w:val="0"/>
              <w:sz w:val="21"/>
              <w:szCs w:val="21"/>
            </w:rPr>
            <w:delText>系</w:delText>
          </w:r>
        </w:del>
      </w:ins>
      <w:ins w:id="1390" w:author="hui wan" w:date="2025-12-28T19:57:00Z">
        <w:r>
          <w:rPr>
            <w:rFonts w:hint="eastAsia" w:eastAsia="宋体" w:cs="宋体"/>
            <w:snapToGrid/>
            <w:spacing w:val="0"/>
            <w:kern w:val="0"/>
            <w:sz w:val="21"/>
            <w:szCs w:val="21"/>
          </w:rPr>
          <w:t>参</w:t>
        </w:r>
      </w:ins>
      <w:ins w:id="1391" w:author="Somomgbeom" w:date="2025-08-31T18:21:00Z">
        <w:r>
          <w:rPr>
            <w:rFonts w:hint="eastAsia" w:eastAsia="宋体" w:cs="宋体"/>
            <w:snapToGrid/>
            <w:spacing w:val="0"/>
            <w:kern w:val="0"/>
            <w:sz w:val="21"/>
            <w:szCs w:val="21"/>
          </w:rPr>
          <w:t>数</w:t>
        </w:r>
      </w:ins>
      <m:oMath>
        <m:sSub>
          <m:sSubPr>
            <m:ctrlPr>
              <w:ins w:id="1392" w:author="Somomgbeom" w:date="2025-08-31T18:21:00Z">
                <w:rPr>
                  <w:rFonts w:hint="eastAsia" w:ascii="Cambria Math" w:hAnsi="Cambria Math" w:eastAsia="宋体" w:cs="宋体"/>
                  <w:snapToGrid/>
                  <w:spacing w:val="0"/>
                  <w:kern w:val="0"/>
                  <w:sz w:val="21"/>
                  <w:szCs w:val="21"/>
                </w:rPr>
              </w:ins>
            </m:ctrlPr>
          </m:sSubPr>
          <m:e>
            <w:ins w:id="1393" w:author="Somomgbeom" w:date="2025-08-31T18:21:00Z">
              <m:r>
                <m:rPr/>
                <w:rPr>
                  <w:rFonts w:hint="eastAsia" w:ascii="Cambria Math" w:hAnsi="Cambria Math" w:eastAsia="宋体" w:cs="宋体"/>
                  <w:snapToGrid/>
                  <w:spacing w:val="0"/>
                  <w:kern w:val="0"/>
                  <w:sz w:val="21"/>
                  <w:szCs w:val="21"/>
                </w:rPr>
                <m:t>w</m:t>
              </m:r>
            </w:ins>
            <m:ctrlPr>
              <w:ins w:id="1394" w:author="Somomgbeom" w:date="2025-08-31T18:21:00Z">
                <w:rPr>
                  <w:rFonts w:hint="eastAsia" w:ascii="Cambria Math" w:hAnsi="Cambria Math" w:eastAsia="宋体" w:cs="宋体"/>
                  <w:snapToGrid/>
                  <w:spacing w:val="0"/>
                  <w:kern w:val="0"/>
                  <w:sz w:val="21"/>
                  <w:szCs w:val="21"/>
                </w:rPr>
              </w:ins>
            </m:ctrlPr>
          </m:e>
          <m:sub>
            <w:ins w:id="1395" w:author="Somomgbeom" w:date="2025-08-31T18:21:00Z">
              <m:r>
                <m:rPr>
                  <m:sty m:val="p"/>
                </m:rPr>
                <w:rPr>
                  <w:rFonts w:ascii="Cambria Math" w:hAnsi="Cambria Math" w:eastAsia="宋体" w:cs="宋体"/>
                  <w:snapToGrid/>
                  <w:spacing w:val="0"/>
                  <w:kern w:val="0"/>
                  <w:sz w:val="21"/>
                  <w:szCs w:val="21"/>
                </w:rPr>
                <m:t>−</m:t>
              </m:r>
            </w:ins>
            <m:ctrlPr>
              <w:ins w:id="1396" w:author="Somomgbeom" w:date="2025-08-31T18:21:00Z">
                <w:rPr>
                  <w:rFonts w:hint="eastAsia" w:ascii="Cambria Math" w:hAnsi="Cambria Math" w:eastAsia="宋体" w:cs="宋体"/>
                  <w:snapToGrid/>
                  <w:spacing w:val="0"/>
                  <w:kern w:val="0"/>
                  <w:sz w:val="21"/>
                  <w:szCs w:val="21"/>
                </w:rPr>
              </w:ins>
            </m:ctrlPr>
          </m:sub>
        </m:sSub>
      </m:oMath>
      <w:ins w:id="1397" w:author="Somomgbeom" w:date="2025-08-31T18:23:00Z">
        <w:r>
          <w:rPr>
            <w:rFonts w:hint="eastAsia" w:hAnsi="Cambria Math" w:eastAsia="宋体" w:cs="宋体"/>
            <w:snapToGrid/>
            <w:spacing w:val="0"/>
            <w:kern w:val="0"/>
            <w:sz w:val="21"/>
            <w:szCs w:val="21"/>
          </w:rPr>
          <w:t>。通过增加</w:t>
        </w:r>
      </w:ins>
      <m:oMath>
        <m:sSub>
          <m:sSubPr>
            <m:ctrlPr>
              <w:ins w:id="1398" w:author="Somomgbeom" w:date="2025-08-31T18:23:00Z">
                <w:rPr>
                  <w:rFonts w:hint="eastAsia" w:ascii="Cambria Math" w:hAnsi="Cambria Math" w:eastAsia="宋体" w:cs="宋体"/>
                  <w:i/>
                  <w:iCs/>
                  <w:snapToGrid/>
                  <w:spacing w:val="0"/>
                  <w:kern w:val="0"/>
                  <w:sz w:val="21"/>
                  <w:szCs w:val="21"/>
                </w:rPr>
              </w:ins>
            </m:ctrlPr>
          </m:sSubPr>
          <m:e>
            <w:ins w:id="1399" w:author="Somomgbeom" w:date="2025-08-31T18:23:00Z">
              <m:r>
                <m:rPr/>
                <w:rPr>
                  <w:rFonts w:hint="eastAsia" w:ascii="Cambria Math" w:hAnsi="Cambria Math" w:eastAsia="宋体" w:cs="宋体"/>
                  <w:snapToGrid/>
                  <w:spacing w:val="0"/>
                  <w:kern w:val="0"/>
                  <w:sz w:val="21"/>
                  <w:szCs w:val="21"/>
                </w:rPr>
                <m:t>w</m:t>
              </m:r>
            </w:ins>
            <m:ctrlPr>
              <w:ins w:id="1400" w:author="Somomgbeom" w:date="2025-08-31T18:23:00Z">
                <w:rPr>
                  <w:rFonts w:hint="eastAsia" w:ascii="Cambria Math" w:hAnsi="Cambria Math" w:eastAsia="宋体" w:cs="宋体"/>
                  <w:i/>
                  <w:iCs/>
                  <w:snapToGrid/>
                  <w:spacing w:val="0"/>
                  <w:kern w:val="0"/>
                  <w:sz w:val="21"/>
                  <w:szCs w:val="21"/>
                </w:rPr>
              </w:ins>
            </m:ctrlPr>
          </m:e>
          <m:sub>
            <w:ins w:id="1401" w:author="Somomgbeom" w:date="2025-08-31T18:23:00Z">
              <m:r>
                <m:rPr/>
                <w:rPr>
                  <w:rFonts w:ascii="Cambria Math" w:hAnsi="Cambria Math" w:eastAsia="宋体" w:cs="宋体"/>
                  <w:snapToGrid/>
                  <w:spacing w:val="0"/>
                  <w:kern w:val="0"/>
                  <w:sz w:val="21"/>
                  <w:szCs w:val="21"/>
                </w:rPr>
                <m:t>−</m:t>
              </m:r>
            </w:ins>
            <m:ctrlPr>
              <w:ins w:id="1402" w:author="Somomgbeom" w:date="2025-08-31T18:23:00Z">
                <w:rPr>
                  <w:rFonts w:hint="eastAsia" w:ascii="Cambria Math" w:hAnsi="Cambria Math" w:eastAsia="宋体" w:cs="宋体"/>
                  <w:i/>
                  <w:iCs/>
                  <w:snapToGrid/>
                  <w:spacing w:val="0"/>
                  <w:kern w:val="0"/>
                  <w:sz w:val="21"/>
                  <w:szCs w:val="21"/>
                </w:rPr>
              </w:ins>
            </m:ctrlPr>
          </m:sub>
        </m:sSub>
      </m:oMath>
      <w:ins w:id="1403" w:author="Somomgbeom" w:date="2025-08-31T18:23:00Z">
        <w:r>
          <w:rPr>
            <w:rFonts w:hint="eastAsia" w:hAnsi="Cambria Math" w:eastAsia="宋体" w:cs="宋体"/>
            <w:snapToGrid/>
            <w:spacing w:val="0"/>
            <w:kern w:val="0"/>
            <w:sz w:val="21"/>
            <w:szCs w:val="21"/>
          </w:rPr>
          <w:t>，模型在训练过程中会更加关注负样本，从而</w:t>
        </w:r>
      </w:ins>
      <w:ins w:id="1404" w:author="Somomgbeom" w:date="2025-08-31T18:23:00Z">
        <w:del w:id="1405" w:author="hui wan" w:date="2025-12-28T19:58:00Z">
          <w:r>
            <w:rPr>
              <w:rFonts w:hint="eastAsia" w:hAnsi="Cambria Math" w:eastAsia="宋体" w:cs="宋体"/>
              <w:snapToGrid/>
              <w:spacing w:val="0"/>
              <w:kern w:val="0"/>
              <w:sz w:val="21"/>
              <w:szCs w:val="21"/>
            </w:rPr>
            <w:delText>减轻</w:delText>
          </w:r>
        </w:del>
      </w:ins>
      <w:ins w:id="1406" w:author="hui wan" w:date="2025-12-28T19:58:00Z">
        <w:r>
          <w:rPr>
            <w:rFonts w:hint="eastAsia" w:hAnsi="Cambria Math" w:eastAsia="宋体" w:cs="宋体"/>
            <w:snapToGrid/>
            <w:spacing w:val="0"/>
            <w:kern w:val="0"/>
            <w:sz w:val="21"/>
            <w:szCs w:val="21"/>
          </w:rPr>
          <w:t>缓解</w:t>
        </w:r>
      </w:ins>
      <w:ins w:id="1407" w:author="Somomgbeom" w:date="2025-08-31T18:23:00Z">
        <w:r>
          <w:rPr>
            <w:rFonts w:hint="eastAsia" w:hAnsi="Cambria Math" w:eastAsia="宋体" w:cs="宋体"/>
            <w:snapToGrid/>
            <w:spacing w:val="0"/>
            <w:kern w:val="0"/>
            <w:sz w:val="21"/>
            <w:szCs w:val="21"/>
          </w:rPr>
          <w:t>类别不平衡对模型训练</w:t>
        </w:r>
      </w:ins>
      <w:ins w:id="1408" w:author="hui wan" w:date="2025-12-28T19:58:00Z">
        <w:r>
          <w:rPr>
            <w:rFonts w:hint="eastAsia" w:hAnsi="Cambria Math" w:eastAsia="宋体" w:cs="宋体"/>
            <w:snapToGrid/>
            <w:spacing w:val="0"/>
            <w:kern w:val="0"/>
            <w:sz w:val="21"/>
            <w:szCs w:val="21"/>
          </w:rPr>
          <w:t>效果</w:t>
        </w:r>
      </w:ins>
      <w:ins w:id="1409" w:author="Somomgbeom" w:date="2025-08-31T18:23:00Z">
        <w:r>
          <w:rPr>
            <w:rFonts w:hint="eastAsia" w:hAnsi="Cambria Math" w:eastAsia="宋体" w:cs="宋体"/>
            <w:snapToGrid/>
            <w:spacing w:val="0"/>
            <w:kern w:val="0"/>
            <w:sz w:val="21"/>
            <w:szCs w:val="21"/>
          </w:rPr>
          <w:t>的影响。</w:t>
        </w:r>
      </w:ins>
      <w:ins w:id="1410" w:author="Somomgbeom" w:date="2025-08-31T18:16:00Z">
        <w:del w:id="1411" w:author="hui wan" w:date="2025-12-28T19:59:00Z">
          <w:r>
            <w:rPr>
              <w:rFonts w:hint="eastAsia" w:eastAsia="宋体" w:cs="宋体"/>
              <w:snapToGrid/>
              <w:spacing w:val="0"/>
              <w:kern w:val="0"/>
              <w:sz w:val="21"/>
              <w:szCs w:val="21"/>
            </w:rPr>
            <w:delText>为了确定合适的权重，</w:delText>
          </w:r>
        </w:del>
      </w:ins>
      <w:ins w:id="1412" w:author="Somomgbeom" w:date="2025-08-31T18:25:00Z">
        <w:r>
          <w:rPr>
            <w:rFonts w:hint="eastAsia" w:eastAsia="宋体" w:cs="宋体"/>
            <w:snapToGrid/>
            <w:spacing w:val="0"/>
            <w:kern w:val="0"/>
            <w:sz w:val="21"/>
            <w:szCs w:val="21"/>
          </w:rPr>
          <w:t>本研究</w:t>
        </w:r>
      </w:ins>
      <w:ins w:id="1413" w:author="Somomgbeom" w:date="2025-08-31T18:25:00Z">
        <w:del w:id="1414" w:author="hui wan" w:date="2025-12-28T19:59:00Z">
          <w:r>
            <w:rPr>
              <w:rFonts w:hint="eastAsia" w:eastAsia="宋体" w:cs="宋体"/>
              <w:snapToGrid/>
              <w:spacing w:val="0"/>
              <w:kern w:val="0"/>
              <w:sz w:val="21"/>
              <w:szCs w:val="21"/>
            </w:rPr>
            <w:delText>通过</w:delText>
          </w:r>
        </w:del>
      </w:ins>
      <w:ins w:id="1415" w:author="Somomgbeom" w:date="2025-08-31T18:25:00Z">
        <w:r>
          <w:rPr>
            <w:rFonts w:hint="eastAsia" w:eastAsia="宋体" w:cs="宋体"/>
            <w:snapToGrid/>
            <w:spacing w:val="0"/>
            <w:kern w:val="0"/>
            <w:sz w:val="21"/>
            <w:szCs w:val="21"/>
          </w:rPr>
          <w:t>在训练过程中对</w:t>
        </w:r>
      </w:ins>
      <m:oMath>
        <m:sSub>
          <m:sSubPr>
            <m:ctrlPr>
              <w:ins w:id="1416" w:author="Somomgbeom" w:date="2025-08-31T18:19:00Z">
                <w:rPr>
                  <w:rFonts w:hint="eastAsia" w:ascii="Cambria Math" w:hAnsi="Cambria Math" w:eastAsia="宋体" w:cs="宋体"/>
                  <w:snapToGrid/>
                  <w:spacing w:val="0"/>
                  <w:kern w:val="0"/>
                  <w:sz w:val="21"/>
                  <w:szCs w:val="21"/>
                </w:rPr>
              </w:ins>
            </m:ctrlPr>
          </m:sSubPr>
          <m:e>
            <w:ins w:id="1417" w:author="Somomgbeom" w:date="2025-08-31T18:19:00Z">
              <m:r>
                <m:rPr/>
                <w:rPr>
                  <w:rFonts w:hint="eastAsia" w:ascii="Cambria Math" w:hAnsi="Cambria Math" w:eastAsia="宋体" w:cs="宋体"/>
                  <w:snapToGrid/>
                  <w:spacing w:val="0"/>
                  <w:kern w:val="0"/>
                  <w:sz w:val="21"/>
                  <w:szCs w:val="21"/>
                </w:rPr>
                <m:t>w</m:t>
              </m:r>
            </w:ins>
            <m:ctrlPr>
              <w:ins w:id="1418" w:author="Somomgbeom" w:date="2025-08-31T18:19:00Z">
                <w:rPr>
                  <w:rFonts w:hint="eastAsia" w:ascii="Cambria Math" w:hAnsi="Cambria Math" w:eastAsia="宋体" w:cs="宋体"/>
                  <w:snapToGrid/>
                  <w:spacing w:val="0"/>
                  <w:kern w:val="0"/>
                  <w:sz w:val="21"/>
                  <w:szCs w:val="21"/>
                </w:rPr>
              </w:ins>
            </m:ctrlPr>
          </m:e>
          <m:sub>
            <w:ins w:id="1419" w:author="Somomgbeom" w:date="2025-08-31T18:19:00Z">
              <m:r>
                <m:rPr>
                  <m:sty m:val="p"/>
                </m:rPr>
                <w:rPr>
                  <w:rFonts w:ascii="Cambria Math" w:hAnsi="Cambria Math" w:eastAsia="宋体" w:cs="宋体"/>
                  <w:snapToGrid/>
                  <w:spacing w:val="0"/>
                  <w:kern w:val="0"/>
                  <w:sz w:val="21"/>
                  <w:szCs w:val="21"/>
                </w:rPr>
                <m:t>−</m:t>
              </m:r>
            </w:ins>
            <m:ctrlPr>
              <w:ins w:id="1420" w:author="Somomgbeom" w:date="2025-08-31T18:19:00Z">
                <w:rPr>
                  <w:rFonts w:hint="eastAsia" w:ascii="Cambria Math" w:hAnsi="Cambria Math" w:eastAsia="宋体" w:cs="宋体"/>
                  <w:snapToGrid/>
                  <w:spacing w:val="0"/>
                  <w:kern w:val="0"/>
                  <w:sz w:val="21"/>
                  <w:szCs w:val="21"/>
                </w:rPr>
              </w:ins>
            </m:ctrlPr>
          </m:sub>
        </m:sSub>
      </m:oMath>
      <w:ins w:id="1421" w:author="Somomgbeom" w:date="2025-08-31T18:16:00Z">
        <w:r>
          <w:rPr>
            <w:rFonts w:hint="eastAsia" w:eastAsia="宋体" w:cs="宋体"/>
            <w:snapToGrid/>
            <w:spacing w:val="0"/>
            <w:kern w:val="0"/>
            <w:sz w:val="21"/>
            <w:szCs w:val="21"/>
          </w:rPr>
          <w:t>进行了网格搜索</w:t>
        </w:r>
      </w:ins>
      <w:ins w:id="1422" w:author="Somomgbeom" w:date="2025-08-31T18:27:00Z">
        <w:r>
          <w:rPr>
            <w:rFonts w:hint="eastAsia" w:eastAsia="宋体" w:cs="宋体"/>
            <w:snapToGrid/>
            <w:spacing w:val="0"/>
            <w:kern w:val="0"/>
            <w:sz w:val="21"/>
            <w:szCs w:val="21"/>
          </w:rPr>
          <w:t>（</w:t>
        </w:r>
      </w:ins>
      <w:ins w:id="1423" w:author="Somomgbeom" w:date="2025-08-31T18:16:00Z">
        <w:r>
          <w:rPr>
            <w:rFonts w:hint="eastAsia" w:eastAsia="宋体" w:cs="宋体"/>
            <w:snapToGrid/>
            <w:spacing w:val="0"/>
            <w:kern w:val="0"/>
            <w:sz w:val="21"/>
            <w:szCs w:val="21"/>
          </w:rPr>
          <w:t>候选范围为 [1.0, 1.5]</w:t>
        </w:r>
      </w:ins>
      <w:ins w:id="1424" w:author="Somomgbeom" w:date="2025-08-31T18:27:00Z">
        <w:r>
          <w:rPr>
            <w:rFonts w:hint="eastAsia" w:eastAsia="宋体" w:cs="宋体"/>
            <w:snapToGrid/>
            <w:spacing w:val="0"/>
            <w:kern w:val="0"/>
            <w:sz w:val="21"/>
            <w:szCs w:val="21"/>
          </w:rPr>
          <w:t>）</w:t>
        </w:r>
      </w:ins>
      <w:ins w:id="1425" w:author="hui wan" w:date="2025-12-28T19:59:00Z">
        <w:r>
          <w:rPr>
            <w:rFonts w:hint="eastAsia" w:eastAsia="宋体" w:cs="宋体"/>
            <w:snapToGrid/>
            <w:spacing w:val="0"/>
            <w:kern w:val="0"/>
            <w:sz w:val="21"/>
            <w:szCs w:val="21"/>
          </w:rPr>
          <w:t>，以确定权重</w:t>
        </w:r>
      </w:ins>
      <w:ins w:id="1426" w:author="Somomgbeom" w:date="2025-08-31T18:16:00Z">
        <w:r>
          <w:rPr>
            <w:rFonts w:hint="eastAsia" w:eastAsia="宋体" w:cs="宋体"/>
            <w:snapToGrid/>
            <w:spacing w:val="0"/>
            <w:kern w:val="0"/>
            <w:sz w:val="21"/>
            <w:szCs w:val="21"/>
          </w:rPr>
          <w:t>。</w:t>
        </w:r>
      </w:ins>
      <w:ins w:id="1427" w:author="Somomgbeom" w:date="2025-08-31T18:27:00Z">
        <w:r>
          <w:rPr>
            <w:rFonts w:hint="eastAsia" w:eastAsia="宋体" w:cs="宋体"/>
            <w:snapToGrid/>
            <w:spacing w:val="0"/>
            <w:kern w:val="0"/>
            <w:sz w:val="21"/>
            <w:szCs w:val="21"/>
          </w:rPr>
          <w:t xml:space="preserve">当 </w:t>
        </w:r>
      </w:ins>
      <m:oMath>
        <m:sSub>
          <m:sSubPr>
            <m:ctrlPr>
              <w:ins w:id="1428" w:author="Somomgbeom" w:date="2025-08-31T18:27:00Z">
                <w:rPr>
                  <w:rFonts w:hint="eastAsia" w:ascii="Cambria Math" w:hAnsi="Cambria Math" w:eastAsia="宋体" w:cs="宋体"/>
                  <w:snapToGrid/>
                  <w:spacing w:val="0"/>
                  <w:kern w:val="0"/>
                  <w:sz w:val="21"/>
                  <w:szCs w:val="21"/>
                </w:rPr>
              </w:ins>
            </m:ctrlPr>
          </m:sSubPr>
          <m:e>
            <w:ins w:id="1429" w:author="Somomgbeom" w:date="2025-08-31T18:27:00Z">
              <m:r>
                <m:rPr/>
                <w:rPr>
                  <w:rFonts w:hint="eastAsia" w:ascii="Cambria Math" w:hAnsi="Cambria Math" w:eastAsia="宋体" w:cs="宋体"/>
                  <w:snapToGrid/>
                  <w:spacing w:val="0"/>
                  <w:kern w:val="0"/>
                  <w:sz w:val="21"/>
                  <w:szCs w:val="21"/>
                </w:rPr>
                <m:t>w</m:t>
              </m:r>
            </w:ins>
            <m:ctrlPr>
              <w:ins w:id="1430" w:author="Somomgbeom" w:date="2025-08-31T18:27:00Z">
                <w:rPr>
                  <w:rFonts w:hint="eastAsia" w:ascii="Cambria Math" w:hAnsi="Cambria Math" w:eastAsia="宋体" w:cs="宋体"/>
                  <w:snapToGrid/>
                  <w:spacing w:val="0"/>
                  <w:kern w:val="0"/>
                  <w:sz w:val="21"/>
                  <w:szCs w:val="21"/>
                </w:rPr>
              </w:ins>
            </m:ctrlPr>
          </m:e>
          <m:sub>
            <w:ins w:id="1431" w:author="Somomgbeom" w:date="2025-08-31T18:27:00Z">
              <m:r>
                <m:rPr>
                  <m:sty m:val="p"/>
                </m:rPr>
                <w:rPr>
                  <w:rFonts w:ascii="Cambria Math" w:hAnsi="Cambria Math" w:eastAsia="宋体" w:cs="宋体"/>
                  <w:snapToGrid/>
                  <w:spacing w:val="0"/>
                  <w:kern w:val="0"/>
                  <w:sz w:val="21"/>
                  <w:szCs w:val="21"/>
                </w:rPr>
                <m:t>−</m:t>
              </m:r>
            </w:ins>
            <m:ctrlPr>
              <w:ins w:id="1432" w:author="Somomgbeom" w:date="2025-08-31T18:27:00Z">
                <w:rPr>
                  <w:rFonts w:hint="eastAsia" w:ascii="Cambria Math" w:hAnsi="Cambria Math" w:eastAsia="宋体" w:cs="宋体"/>
                  <w:snapToGrid/>
                  <w:spacing w:val="0"/>
                  <w:kern w:val="0"/>
                  <w:sz w:val="21"/>
                  <w:szCs w:val="21"/>
                </w:rPr>
              </w:ins>
            </m:ctrlPr>
          </m:sub>
        </m:sSub>
        <w:ins w:id="1433" w:author="Somomgbeom" w:date="2025-08-31T18:27:00Z">
          <m:r>
            <m:rPr>
              <m:sty m:val="p"/>
            </m:rPr>
            <w:rPr>
              <w:rFonts w:ascii="Cambria Math" w:hAnsi="Cambria Math" w:eastAsia="宋体" w:cs="宋体"/>
              <w:snapToGrid/>
              <w:spacing w:val="0"/>
              <w:kern w:val="0"/>
              <w:sz w:val="21"/>
              <w:szCs w:val="21"/>
            </w:rPr>
            <m:t>=1.2</m:t>
          </m:r>
        </w:ins>
      </m:oMath>
      <w:ins w:id="1434" w:author="Somomgbeom" w:date="2025-08-31T18:27:00Z">
        <w:r>
          <w:rPr>
            <w:rFonts w:hint="eastAsia" w:eastAsia="宋体" w:cs="宋体"/>
            <w:snapToGrid/>
            <w:spacing w:val="0"/>
            <w:kern w:val="0"/>
            <w:sz w:val="21"/>
            <w:szCs w:val="21"/>
          </w:rPr>
          <w:t>时</w:t>
        </w:r>
      </w:ins>
      <w:ins w:id="1435" w:author="hui wan" w:date="2025-12-28T19:59:00Z">
        <w:r>
          <w:rPr>
            <w:rFonts w:hint="eastAsia" w:eastAsia="宋体" w:cs="宋体"/>
            <w:snapToGrid/>
            <w:spacing w:val="0"/>
            <w:kern w:val="0"/>
            <w:sz w:val="21"/>
            <w:szCs w:val="21"/>
          </w:rPr>
          <w:t>，</w:t>
        </w:r>
      </w:ins>
      <w:ins w:id="1436" w:author="Somomgbeom" w:date="2025-08-31T18:27:00Z">
        <w:r>
          <w:rPr>
            <w:rFonts w:hint="eastAsia" w:eastAsia="宋体" w:cs="宋体"/>
            <w:snapToGrid/>
            <w:spacing w:val="0"/>
            <w:kern w:val="0"/>
            <w:sz w:val="21"/>
            <w:szCs w:val="21"/>
          </w:rPr>
          <w:t>模型在训练稳定性和测试性能之间取得了较好的平衡</w:t>
        </w:r>
      </w:ins>
      <w:ins w:id="1437" w:author="Somomgbeom" w:date="2025-08-31T18:27:00Z">
        <w:del w:id="1438" w:author="hui wan" w:date="2025-12-28T20:00:00Z">
          <w:r>
            <w:rPr>
              <w:rFonts w:hint="eastAsia" w:eastAsia="宋体" w:cs="宋体"/>
              <w:snapToGrid/>
              <w:spacing w:val="0"/>
              <w:kern w:val="0"/>
              <w:sz w:val="21"/>
              <w:szCs w:val="21"/>
            </w:rPr>
            <w:delText>，</w:delText>
          </w:r>
        </w:del>
      </w:ins>
      <w:ins w:id="1439" w:author="hui wan" w:date="2025-12-28T20:00:00Z">
        <w:r>
          <w:rPr>
            <w:rFonts w:hint="eastAsia" w:eastAsia="宋体" w:cs="宋体"/>
            <w:snapToGrid/>
            <w:spacing w:val="0"/>
            <w:kern w:val="0"/>
            <w:sz w:val="21"/>
            <w:szCs w:val="21"/>
          </w:rPr>
          <w:t>。</w:t>
        </w:r>
      </w:ins>
      <w:ins w:id="1440" w:author="Somomgbeom" w:date="2025-08-31T18:27:00Z">
        <w:r>
          <w:rPr>
            <w:rFonts w:hint="eastAsia" w:eastAsia="宋体" w:cs="宋体"/>
            <w:snapToGrid/>
            <w:spacing w:val="0"/>
            <w:kern w:val="0"/>
            <w:sz w:val="21"/>
            <w:szCs w:val="21"/>
          </w:rPr>
          <w:t>因此</w:t>
        </w:r>
      </w:ins>
      <w:ins w:id="1441" w:author="hui wan" w:date="2025-12-28T20:00:00Z">
        <w:r>
          <w:rPr>
            <w:rFonts w:hint="eastAsia" w:eastAsia="宋体" w:cs="宋体"/>
            <w:snapToGrid/>
            <w:spacing w:val="0"/>
            <w:kern w:val="0"/>
            <w:sz w:val="21"/>
            <w:szCs w:val="21"/>
          </w:rPr>
          <w:t>，</w:t>
        </w:r>
      </w:ins>
      <w:ins w:id="1442" w:author="Somomgbeom" w:date="2025-08-31T18:27:00Z">
        <w:r>
          <w:rPr>
            <w:rFonts w:hint="eastAsia" w:eastAsia="宋体" w:cs="宋体"/>
            <w:snapToGrid/>
            <w:spacing w:val="0"/>
            <w:kern w:val="0"/>
            <w:sz w:val="21"/>
            <w:szCs w:val="21"/>
          </w:rPr>
          <w:t>在后续实验中固定采用该值。</w:t>
        </w:r>
      </w:ins>
    </w:p>
    <w:p w14:paraId="5587B004">
      <w:pPr>
        <w:snapToGrid/>
        <w:spacing w:line="360" w:lineRule="auto"/>
        <w:ind w:firstLine="420" w:firstLineChars="200"/>
        <w:textAlignment w:val="center"/>
        <w:rPr>
          <w:ins w:id="1443" w:author="Somomgbeom" w:date="2025-08-31T18:16:00Z"/>
          <w:rFonts w:eastAsia="宋体" w:cs="宋体"/>
          <w:snapToGrid/>
          <w:spacing w:val="0"/>
          <w:kern w:val="0"/>
          <w:sz w:val="21"/>
          <w:szCs w:val="21"/>
        </w:rPr>
      </w:pPr>
      <w:ins w:id="1444" w:author="Somomgbeom" w:date="2025-08-31T18:16:00Z">
        <w:r>
          <w:rPr>
            <w:rFonts w:hint="eastAsia" w:eastAsia="宋体" w:cs="宋体"/>
            <w:bCs/>
            <w:snapToGrid/>
            <w:spacing w:val="0"/>
            <w:kern w:val="0"/>
            <w:sz w:val="21"/>
            <w:szCs w:val="21"/>
          </w:rPr>
          <w:t>（2）知识一致性损失</w:t>
        </w:r>
      </w:ins>
      <w:ins w:id="1445" w:author="hui wan" w:date="2025-12-28T19:39:00Z">
        <w:r>
          <w:rPr>
            <w:rFonts w:hint="eastAsia" w:eastAsia="宋体" w:cs="宋体"/>
            <w:bCs/>
            <w:snapToGrid/>
            <w:spacing w:val="0"/>
            <w:kern w:val="0"/>
            <w:sz w:val="21"/>
            <w:szCs w:val="21"/>
          </w:rPr>
          <w:t>。</w:t>
        </w:r>
      </w:ins>
    </w:p>
    <w:p w14:paraId="51787892">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知识一致性损失</w:t>
      </w:r>
      <w:del w:id="1446" w:author="hui wan" w:date="2025-12-28T20:00:00Z">
        <w:r>
          <w:rPr>
            <w:rFonts w:hint="eastAsia" w:eastAsia="宋体" w:cs="宋体"/>
            <w:snapToGrid/>
            <w:spacing w:val="0"/>
            <w:kern w:val="0"/>
            <w:sz w:val="21"/>
            <w:szCs w:val="21"/>
          </w:rPr>
          <w:delText>的引入，</w:delText>
        </w:r>
      </w:del>
      <w:r>
        <w:rPr>
          <w:rFonts w:hint="eastAsia" w:eastAsia="宋体" w:cs="宋体"/>
          <w:snapToGrid/>
          <w:spacing w:val="0"/>
          <w:kern w:val="0"/>
          <w:sz w:val="21"/>
          <w:szCs w:val="21"/>
        </w:rPr>
        <w:t>旨在</w:t>
      </w:r>
      <w:ins w:id="1447" w:author="hui wan" w:date="2025-12-28T20:00:00Z">
        <w:r>
          <w:rPr>
            <w:rFonts w:hint="eastAsia" w:eastAsia="宋体" w:cs="宋体"/>
            <w:snapToGrid/>
            <w:spacing w:val="0"/>
            <w:kern w:val="0"/>
            <w:sz w:val="21"/>
            <w:szCs w:val="21"/>
          </w:rPr>
          <w:t>约束</w:t>
        </w:r>
      </w:ins>
      <w:del w:id="1448" w:author="hui wan" w:date="2025-12-28T20:00:00Z">
        <w:r>
          <w:rPr>
            <w:rFonts w:hint="eastAsia" w:eastAsia="宋体" w:cs="宋体"/>
            <w:snapToGrid/>
            <w:spacing w:val="0"/>
            <w:kern w:val="0"/>
            <w:sz w:val="21"/>
            <w:szCs w:val="21"/>
          </w:rPr>
          <w:delText>确保</w:delText>
        </w:r>
      </w:del>
      <w:r>
        <w:rPr>
          <w:rFonts w:hint="eastAsia" w:eastAsia="宋体" w:cs="宋体"/>
          <w:snapToGrid/>
          <w:spacing w:val="0"/>
          <w:kern w:val="0"/>
          <w:sz w:val="21"/>
          <w:szCs w:val="21"/>
        </w:rPr>
        <w:t>模型学习到的知识表示在不同的时间步之间保持一致性。</w:t>
      </w:r>
      <w:ins w:id="1449" w:author="hui wan" w:date="2025-12-28T20:00:00Z">
        <w:r>
          <w:rPr>
            <w:rFonts w:hint="eastAsia" w:eastAsia="宋体" w:cs="宋体"/>
            <w:snapToGrid/>
            <w:spacing w:val="0"/>
            <w:kern w:val="0"/>
            <w:sz w:val="21"/>
            <w:szCs w:val="21"/>
          </w:rPr>
          <w:t>针对学生</w:t>
        </w:r>
      </w:ins>
      <w:del w:id="1450" w:author="hui wan" w:date="2025-12-28T20:00:00Z">
        <w:r>
          <w:rPr>
            <w:rFonts w:hint="eastAsia" w:eastAsia="宋体" w:cs="宋体"/>
            <w:snapToGrid/>
            <w:spacing w:val="0"/>
            <w:kern w:val="0"/>
            <w:sz w:val="21"/>
            <w:szCs w:val="21"/>
          </w:rPr>
          <w:delText>特别是在处理</w:delText>
        </w:r>
      </w:del>
      <w:del w:id="1451" w:author="hui wan" w:date="2025-12-28T20:01:00Z">
        <w:r>
          <w:rPr>
            <w:rFonts w:hint="eastAsia" w:eastAsia="宋体" w:cs="宋体"/>
            <w:snapToGrid/>
            <w:spacing w:val="0"/>
            <w:kern w:val="0"/>
            <w:sz w:val="21"/>
            <w:szCs w:val="21"/>
          </w:rPr>
          <w:delText>学生</w:delText>
        </w:r>
      </w:del>
      <w:r>
        <w:rPr>
          <w:rFonts w:hint="eastAsia" w:eastAsia="宋体" w:cs="宋体"/>
          <w:snapToGrid/>
          <w:spacing w:val="0"/>
          <w:kern w:val="0"/>
          <w:sz w:val="21"/>
          <w:szCs w:val="21"/>
        </w:rPr>
        <w:t>作答</w:t>
      </w:r>
      <w:ins w:id="1452" w:author="hui wan" w:date="2025-12-28T20:01:00Z">
        <w:r>
          <w:rPr>
            <w:rFonts w:hint="eastAsia" w:eastAsia="宋体" w:cs="宋体"/>
            <w:snapToGrid/>
            <w:spacing w:val="0"/>
            <w:kern w:val="0"/>
            <w:sz w:val="21"/>
            <w:szCs w:val="21"/>
          </w:rPr>
          <w:t>场景</w:t>
        </w:r>
      </w:ins>
      <w:r>
        <w:rPr>
          <w:rFonts w:hint="eastAsia" w:eastAsia="宋体" w:cs="宋体"/>
          <w:snapToGrid/>
          <w:spacing w:val="0"/>
          <w:kern w:val="0"/>
          <w:sz w:val="21"/>
          <w:szCs w:val="21"/>
        </w:rPr>
        <w:t>数据时，学生在某一时间点对某个知识点的掌握</w:t>
      </w:r>
      <w:ins w:id="1453" w:author="hui wan" w:date="2025-12-28T20:04:00Z">
        <w:r>
          <w:rPr>
            <w:rFonts w:hint="eastAsia" w:eastAsia="宋体" w:cs="宋体"/>
            <w:snapToGrid/>
            <w:spacing w:val="0"/>
            <w:kern w:val="0"/>
            <w:sz w:val="21"/>
            <w:szCs w:val="21"/>
          </w:rPr>
          <w:t>状态</w:t>
        </w:r>
      </w:ins>
      <w:r>
        <w:rPr>
          <w:rFonts w:hint="eastAsia" w:eastAsia="宋体" w:cs="宋体"/>
          <w:snapToGrid/>
          <w:spacing w:val="0"/>
          <w:kern w:val="0"/>
          <w:sz w:val="21"/>
          <w:szCs w:val="21"/>
        </w:rPr>
        <w:t>应与后续时间点的掌握状态相一致。为</w:t>
      </w:r>
      <w:del w:id="1454" w:author="hui wan" w:date="2025-12-28T20:04:00Z">
        <w:r>
          <w:rPr>
            <w:rFonts w:hint="eastAsia" w:eastAsia="宋体" w:cs="宋体"/>
            <w:snapToGrid/>
            <w:spacing w:val="0"/>
            <w:kern w:val="0"/>
            <w:sz w:val="21"/>
            <w:szCs w:val="21"/>
          </w:rPr>
          <w:delText>了</w:delText>
        </w:r>
      </w:del>
      <w:r>
        <w:rPr>
          <w:rFonts w:hint="eastAsia" w:eastAsia="宋体" w:cs="宋体"/>
          <w:snapToGrid/>
          <w:spacing w:val="0"/>
          <w:kern w:val="0"/>
          <w:sz w:val="21"/>
          <w:szCs w:val="21"/>
        </w:rPr>
        <w:t>度量知识表示之间的一致性，知识一致性损失通过计算特征向量之间的余弦相似性来评估不同时间步的知识状态一致性</w:t>
      </w:r>
      <w:del w:id="1455" w:author="hui wan" w:date="2025-12-28T20:04:00Z">
        <w:r>
          <w:rPr>
            <w:rFonts w:hint="eastAsia" w:eastAsia="宋体" w:cs="宋体"/>
            <w:snapToGrid/>
            <w:spacing w:val="0"/>
            <w:kern w:val="0"/>
            <w:sz w:val="21"/>
            <w:szCs w:val="21"/>
          </w:rPr>
          <w:delText>。具体公式为</w:delText>
        </w:r>
      </w:del>
      <w:r>
        <w:rPr>
          <w:rFonts w:hint="eastAsia" w:eastAsia="宋体" w:cs="宋体"/>
          <w:snapToGrid/>
          <w:spacing w:val="0"/>
          <w:kern w:val="0"/>
          <w:sz w:val="21"/>
          <w:szCs w:val="21"/>
        </w:rPr>
        <w:t>：</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613"/>
        <w:gridCol w:w="909"/>
      </w:tblGrid>
      <w:tr w14:paraId="7E93BDA6">
        <w:trPr>
          <w:jc w:val="center"/>
        </w:trPr>
        <w:tc>
          <w:tcPr>
            <w:tcW w:w="7613" w:type="dxa"/>
            <w:tcBorders>
              <w:top w:val="nil"/>
              <w:left w:val="nil"/>
              <w:bottom w:val="nil"/>
              <w:right w:val="nil"/>
            </w:tcBorders>
            <w:noWrap/>
            <w:vAlign w:val="center"/>
          </w:tcPr>
          <w:p w14:paraId="15B66131">
            <w:pPr>
              <w:spacing w:line="360" w:lineRule="auto"/>
              <w:jc w:val="center"/>
              <w:rPr>
                <w:rFonts w:eastAsia="宋体" w:cs="宋体"/>
                <w:snapToGrid/>
                <w:spacing w:val="0"/>
                <w:kern w:val="0"/>
                <w:sz w:val="21"/>
                <w:szCs w:val="21"/>
              </w:rPr>
            </w:pPr>
            <m:oMathPara>
              <m:oMath>
                <m:sSub>
                  <m:sSubPr>
                    <m:ctrlPr>
                      <w:ins w:id="1456" w:author="Somomgbeom" w:date="2025-09-01T22:24:00Z">
                        <w:rPr>
                          <w:rFonts w:hint="eastAsia" w:ascii="Cambria Math" w:hAnsi="Cambria Math"/>
                          <w:i/>
                          <w:iCs/>
                        </w:rPr>
                      </w:ins>
                    </m:ctrlPr>
                  </m:sSubPr>
                  <m:e>
                    <w:ins w:id="1457" w:author="Somomgbeom" w:date="2025-09-01T22:24:00Z">
                      <m:r>
                        <m:rPr/>
                        <w:rPr>
                          <w:rFonts w:ascii="Cambria Math" w:hAnsi="Cambria Math"/>
                        </w:rPr>
                        <m:t>L</m:t>
                      </m:r>
                    </w:ins>
                    <m:ctrlPr>
                      <w:ins w:id="1458" w:author="Somomgbeom" w:date="2025-09-01T22:24:00Z">
                        <w:rPr>
                          <w:rFonts w:hint="eastAsia" w:ascii="Cambria Math" w:hAnsi="Cambria Math"/>
                          <w:i/>
                          <w:iCs/>
                        </w:rPr>
                      </w:ins>
                    </m:ctrlPr>
                  </m:e>
                  <m:sub>
                    <w:ins w:id="1459" w:author="Somomgbeom" w:date="2025-09-01T22:24:00Z">
                      <m:r>
                        <m:rPr>
                          <m:nor/>
                          <m:sty m:val="p"/>
                        </m:rPr>
                        <w:rPr>
                          <w:rFonts w:hint="eastAsia" w:ascii="Cambria Math" w:hAnsi="Cambria Math"/>
                          <w:b w:val="0"/>
                          <w:i w:val="0"/>
                        </w:rPr>
                        <m:t>consistency</m:t>
                      </m:r>
                    </w:ins>
                    <m:ctrlPr>
                      <w:ins w:id="1460" w:author="Somomgbeom" w:date="2025-09-01T22:24:00Z">
                        <w:rPr>
                          <w:rFonts w:hint="eastAsia" w:ascii="Cambria Math" w:hAnsi="Cambria Math"/>
                          <w:i/>
                          <w:iCs/>
                        </w:rPr>
                      </w:ins>
                    </m:ctrlPr>
                  </m:sub>
                </m:sSub>
                <w:ins w:id="1461" w:author="Somomgbeom" w:date="2025-09-01T22:24:00Z">
                  <m:r>
                    <m:rPr/>
                    <w:rPr>
                      <w:rFonts w:hint="eastAsia" w:ascii="Cambria Math" w:hAnsi="Cambria Math"/>
                    </w:rPr>
                    <m:t>=</m:t>
                  </m:r>
                </w:ins>
                <m:f>
                  <m:fPr>
                    <m:ctrlPr>
                      <w:ins w:id="1462" w:author="Somomgbeom" w:date="2025-09-01T22:24:00Z">
                        <w:rPr>
                          <w:rFonts w:hint="eastAsia" w:ascii="Cambria Math" w:hAnsi="Cambria Math"/>
                          <w:i/>
                          <w:iCs/>
                        </w:rPr>
                      </w:ins>
                    </m:ctrlPr>
                  </m:fPr>
                  <m:num>
                    <w:ins w:id="1463" w:author="Somomgbeom" w:date="2025-09-01T22:24:00Z">
                      <m:r>
                        <m:rPr/>
                        <w:rPr>
                          <w:rFonts w:ascii="Cambria Math" w:hAnsi="Cambria Math"/>
                        </w:rPr>
                        <m:t>λ</m:t>
                      </m:r>
                    </w:ins>
                    <m:ctrlPr>
                      <w:ins w:id="1464" w:author="Somomgbeom" w:date="2025-09-01T22:24:00Z">
                        <w:rPr>
                          <w:rFonts w:hint="eastAsia" w:ascii="Cambria Math" w:hAnsi="Cambria Math"/>
                          <w:i/>
                          <w:iCs/>
                        </w:rPr>
                      </w:ins>
                    </m:ctrlPr>
                  </m:num>
                  <m:den>
                    <w:ins w:id="1465" w:author="Somomgbeom" w:date="2025-09-01T22:24:00Z">
                      <m:r>
                        <m:rPr/>
                        <w:rPr>
                          <w:rFonts w:ascii="Cambria Math" w:hAnsi="Cambria Math"/>
                        </w:rPr>
                        <m:t>B</m:t>
                      </m:r>
                    </w:ins>
                    <w:ins w:id="1466" w:author="Somomgbeom" w:date="2025-09-01T22:24:00Z">
                      <m:r>
                        <m:rPr/>
                        <w:rPr>
                          <w:rFonts w:hint="eastAsia" w:ascii="Cambria Math" w:hAnsi="Cambria Math"/>
                        </w:rPr>
                        <m:t>×</m:t>
                      </m:r>
                    </w:ins>
                    <w:ins w:id="1467" w:author="Somomgbeom" w:date="2025-09-01T22:24:00Z">
                      <m:r>
                        <m:rPr/>
                        <w:rPr>
                          <w:rFonts w:ascii="Cambria Math" w:hAnsi="Cambria Math"/>
                        </w:rPr>
                        <m:t>T</m:t>
                      </m:r>
                    </w:ins>
                    <m:ctrlPr>
                      <w:ins w:id="1468" w:author="Somomgbeom" w:date="2025-09-01T22:24:00Z">
                        <w:rPr>
                          <w:rFonts w:hint="eastAsia" w:ascii="Cambria Math" w:hAnsi="Cambria Math"/>
                          <w:i/>
                          <w:iCs/>
                        </w:rPr>
                      </w:ins>
                    </m:ctrlPr>
                  </m:den>
                </m:f>
                <m:nary>
                  <m:naryPr>
                    <m:chr m:val="∑"/>
                    <m:limLoc m:val="undOvr"/>
                    <m:ctrlPr>
                      <w:ins w:id="1469" w:author="Somomgbeom" w:date="2025-09-01T22:24:00Z">
                        <w:rPr>
                          <w:rFonts w:hint="eastAsia" w:ascii="Cambria Math" w:hAnsi="Cambria Math"/>
                          <w:i/>
                          <w:iCs/>
                        </w:rPr>
                      </w:ins>
                    </m:ctrlPr>
                  </m:naryPr>
                  <m:sub>
                    <w:ins w:id="1470" w:author="Somomgbeom" w:date="2025-09-01T22:24:00Z">
                      <m:r>
                        <m:rPr/>
                        <w:rPr>
                          <w:rFonts w:ascii="Cambria Math" w:hAnsi="Cambria Math"/>
                        </w:rPr>
                        <m:t>i</m:t>
                      </m:r>
                    </w:ins>
                    <w:ins w:id="1471" w:author="Somomgbeom" w:date="2025-09-01T22:24:00Z">
                      <m:r>
                        <m:rPr/>
                        <w:rPr>
                          <w:rFonts w:hint="eastAsia" w:ascii="Cambria Math" w:hAnsi="Cambria Math"/>
                        </w:rPr>
                        <m:t>=1</m:t>
                      </m:r>
                    </w:ins>
                    <m:ctrlPr>
                      <w:ins w:id="1472" w:author="Somomgbeom" w:date="2025-09-01T22:24:00Z">
                        <w:rPr>
                          <w:rFonts w:hint="eastAsia" w:ascii="Cambria Math" w:hAnsi="Cambria Math"/>
                          <w:i/>
                          <w:iCs/>
                        </w:rPr>
                      </w:ins>
                    </m:ctrlPr>
                  </m:sub>
                  <m:sup>
                    <w:ins w:id="1473" w:author="Somomgbeom" w:date="2025-09-01T22:24:00Z">
                      <m:r>
                        <m:rPr/>
                        <w:rPr>
                          <w:rFonts w:ascii="Cambria Math" w:hAnsi="Cambria Math"/>
                        </w:rPr>
                        <m:t>B×T</m:t>
                      </m:r>
                    </w:ins>
                    <m:ctrlPr>
                      <w:ins w:id="1474" w:author="Somomgbeom" w:date="2025-09-01T22:24:00Z">
                        <w:rPr>
                          <w:rFonts w:hint="eastAsia" w:ascii="Cambria Math" w:hAnsi="Cambria Math"/>
                          <w:i/>
                          <w:iCs/>
                        </w:rPr>
                      </w:ins>
                    </m:ctrlPr>
                  </m:sup>
                  <m:e>
                    <m:sSup>
                      <m:sSupPr>
                        <m:ctrlPr>
                          <w:ins w:id="1475" w:author="Somomgbeom" w:date="2025-09-01T22:24:00Z">
                            <w:rPr>
                              <w:rFonts w:hint="eastAsia" w:ascii="Cambria Math" w:hAnsi="Cambria Math"/>
                              <w:i/>
                              <w:iCs/>
                            </w:rPr>
                          </w:ins>
                        </m:ctrlPr>
                      </m:sSupPr>
                      <m:e>
                        <m:d>
                          <m:dPr>
                            <m:ctrlPr>
                              <w:ins w:id="1476" w:author="Somomgbeom" w:date="2025-09-01T22:24:00Z">
                                <w:rPr>
                                  <w:rFonts w:hint="eastAsia" w:ascii="Cambria Math" w:hAnsi="Cambria Math"/>
                                  <w:i/>
                                  <w:iCs/>
                                </w:rPr>
                              </w:ins>
                            </m:ctrlPr>
                          </m:dPr>
                          <m:e>
                            <w:ins w:id="1477" w:author="Somomgbeom" w:date="2025-09-01T22:24:00Z">
                              <m:r>
                                <m:rPr/>
                                <w:rPr>
                                  <w:rFonts w:ascii="Cambria Math" w:hAnsi="Cambria Math"/>
                                </w:rPr>
                                <m:t>1−</m:t>
                              </m:r>
                            </w:ins>
                            <w:ins w:id="1478" w:author="Somomgbeom" w:date="2025-09-01T22:24:00Z">
                              <m:r>
                                <m:rPr>
                                  <m:sty m:val="p"/>
                                </m:rPr>
                                <w:rPr>
                                  <w:rFonts w:ascii="Cambria Math" w:hAnsi="Cambria Math"/>
                                </w:rPr>
                                <m:t>cos</m:t>
                              </m:r>
                            </w:ins>
                            <m:d>
                              <m:dPr>
                                <m:ctrlPr>
                                  <w:ins w:id="1479" w:author="Somomgbeom" w:date="2025-09-01T22:24:00Z">
                                    <w:rPr>
                                      <w:rFonts w:hint="eastAsia" w:ascii="Cambria Math" w:hAnsi="Cambria Math"/>
                                      <w:i/>
                                      <w:iCs/>
                                    </w:rPr>
                                  </w:ins>
                                </m:ctrlPr>
                              </m:dPr>
                              <m:e>
                                <m:sSub>
                                  <m:sSubPr>
                                    <m:ctrlPr>
                                      <w:ins w:id="1480" w:author="Somomgbeom" w:date="2025-09-01T22:24:00Z">
                                        <w:rPr>
                                          <w:rFonts w:hint="eastAsia" w:ascii="Cambria Math" w:hAnsi="Cambria Math"/>
                                          <w:i/>
                                          <w:iCs/>
                                        </w:rPr>
                                      </w:ins>
                                    </m:ctrlPr>
                                  </m:sSubPr>
                                  <m:e>
                                    <w:ins w:id="1481" w:author="Somomgbeom" w:date="2025-09-01T22:24:00Z">
                                      <m:r>
                                        <m:rPr/>
                                        <w:rPr>
                                          <w:rFonts w:ascii="Cambria Math" w:hAnsi="Cambria Math"/>
                                        </w:rPr>
                                        <m:t>z</m:t>
                                      </m:r>
                                    </w:ins>
                                    <m:ctrlPr>
                                      <w:ins w:id="1482" w:author="Somomgbeom" w:date="2025-09-01T22:24:00Z">
                                        <w:rPr>
                                          <w:rFonts w:hint="eastAsia" w:ascii="Cambria Math" w:hAnsi="Cambria Math"/>
                                          <w:i/>
                                          <w:iCs/>
                                        </w:rPr>
                                      </w:ins>
                                    </m:ctrlPr>
                                  </m:e>
                                  <m:sub>
                                    <w:ins w:id="1483" w:author="Somomgbeom" w:date="2025-09-01T22:24:00Z">
                                      <m:r>
                                        <m:rPr>
                                          <m:sty m:val="p"/>
                                        </m:rPr>
                                        <w:rPr>
                                          <w:rFonts w:ascii="Cambria Math" w:hAnsi="Cambria Math"/>
                                        </w:rPr>
                                        <m:t>i</m:t>
                                      </m:r>
                                    </w:ins>
                                    <m:ctrlPr>
                                      <w:ins w:id="1484" w:author="Somomgbeom" w:date="2025-09-01T22:24:00Z">
                                        <w:rPr>
                                          <w:rFonts w:hint="eastAsia" w:ascii="Cambria Math" w:hAnsi="Cambria Math"/>
                                          <w:i/>
                                          <w:iCs/>
                                        </w:rPr>
                                      </w:ins>
                                    </m:ctrlPr>
                                  </m:sub>
                                </m:sSub>
                                <w:ins w:id="1485" w:author="Somomgbeom" w:date="2025-09-01T22:24:00Z">
                                  <m:r>
                                    <m:rPr/>
                                    <w:rPr>
                                      <w:rFonts w:hint="eastAsia" w:ascii="Cambria Math" w:hAnsi="Cambria Math"/>
                                    </w:rPr>
                                    <m:t>,</m:t>
                                  </m:r>
                                </w:ins>
                                <m:sSub>
                                  <m:sSubPr>
                                    <m:ctrlPr>
                                      <w:ins w:id="1486" w:author="Somomgbeom" w:date="2025-09-01T22:24:00Z">
                                        <w:rPr>
                                          <w:rFonts w:hint="eastAsia" w:ascii="Cambria Math" w:hAnsi="Cambria Math"/>
                                          <w:i/>
                                          <w:iCs/>
                                        </w:rPr>
                                      </w:ins>
                                    </m:ctrlPr>
                                  </m:sSubPr>
                                  <m:e>
                                    <w:ins w:id="1487" w:author="Somomgbeom" w:date="2025-09-01T22:24:00Z">
                                      <m:r>
                                        <m:rPr/>
                                        <w:rPr>
                                          <w:rFonts w:ascii="Cambria Math" w:hAnsi="Cambria Math"/>
                                        </w:rPr>
                                        <m:t>z</m:t>
                                      </m:r>
                                    </w:ins>
                                    <m:ctrlPr>
                                      <w:ins w:id="1488" w:author="Somomgbeom" w:date="2025-09-01T22:24:00Z">
                                        <w:rPr>
                                          <w:rFonts w:hint="eastAsia" w:ascii="Cambria Math" w:hAnsi="Cambria Math"/>
                                          <w:i/>
                                          <w:iCs/>
                                        </w:rPr>
                                      </w:ins>
                                    </m:ctrlPr>
                                  </m:e>
                                  <m:sub>
                                    <w:ins w:id="1489" w:author="Somomgbeom" w:date="2025-09-01T22:24:00Z">
                                      <m:r>
                                        <m:rPr>
                                          <m:sty m:val="p"/>
                                        </m:rPr>
                                        <w:rPr>
                                          <w:rFonts w:ascii="Cambria Math" w:hAnsi="Cambria Math"/>
                                        </w:rPr>
                                        <m:t>j</m:t>
                                      </m:r>
                                    </w:ins>
                                    <m:ctrlPr>
                                      <w:ins w:id="1490" w:author="Somomgbeom" w:date="2025-09-01T22:24:00Z">
                                        <w:rPr>
                                          <w:rFonts w:hint="eastAsia" w:ascii="Cambria Math" w:hAnsi="Cambria Math"/>
                                          <w:i/>
                                          <w:iCs/>
                                        </w:rPr>
                                      </w:ins>
                                    </m:ctrlPr>
                                  </m:sub>
                                </m:sSub>
                                <m:ctrlPr>
                                  <w:ins w:id="1491" w:author="Somomgbeom" w:date="2025-09-01T22:24:00Z">
                                    <w:rPr>
                                      <w:rFonts w:hint="eastAsia" w:ascii="Cambria Math" w:hAnsi="Cambria Math"/>
                                      <w:i/>
                                      <w:iCs/>
                                    </w:rPr>
                                  </w:ins>
                                </m:ctrlPr>
                              </m:e>
                            </m:d>
                            <m:ctrlPr>
                              <w:ins w:id="1492" w:author="Somomgbeom" w:date="2025-09-01T22:24:00Z">
                                <w:rPr>
                                  <w:rFonts w:hint="eastAsia" w:ascii="Cambria Math" w:hAnsi="Cambria Math"/>
                                  <w:i/>
                                  <w:iCs/>
                                </w:rPr>
                              </w:ins>
                            </m:ctrlPr>
                          </m:e>
                        </m:d>
                        <m:ctrlPr>
                          <w:ins w:id="1493" w:author="Somomgbeom" w:date="2025-09-01T22:24:00Z">
                            <w:rPr>
                              <w:rFonts w:hint="eastAsia" w:ascii="Cambria Math" w:hAnsi="Cambria Math"/>
                              <w:i/>
                              <w:iCs/>
                            </w:rPr>
                          </w:ins>
                        </m:ctrlPr>
                      </m:e>
                      <m:sup>
                        <w:ins w:id="1494" w:author="Somomgbeom" w:date="2025-09-01T22:24:00Z">
                          <m:r>
                            <m:rPr/>
                            <w:rPr>
                              <w:rFonts w:hint="eastAsia" w:ascii="Cambria Math" w:hAnsi="Cambria Math"/>
                            </w:rPr>
                            <m:t>2</m:t>
                          </m:r>
                        </w:ins>
                        <m:ctrlPr>
                          <w:ins w:id="1495" w:author="Somomgbeom" w:date="2025-09-01T22:24:00Z">
                            <w:rPr>
                              <w:rFonts w:hint="eastAsia" w:ascii="Cambria Math" w:hAnsi="Cambria Math"/>
                              <w:i/>
                              <w:iCs/>
                            </w:rPr>
                          </w:ins>
                        </m:ctrlPr>
                      </m:sup>
                    </m:sSup>
                    <m:ctrlPr>
                      <w:ins w:id="1496" w:author="Somomgbeom" w:date="2025-09-01T22:24:00Z">
                        <w:rPr>
                          <w:rFonts w:hint="eastAsia" w:ascii="Cambria Math" w:hAnsi="Cambria Math"/>
                          <w:i/>
                          <w:iCs/>
                        </w:rPr>
                      </w:ins>
                    </m:ctrlPr>
                  </m:e>
                </m:nary>
              </m:oMath>
            </m:oMathPara>
          </w:p>
        </w:tc>
        <w:tc>
          <w:tcPr>
            <w:tcW w:w="909" w:type="dxa"/>
            <w:tcBorders>
              <w:top w:val="nil"/>
              <w:left w:val="nil"/>
              <w:bottom w:val="nil"/>
              <w:right w:val="nil"/>
            </w:tcBorders>
            <w:noWrap/>
            <w:vAlign w:val="center"/>
          </w:tcPr>
          <w:p w14:paraId="10BB5AB6">
            <w:pPr>
              <w:spacing w:line="360" w:lineRule="auto"/>
              <w:ind w:firstLine="0"/>
              <w:jc w:val="right"/>
              <w:rPr>
                <w:rFonts w:eastAsia="宋体" w:cs="宋体"/>
                <w:snapToGrid/>
                <w:spacing w:val="0"/>
                <w:kern w:val="0"/>
                <w:sz w:val="21"/>
                <w:szCs w:val="21"/>
              </w:rPr>
            </w:pPr>
            <w:ins w:id="1497" w:author="Somomgbeom" w:date="2025-09-01T22:24:00Z">
              <w:r>
                <w:rPr/>
                <w:t>(</w:t>
              </w:r>
            </w:ins>
            <w:ins w:id="1498" w:author="Somomgbeom" w:date="2025-09-01T22:24:00Z">
              <w:r>
                <w:rPr>
                  <w:rFonts w:hint="eastAsia"/>
                </w:rPr>
                <w:t>9</w:t>
              </w:r>
            </w:ins>
            <w:ins w:id="1499" w:author="Somomgbeom" w:date="2025-09-01T22:24:00Z">
              <w:r>
                <w:rPr/>
                <w:t>)</w:t>
              </w:r>
            </w:ins>
          </w:p>
        </w:tc>
      </w:tr>
    </w:tbl>
    <w:p w14:paraId="2570AE8A">
      <w:pPr>
        <w:snapToGrid/>
        <w:spacing w:line="360" w:lineRule="auto"/>
        <w:ind w:firstLine="0"/>
        <w:textAlignment w:val="center"/>
        <w:rPr>
          <w:ins w:id="1500" w:author="hui wan" w:date="2025-12-28T19:39:00Z"/>
          <w:rFonts w:eastAsia="宋体" w:cs="宋体"/>
          <w:snapToGrid/>
          <w:spacing w:val="0"/>
          <w:kern w:val="0"/>
          <w:sz w:val="21"/>
          <w:szCs w:val="21"/>
        </w:rPr>
      </w:pPr>
      <w:r>
        <w:rPr>
          <w:rFonts w:hint="eastAsia" w:eastAsia="宋体" w:cs="宋体"/>
          <w:snapToGrid/>
          <w:spacing w:val="0"/>
          <w:kern w:val="0"/>
          <w:sz w:val="21"/>
          <w:szCs w:val="21"/>
        </w:rPr>
        <w:t>其中，</w:t>
      </w:r>
      <m:oMath>
        <m:r>
          <m:rPr/>
          <w:rPr>
            <w:rFonts w:hint="eastAsia" w:ascii="Cambria Math" w:hAnsi="Cambria Math" w:eastAsia="宋体" w:cs="宋体"/>
            <w:snapToGrid/>
            <w:spacing w:val="0"/>
            <w:kern w:val="0"/>
            <w:sz w:val="21"/>
            <w:szCs w:val="21"/>
          </w:rPr>
          <m:t>B</m:t>
        </m:r>
      </m:oMath>
      <w:r>
        <w:rPr>
          <w:rFonts w:hint="eastAsia" w:eastAsia="宋体" w:cs="宋体"/>
          <w:iCs/>
          <w:snapToGrid/>
          <w:spacing w:val="0"/>
          <w:kern w:val="0"/>
          <w:sz w:val="21"/>
          <w:szCs w:val="21"/>
        </w:rPr>
        <w:t>和</w:t>
      </w:r>
      <m:oMath>
        <m:r>
          <m:rPr/>
          <w:rPr>
            <w:rFonts w:hint="eastAsia" w:ascii="Cambria Math" w:hAnsi="Cambria Math" w:eastAsia="宋体" w:cs="宋体"/>
            <w:snapToGrid/>
            <w:spacing w:val="0"/>
            <w:kern w:val="0"/>
            <w:sz w:val="21"/>
            <w:szCs w:val="21"/>
          </w:rPr>
          <m:t>T</m:t>
        </m:r>
      </m:oMath>
      <w:r>
        <w:rPr>
          <w:rFonts w:hint="eastAsia" w:eastAsia="宋体" w:cs="宋体"/>
          <w:snapToGrid/>
          <w:spacing w:val="0"/>
          <w:kern w:val="0"/>
          <w:sz w:val="21"/>
          <w:szCs w:val="21"/>
        </w:rPr>
        <w:t>分别表示批量大小和序列长度，</w:t>
      </w:r>
      <m:oMath>
        <m:sSub>
          <m:sSubPr>
            <m:ctrlPr>
              <w:ins w:id="1501" w:author="Somomgbeom" w:date="2025-09-01T22:25:00Z">
                <w:rPr>
                  <w:rFonts w:hint="eastAsia" w:ascii="Cambria Math" w:hAnsi="Cambria Math"/>
                  <w:i/>
                  <w:iCs/>
                </w:rPr>
              </w:ins>
            </m:ctrlPr>
          </m:sSubPr>
          <m:e>
            <w:ins w:id="1502" w:author="Somomgbeom" w:date="2025-09-01T22:25:00Z">
              <m:r>
                <m:rPr/>
                <w:rPr>
                  <w:rFonts w:ascii="Cambria Math" w:hAnsi="Cambria Math"/>
                </w:rPr>
                <m:t>z</m:t>
              </m:r>
            </w:ins>
            <m:ctrlPr>
              <w:ins w:id="1503" w:author="Somomgbeom" w:date="2025-09-01T22:25:00Z">
                <w:rPr>
                  <w:rFonts w:hint="eastAsia" w:ascii="Cambria Math" w:hAnsi="Cambria Math"/>
                  <w:i/>
                  <w:iCs/>
                </w:rPr>
              </w:ins>
            </m:ctrlPr>
          </m:e>
          <m:sub>
            <w:ins w:id="1504" w:author="Somomgbeom" w:date="2025-09-01T22:25:00Z">
              <m:r>
                <m:rPr>
                  <m:sty m:val="p"/>
                </m:rPr>
                <w:rPr>
                  <w:rFonts w:ascii="Cambria Math" w:hAnsi="Cambria Math"/>
                </w:rPr>
                <m:t>i</m:t>
              </m:r>
            </w:ins>
            <m:ctrlPr>
              <w:ins w:id="1505" w:author="Somomgbeom" w:date="2025-09-01T22:25:00Z">
                <w:rPr>
                  <w:rFonts w:hint="eastAsia" w:ascii="Cambria Math" w:hAnsi="Cambria Math"/>
                  <w:i/>
                  <w:iCs/>
                </w:rPr>
              </w:ins>
            </m:ctrlPr>
          </m:sub>
        </m:sSub>
      </m:oMath>
      <w:r>
        <w:rPr>
          <w:rFonts w:hint="eastAsia" w:eastAsia="宋体" w:cs="宋体"/>
          <w:snapToGrid/>
          <w:spacing w:val="0"/>
          <w:kern w:val="0"/>
          <w:sz w:val="21"/>
          <w:szCs w:val="21"/>
        </w:rPr>
        <w:t>和</w:t>
      </w:r>
      <m:oMath>
        <m:sSub>
          <m:sSubPr>
            <m:ctrlPr>
              <w:ins w:id="1506" w:author="Somomgbeom" w:date="2025-09-01T22:25:00Z">
                <w:rPr>
                  <w:rFonts w:hint="eastAsia" w:ascii="Cambria Math" w:hAnsi="Cambria Math"/>
                  <w:i/>
                  <w:iCs/>
                </w:rPr>
              </w:ins>
            </m:ctrlPr>
          </m:sSubPr>
          <m:e>
            <w:ins w:id="1507" w:author="Somomgbeom" w:date="2025-09-01T22:25:00Z">
              <m:r>
                <m:rPr/>
                <w:rPr>
                  <w:rFonts w:ascii="Cambria Math" w:hAnsi="Cambria Math"/>
                </w:rPr>
                <m:t>z</m:t>
              </m:r>
            </w:ins>
            <m:ctrlPr>
              <w:ins w:id="1508" w:author="Somomgbeom" w:date="2025-09-01T22:25:00Z">
                <w:rPr>
                  <w:rFonts w:hint="eastAsia" w:ascii="Cambria Math" w:hAnsi="Cambria Math"/>
                  <w:i/>
                  <w:iCs/>
                </w:rPr>
              </w:ins>
            </m:ctrlPr>
          </m:e>
          <m:sub>
            <w:ins w:id="1509" w:author="Somomgbeom" w:date="2025-09-01T22:25:00Z">
              <m:r>
                <m:rPr>
                  <m:sty m:val="p"/>
                </m:rPr>
                <w:rPr>
                  <w:rFonts w:ascii="Cambria Math" w:hAnsi="Cambria Math"/>
                </w:rPr>
                <m:t>j</m:t>
              </m:r>
            </w:ins>
            <m:ctrlPr>
              <w:ins w:id="1510" w:author="Somomgbeom" w:date="2025-09-01T22:25:00Z">
                <w:rPr>
                  <w:rFonts w:hint="eastAsia" w:ascii="Cambria Math" w:hAnsi="Cambria Math"/>
                  <w:i/>
                  <w:iCs/>
                </w:rPr>
              </w:ins>
            </m:ctrlPr>
          </m:sub>
        </m:sSub>
      </m:oMath>
      <w:ins w:id="1511" w:author="hui wan" w:date="2025-12-28T20:05:00Z">
        <w:r>
          <w:rPr>
            <w:rFonts w:hint="eastAsia" w:eastAsia="宋体" w:cs="宋体"/>
            <w:snapToGrid/>
            <w:spacing w:val="0"/>
            <w:kern w:val="0"/>
            <w:sz w:val="21"/>
            <w:szCs w:val="21"/>
          </w:rPr>
          <w:t>分别表示不同时间步的</w:t>
        </w:r>
      </w:ins>
      <w:del w:id="1512" w:author="hui wan" w:date="2025-12-28T20:05:00Z">
        <w:r>
          <w:rPr>
            <w:rFonts w:hint="eastAsia" w:eastAsia="宋体" w:cs="宋体"/>
            <w:snapToGrid/>
            <w:spacing w:val="0"/>
            <w:kern w:val="0"/>
            <w:sz w:val="21"/>
            <w:szCs w:val="21"/>
          </w:rPr>
          <w:delText>为</w:delText>
        </w:r>
      </w:del>
      <w:r>
        <w:rPr>
          <w:rFonts w:hint="eastAsia" w:eastAsia="宋体" w:cs="宋体"/>
          <w:snapToGrid/>
          <w:spacing w:val="0"/>
          <w:kern w:val="0"/>
          <w:sz w:val="21"/>
          <w:szCs w:val="21"/>
        </w:rPr>
        <w:t>特征向量，</w:t>
      </w:r>
      <m:oMath>
        <w:ins w:id="1513" w:author="Somomgbeom" w:date="2025-09-01T22:25:00Z">
          <m:r>
            <m:rPr/>
            <w:rPr>
              <w:rFonts w:ascii="Cambria Math" w:hAnsi="Cambria Math"/>
            </w:rPr>
            <m:t>λ</m:t>
          </m:r>
        </w:ins>
      </m:oMath>
      <w:r>
        <w:rPr>
          <w:rFonts w:hint="eastAsia" w:eastAsia="宋体" w:cs="宋体"/>
          <w:snapToGrid/>
          <w:spacing w:val="0"/>
          <w:kern w:val="0"/>
          <w:sz w:val="21"/>
          <w:szCs w:val="21"/>
        </w:rPr>
        <w:t>为一致性损失的权重</w:t>
      </w:r>
      <w:ins w:id="1514" w:author="hui wan" w:date="2025-12-28T20:05:00Z">
        <w:r>
          <w:rPr>
            <w:rFonts w:hint="eastAsia" w:eastAsia="宋体" w:cs="宋体"/>
            <w:snapToGrid/>
            <w:spacing w:val="0"/>
            <w:kern w:val="0"/>
            <w:sz w:val="21"/>
            <w:szCs w:val="21"/>
          </w:rPr>
          <w:t>系数</w:t>
        </w:r>
      </w:ins>
      <w:r>
        <w:rPr>
          <w:rFonts w:hint="eastAsia" w:eastAsia="宋体" w:cs="宋体"/>
          <w:snapToGrid/>
          <w:spacing w:val="0"/>
          <w:kern w:val="0"/>
          <w:sz w:val="21"/>
          <w:szCs w:val="21"/>
        </w:rPr>
        <w:t>。</w:t>
      </w:r>
    </w:p>
    <w:p w14:paraId="04DF78BA">
      <w:pPr>
        <w:snapToGrid/>
        <w:spacing w:line="360" w:lineRule="auto"/>
        <w:ind w:firstLine="420" w:firstLineChars="0"/>
        <w:textAlignment w:val="center"/>
        <w:rPr>
          <w:rFonts w:eastAsia="宋体" w:cs="宋体"/>
          <w:snapToGrid/>
          <w:spacing w:val="0"/>
          <w:kern w:val="0"/>
          <w:sz w:val="21"/>
          <w:szCs w:val="21"/>
        </w:rPr>
        <w:pPrChange w:id="1515" w:author="hui wan" w:date="2025-12-28T19:39:00Z">
          <w:pPr>
            <w:snapToGrid/>
            <w:spacing w:line="360" w:lineRule="auto"/>
            <w:ind w:firstLine="420" w:firstLineChars="200"/>
            <w:textAlignment w:val="center"/>
          </w:pPr>
        </w:pPrChange>
      </w:pPr>
      <w:r>
        <w:rPr>
          <w:rFonts w:hint="eastAsia" w:eastAsia="宋体" w:cs="宋体"/>
          <w:snapToGrid/>
          <w:spacing w:val="0"/>
          <w:kern w:val="0"/>
          <w:sz w:val="21"/>
          <w:szCs w:val="21"/>
        </w:rPr>
        <w:t>知识一致性损失</w:t>
      </w:r>
      <w:ins w:id="1516" w:author="hui wan" w:date="2025-12-28T20:06:00Z">
        <w:r>
          <w:rPr>
            <w:rFonts w:hint="eastAsia" w:eastAsia="宋体" w:cs="宋体"/>
            <w:snapToGrid/>
            <w:spacing w:val="0"/>
            <w:kern w:val="0"/>
            <w:sz w:val="21"/>
            <w:szCs w:val="21"/>
          </w:rPr>
          <w:t>通过鼓励</w:t>
        </w:r>
      </w:ins>
      <w:del w:id="1517" w:author="hui wan" w:date="2025-12-28T20:06:00Z">
        <w:r>
          <w:rPr>
            <w:rFonts w:hint="eastAsia" w:eastAsia="宋体" w:cs="宋体"/>
            <w:snapToGrid/>
            <w:spacing w:val="0"/>
            <w:kern w:val="0"/>
            <w:sz w:val="21"/>
            <w:szCs w:val="21"/>
          </w:rPr>
          <w:delText>促进了</w:delText>
        </w:r>
      </w:del>
      <w:r>
        <w:rPr>
          <w:rFonts w:hint="eastAsia" w:eastAsia="宋体" w:cs="宋体"/>
          <w:snapToGrid/>
          <w:spacing w:val="0"/>
          <w:kern w:val="0"/>
          <w:sz w:val="21"/>
          <w:szCs w:val="21"/>
        </w:rPr>
        <w:t>知识表示</w:t>
      </w:r>
      <w:del w:id="1518" w:author="hui wan" w:date="2025-12-28T20:06:00Z">
        <w:r>
          <w:rPr>
            <w:rFonts w:hint="eastAsia" w:eastAsia="宋体" w:cs="宋体"/>
            <w:snapToGrid/>
            <w:spacing w:val="0"/>
            <w:kern w:val="0"/>
            <w:sz w:val="21"/>
            <w:szCs w:val="21"/>
          </w:rPr>
          <w:delText>的</w:delText>
        </w:r>
      </w:del>
      <w:r>
        <w:rPr>
          <w:rFonts w:hint="eastAsia" w:eastAsia="宋体" w:cs="宋体"/>
          <w:snapToGrid/>
          <w:spacing w:val="0"/>
          <w:kern w:val="0"/>
          <w:sz w:val="21"/>
          <w:szCs w:val="21"/>
        </w:rPr>
        <w:t>一致性，</w:t>
      </w:r>
      <w:ins w:id="1519" w:author="hui wan" w:date="2025-12-28T20:06:00Z">
        <w:r>
          <w:rPr>
            <w:rFonts w:hint="eastAsia" w:eastAsia="宋体" w:cs="宋体"/>
            <w:snapToGrid/>
            <w:spacing w:val="0"/>
            <w:kern w:val="0"/>
            <w:sz w:val="21"/>
            <w:szCs w:val="21"/>
          </w:rPr>
          <w:t>能够有效防止过拟合，提升</w:t>
        </w:r>
      </w:ins>
      <w:del w:id="1520" w:author="hui wan" w:date="2025-12-28T20:06:00Z">
        <w:r>
          <w:rPr>
            <w:rFonts w:hint="eastAsia" w:eastAsia="宋体" w:cs="宋体"/>
            <w:snapToGrid/>
            <w:spacing w:val="0"/>
            <w:kern w:val="0"/>
            <w:sz w:val="21"/>
            <w:szCs w:val="21"/>
          </w:rPr>
          <w:delText>确保</w:delText>
        </w:r>
      </w:del>
      <w:r>
        <w:rPr>
          <w:rFonts w:hint="eastAsia" w:eastAsia="宋体" w:cs="宋体"/>
          <w:snapToGrid/>
          <w:spacing w:val="0"/>
          <w:kern w:val="0"/>
          <w:sz w:val="21"/>
          <w:szCs w:val="21"/>
        </w:rPr>
        <w:t>模型</w:t>
      </w:r>
      <w:ins w:id="1521" w:author="hui wan" w:date="2025-12-28T20:06:00Z">
        <w:r>
          <w:rPr>
            <w:rFonts w:hint="eastAsia" w:eastAsia="宋体" w:cs="宋体"/>
            <w:snapToGrid/>
            <w:spacing w:val="0"/>
            <w:kern w:val="0"/>
            <w:sz w:val="21"/>
            <w:szCs w:val="21"/>
          </w:rPr>
          <w:t>泛化能力</w:t>
        </w:r>
      </w:ins>
      <w:del w:id="1522" w:author="hui wan" w:date="2025-12-28T20:06:00Z">
        <w:r>
          <w:rPr>
            <w:rFonts w:hint="eastAsia" w:eastAsia="宋体" w:cs="宋体"/>
            <w:snapToGrid/>
            <w:spacing w:val="0"/>
            <w:kern w:val="0"/>
            <w:sz w:val="21"/>
            <w:szCs w:val="21"/>
          </w:rPr>
          <w:delText>能够保持稳定的知识表示，防止出现过度拟合的现象</w:delText>
        </w:r>
      </w:del>
      <w:r>
        <w:rPr>
          <w:rFonts w:hint="eastAsia" w:eastAsia="宋体" w:cs="宋体"/>
          <w:snapToGrid/>
          <w:spacing w:val="0"/>
          <w:kern w:val="0"/>
          <w:sz w:val="21"/>
          <w:szCs w:val="21"/>
        </w:rPr>
        <w:t>。</w:t>
      </w:r>
    </w:p>
    <w:p w14:paraId="0C272EF2">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模型的总损失函数由加权二元交叉熵损失、知识一致性损失和正则化损失三部分组成</w:t>
      </w:r>
      <w:del w:id="1523" w:author="hui wan" w:date="2025-12-28T20:07:00Z">
        <w:r>
          <w:rPr>
            <w:rFonts w:hint="eastAsia" w:eastAsia="宋体" w:cs="宋体"/>
            <w:snapToGrid/>
            <w:spacing w:val="0"/>
            <w:kern w:val="0"/>
            <w:sz w:val="21"/>
            <w:szCs w:val="21"/>
          </w:rPr>
          <w:delText>，公式如下</w:delText>
        </w:r>
      </w:del>
      <w:r>
        <w:rPr>
          <w:rFonts w:hint="eastAsia" w:eastAsia="宋体" w:cs="宋体"/>
          <w:snapToGrid/>
          <w:spacing w:val="0"/>
          <w:kern w:val="0"/>
          <w:sz w:val="21"/>
          <w:szCs w:val="21"/>
        </w:rPr>
        <w:t>：</w:t>
      </w:r>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8"/>
        <w:gridCol w:w="1014"/>
      </w:tblGrid>
      <w:tr w14:paraId="62F6BD60">
        <w:trPr>
          <w:jc w:val="center"/>
        </w:trPr>
        <w:tc>
          <w:tcPr>
            <w:tcW w:w="7508" w:type="dxa"/>
            <w:tcBorders>
              <w:top w:val="nil"/>
              <w:left w:val="nil"/>
              <w:bottom w:val="nil"/>
              <w:right w:val="nil"/>
            </w:tcBorders>
            <w:noWrap/>
            <w:vAlign w:val="center"/>
          </w:tcPr>
          <w:p w14:paraId="5640B64E">
            <w:pPr>
              <w:spacing w:line="360" w:lineRule="auto"/>
              <w:jc w:val="center"/>
              <w:rPr>
                <w:rFonts w:eastAsia="宋体" w:cs="宋体"/>
                <w:snapToGrid/>
                <w:spacing w:val="0"/>
                <w:kern w:val="0"/>
                <w:sz w:val="21"/>
                <w:szCs w:val="21"/>
              </w:rPr>
            </w:pPr>
            <m:oMathPara>
              <m:oMath>
                <m:sSub>
                  <m:sSubPr>
                    <m:ctrlPr>
                      <w:ins w:id="1524" w:author="Somomgbeom" w:date="2025-09-01T22:25:00Z">
                        <w:rPr>
                          <w:rFonts w:hint="eastAsia" w:ascii="Cambria Math" w:hAnsi="Cambria Math"/>
                        </w:rPr>
                      </w:ins>
                    </m:ctrlPr>
                  </m:sSubPr>
                  <m:e>
                    <w:ins w:id="1525" w:author="Somomgbeom" w:date="2025-09-01T22:25:00Z">
                      <m:r>
                        <m:rPr/>
                        <w:rPr>
                          <w:rFonts w:ascii="Cambria Math" w:hAnsi="Cambria Math"/>
                        </w:rPr>
                        <m:t>L</m:t>
                      </m:r>
                    </w:ins>
                    <m:ctrlPr>
                      <w:ins w:id="1526" w:author="Somomgbeom" w:date="2025-09-01T22:25:00Z">
                        <w:rPr>
                          <w:rFonts w:hint="eastAsia" w:ascii="Cambria Math" w:hAnsi="Cambria Math"/>
                        </w:rPr>
                      </w:ins>
                    </m:ctrlPr>
                  </m:e>
                  <m:sub>
                    <w:ins w:id="1527" w:author="Somomgbeom" w:date="2025-09-01T22:25:00Z">
                      <m:r>
                        <m:rPr>
                          <m:nor/>
                          <m:sty m:val="p"/>
                        </m:rPr>
                        <w:rPr>
                          <w:rFonts w:hint="eastAsia" w:ascii="Cambria Math" w:hAnsi="Cambria Math"/>
                          <w:b w:val="0"/>
                          <w:i w:val="0"/>
                        </w:rPr>
                        <m:t>total</m:t>
                      </m:r>
                    </w:ins>
                    <m:ctrlPr>
                      <w:ins w:id="1528" w:author="Somomgbeom" w:date="2025-09-01T22:25:00Z">
                        <w:rPr>
                          <w:rFonts w:hint="eastAsia" w:ascii="Cambria Math" w:hAnsi="Cambria Math"/>
                        </w:rPr>
                      </w:ins>
                    </m:ctrlPr>
                  </m:sub>
                </m:sSub>
                <w:ins w:id="1529" w:author="Somomgbeom" w:date="2025-09-01T22:25:00Z">
                  <m:r>
                    <m:rPr>
                      <m:sty m:val="p"/>
                    </m:rPr>
                    <w:rPr>
                      <w:rFonts w:hint="eastAsia" w:ascii="Cambria Math" w:hAnsi="Cambria Math"/>
                    </w:rPr>
                    <m:t>=</m:t>
                  </m:r>
                </w:ins>
                <m:sSub>
                  <m:sSubPr>
                    <m:ctrlPr>
                      <w:ins w:id="1530" w:author="Somomgbeom" w:date="2025-09-01T22:25:00Z">
                        <w:rPr>
                          <w:rFonts w:hint="eastAsia" w:ascii="Cambria Math" w:hAnsi="Cambria Math"/>
                        </w:rPr>
                      </w:ins>
                    </m:ctrlPr>
                  </m:sSubPr>
                  <m:e>
                    <w:ins w:id="1531" w:author="Somomgbeom" w:date="2025-09-01T22:25:00Z">
                      <m:r>
                        <m:rPr/>
                        <w:rPr>
                          <w:rFonts w:ascii="Cambria Math" w:hAnsi="Cambria Math"/>
                        </w:rPr>
                        <m:t>L</m:t>
                      </m:r>
                    </w:ins>
                    <m:ctrlPr>
                      <w:ins w:id="1532" w:author="Somomgbeom" w:date="2025-09-01T22:25:00Z">
                        <w:rPr>
                          <w:rFonts w:hint="eastAsia" w:ascii="Cambria Math" w:hAnsi="Cambria Math"/>
                        </w:rPr>
                      </w:ins>
                    </m:ctrlPr>
                  </m:e>
                  <m:sub>
                    <w:ins w:id="1533" w:author="Somomgbeom" w:date="2025-09-01T22:25:00Z">
                      <m:r>
                        <m:rPr>
                          <m:nor/>
                          <m:sty m:val="p"/>
                        </m:rPr>
                        <w:rPr>
                          <w:rFonts w:hint="eastAsia" w:ascii="Cambria Math" w:hAnsi="Cambria Math"/>
                          <w:b w:val="0"/>
                          <w:i w:val="0"/>
                        </w:rPr>
                        <m:t>BCE</m:t>
                      </m:r>
                    </w:ins>
                    <m:ctrlPr>
                      <w:ins w:id="1534" w:author="Somomgbeom" w:date="2025-09-01T22:25:00Z">
                        <w:rPr>
                          <w:rFonts w:hint="eastAsia" w:ascii="Cambria Math" w:hAnsi="Cambria Math"/>
                        </w:rPr>
                      </w:ins>
                    </m:ctrlPr>
                  </m:sub>
                </m:sSub>
                <w:ins w:id="1535" w:author="Somomgbeom" w:date="2025-09-01T22:25:00Z">
                  <m:r>
                    <m:rPr>
                      <m:sty m:val="p"/>
                    </m:rPr>
                    <w:rPr>
                      <w:rFonts w:hint="eastAsia" w:ascii="Cambria Math" w:hAnsi="Cambria Math"/>
                    </w:rPr>
                    <m:t>+</m:t>
                  </m:r>
                </w:ins>
                <m:sSub>
                  <m:sSubPr>
                    <m:ctrlPr>
                      <w:ins w:id="1536" w:author="Somomgbeom" w:date="2025-09-01T22:25:00Z">
                        <w:rPr>
                          <w:rFonts w:hint="eastAsia" w:ascii="Cambria Math" w:hAnsi="Cambria Math"/>
                        </w:rPr>
                      </w:ins>
                    </m:ctrlPr>
                  </m:sSubPr>
                  <m:e>
                    <w:ins w:id="1537" w:author="Somomgbeom" w:date="2025-09-01T22:25:00Z">
                      <m:r>
                        <m:rPr/>
                        <w:rPr>
                          <w:rFonts w:ascii="Cambria Math" w:hAnsi="Cambria Math"/>
                        </w:rPr>
                        <m:t>L</m:t>
                      </m:r>
                    </w:ins>
                    <m:ctrlPr>
                      <w:ins w:id="1538" w:author="Somomgbeom" w:date="2025-09-01T22:25:00Z">
                        <w:rPr>
                          <w:rFonts w:hint="eastAsia" w:ascii="Cambria Math" w:hAnsi="Cambria Math"/>
                        </w:rPr>
                      </w:ins>
                    </m:ctrlPr>
                  </m:e>
                  <m:sub>
                    <w:ins w:id="1539" w:author="Somomgbeom" w:date="2025-09-01T22:25:00Z">
                      <m:r>
                        <m:rPr>
                          <m:nor/>
                          <m:sty m:val="p"/>
                        </m:rPr>
                        <w:rPr>
                          <w:rFonts w:hint="eastAsia" w:ascii="Cambria Math" w:hAnsi="Cambria Math"/>
                          <w:b w:val="0"/>
                          <w:i w:val="0"/>
                        </w:rPr>
                        <m:t>consistency</m:t>
                      </m:r>
                    </w:ins>
                    <m:ctrlPr>
                      <w:ins w:id="1540" w:author="Somomgbeom" w:date="2025-09-01T22:25:00Z">
                        <w:rPr>
                          <w:rFonts w:hint="eastAsia" w:ascii="Cambria Math" w:hAnsi="Cambria Math"/>
                        </w:rPr>
                      </w:ins>
                    </m:ctrlPr>
                  </m:sub>
                </m:sSub>
                <w:ins w:id="1541" w:author="Somomgbeom" w:date="2025-09-01T22:25:00Z">
                  <m:r>
                    <m:rPr>
                      <m:sty m:val="p"/>
                    </m:rPr>
                    <w:rPr>
                      <w:rFonts w:hint="eastAsia" w:ascii="Cambria Math" w:hAnsi="Cambria Math"/>
                    </w:rPr>
                    <m:t>+</m:t>
                  </m:r>
                </w:ins>
                <m:sSub>
                  <m:sSubPr>
                    <m:ctrlPr>
                      <w:ins w:id="1542" w:author="Somomgbeom" w:date="2025-09-01T22:25:00Z">
                        <w:rPr>
                          <w:rFonts w:hint="eastAsia" w:ascii="Cambria Math" w:hAnsi="Cambria Math"/>
                        </w:rPr>
                      </w:ins>
                    </m:ctrlPr>
                  </m:sSubPr>
                  <m:e>
                    <w:ins w:id="1543" w:author="Somomgbeom" w:date="2025-09-01T22:25:00Z">
                      <m:r>
                        <m:rPr/>
                        <w:rPr>
                          <w:rFonts w:ascii="Cambria Math" w:hAnsi="Cambria Math"/>
                        </w:rPr>
                        <m:t>λ</m:t>
                      </m:r>
                    </w:ins>
                    <m:ctrlPr>
                      <w:ins w:id="1544" w:author="Somomgbeom" w:date="2025-09-01T22:25:00Z">
                        <w:rPr>
                          <w:rFonts w:hint="eastAsia" w:ascii="Cambria Math" w:hAnsi="Cambria Math"/>
                        </w:rPr>
                      </w:ins>
                    </m:ctrlPr>
                  </m:e>
                  <m:sub>
                    <w:ins w:id="1545" w:author="Somomgbeom" w:date="2025-09-01T22:25:00Z">
                      <m:r>
                        <m:rPr>
                          <m:nor/>
                          <m:sty m:val="p"/>
                        </m:rPr>
                        <w:rPr>
                          <w:rFonts w:hint="eastAsia" w:ascii="Cambria Math" w:hAnsi="Cambria Math"/>
                          <w:b w:val="0"/>
                          <w:i w:val="0"/>
                        </w:rPr>
                        <m:t xml:space="preserve"> reg</m:t>
                      </m:r>
                    </w:ins>
                    <m:ctrlPr>
                      <w:ins w:id="1546" w:author="Somomgbeom" w:date="2025-09-01T22:25:00Z">
                        <w:rPr>
                          <w:rFonts w:hint="eastAsia" w:ascii="Cambria Math" w:hAnsi="Cambria Math"/>
                        </w:rPr>
                      </w:ins>
                    </m:ctrlPr>
                  </m:sub>
                </m:sSub>
                <m:sSub>
                  <m:sSubPr>
                    <m:ctrlPr>
                      <w:ins w:id="1547" w:author="Somomgbeom" w:date="2025-09-01T22:25:00Z">
                        <w:rPr>
                          <w:rFonts w:hint="eastAsia" w:ascii="Cambria Math" w:hAnsi="Cambria Math"/>
                        </w:rPr>
                      </w:ins>
                    </m:ctrlPr>
                  </m:sSubPr>
                  <m:e>
                    <w:ins w:id="1548" w:author="Somomgbeom" w:date="2025-09-01T22:25:00Z">
                      <m:r>
                        <m:rPr/>
                        <w:rPr>
                          <w:rFonts w:ascii="Cambria Math" w:hAnsi="Cambria Math"/>
                        </w:rPr>
                        <m:t>L</m:t>
                      </m:r>
                    </w:ins>
                    <m:ctrlPr>
                      <w:ins w:id="1549" w:author="Somomgbeom" w:date="2025-09-01T22:25:00Z">
                        <w:rPr>
                          <w:rFonts w:hint="eastAsia" w:ascii="Cambria Math" w:hAnsi="Cambria Math"/>
                        </w:rPr>
                      </w:ins>
                    </m:ctrlPr>
                  </m:e>
                  <m:sub>
                    <w:ins w:id="1550" w:author="Somomgbeom" w:date="2025-09-01T22:25:00Z">
                      <m:r>
                        <m:rPr>
                          <m:nor/>
                          <m:sty m:val="p"/>
                        </m:rPr>
                        <w:rPr>
                          <w:rFonts w:hint="eastAsia" w:ascii="Cambria Math" w:hAnsi="Cambria Math"/>
                          <w:b w:val="0"/>
                          <w:i w:val="0"/>
                        </w:rPr>
                        <m:t xml:space="preserve"> reg</m:t>
                      </m:r>
                    </w:ins>
                    <m:ctrlPr>
                      <w:ins w:id="1551" w:author="Somomgbeom" w:date="2025-09-01T22:25:00Z">
                        <w:rPr>
                          <w:rFonts w:hint="eastAsia" w:ascii="Cambria Math" w:hAnsi="Cambria Math"/>
                        </w:rPr>
                      </w:ins>
                    </m:ctrlPr>
                  </m:sub>
                </m:sSub>
              </m:oMath>
            </m:oMathPara>
          </w:p>
        </w:tc>
        <w:tc>
          <w:tcPr>
            <w:tcW w:w="1014" w:type="dxa"/>
            <w:tcBorders>
              <w:top w:val="nil"/>
              <w:left w:val="nil"/>
              <w:bottom w:val="nil"/>
              <w:right w:val="nil"/>
            </w:tcBorders>
            <w:noWrap/>
            <w:vAlign w:val="center"/>
          </w:tcPr>
          <w:p w14:paraId="0B9EB79D">
            <w:pPr>
              <w:spacing w:line="360" w:lineRule="auto"/>
              <w:ind w:firstLine="0"/>
              <w:jc w:val="right"/>
              <w:rPr>
                <w:rFonts w:eastAsia="宋体" w:cs="宋体"/>
                <w:snapToGrid/>
                <w:spacing w:val="0"/>
                <w:kern w:val="0"/>
                <w:sz w:val="21"/>
                <w:szCs w:val="21"/>
              </w:rPr>
            </w:pPr>
            <w:ins w:id="1552" w:author="Somomgbeom" w:date="2025-09-01T22:25:00Z">
              <w:r>
                <w:rPr/>
                <w:t>(</w:t>
              </w:r>
            </w:ins>
            <w:ins w:id="1553" w:author="Somomgbeom" w:date="2025-09-01T22:25:00Z">
              <w:r>
                <w:rPr>
                  <w:rFonts w:hint="eastAsia"/>
                </w:rPr>
                <w:t>10</w:t>
              </w:r>
            </w:ins>
            <w:ins w:id="1554" w:author="Somomgbeom" w:date="2025-09-01T22:25:00Z">
              <w:r>
                <w:rPr/>
                <w:t>)</w:t>
              </w:r>
            </w:ins>
          </w:p>
        </w:tc>
      </w:tr>
    </w:tbl>
    <w:p w14:paraId="14ABA31C">
      <w:pPr>
        <w:snapToGrid/>
        <w:spacing w:line="360" w:lineRule="auto"/>
        <w:ind w:firstLine="0" w:firstLineChars="0"/>
        <w:textAlignment w:val="center"/>
        <w:rPr>
          <w:ins w:id="1556" w:author="hui wan" w:date="2025-12-28T19:39:00Z"/>
          <w:rFonts w:eastAsia="宋体" w:cs="宋体"/>
          <w:snapToGrid/>
          <w:spacing w:val="0"/>
          <w:kern w:val="0"/>
          <w:sz w:val="21"/>
          <w:szCs w:val="21"/>
        </w:rPr>
        <w:pPrChange w:id="1555" w:author="hui wan" w:date="2025-12-28T19:39:00Z">
          <w:pPr>
            <w:snapToGrid/>
            <w:spacing w:line="360" w:lineRule="auto"/>
            <w:ind w:firstLine="420" w:firstLineChars="200"/>
            <w:textAlignment w:val="center"/>
          </w:pPr>
        </w:pPrChange>
      </w:pPr>
      <w:r>
        <w:rPr>
          <w:rFonts w:hint="eastAsia" w:eastAsia="宋体" w:cs="宋体"/>
          <w:snapToGrid/>
          <w:spacing w:val="0"/>
          <w:kern w:val="0"/>
          <w:sz w:val="21"/>
          <w:szCs w:val="21"/>
        </w:rPr>
        <w:t>其中，</w:t>
      </w:r>
      <m:oMath>
        <m:sSub>
          <m:sSubPr>
            <m:ctrlPr>
              <w:ins w:id="1557" w:author="Somomgbeom" w:date="2025-09-02T20:25:00Z">
                <w:rPr>
                  <w:rFonts w:hint="eastAsia" w:ascii="Cambria Math" w:hAnsi="Cambria Math"/>
                </w:rPr>
              </w:ins>
            </m:ctrlPr>
          </m:sSubPr>
          <m:e>
            <w:ins w:id="1558" w:author="Somomgbeom" w:date="2025-09-02T20:25:00Z">
              <m:r>
                <m:rPr/>
                <w:rPr>
                  <w:rFonts w:ascii="Cambria Math" w:hAnsi="Cambria Math"/>
                </w:rPr>
                <m:t>L</m:t>
              </m:r>
            </w:ins>
            <m:ctrlPr>
              <w:ins w:id="1559" w:author="Somomgbeom" w:date="2025-09-02T20:25:00Z">
                <w:rPr>
                  <w:rFonts w:hint="eastAsia" w:ascii="Cambria Math" w:hAnsi="Cambria Math"/>
                </w:rPr>
              </w:ins>
            </m:ctrlPr>
          </m:e>
          <m:sub>
            <w:ins w:id="1560" w:author="Somomgbeom" w:date="2025-09-02T20:25:00Z">
              <m:r>
                <m:rPr>
                  <m:nor/>
                  <m:sty m:val="p"/>
                </m:rPr>
                <w:rPr>
                  <w:rFonts w:hint="eastAsia" w:ascii="Cambria Math" w:hAnsi="Cambria Math"/>
                  <w:b w:val="0"/>
                  <w:i w:val="0"/>
                </w:rPr>
                <m:t xml:space="preserve"> reg</m:t>
              </m:r>
            </w:ins>
            <m:ctrlPr>
              <w:ins w:id="1561" w:author="Somomgbeom" w:date="2025-09-02T20:25:00Z">
                <w:rPr>
                  <w:rFonts w:hint="eastAsia" w:ascii="Cambria Math" w:hAnsi="Cambria Math"/>
                </w:rPr>
              </w:ins>
            </m:ctrlPr>
          </m:sub>
        </m:sSub>
      </m:oMath>
      <w:r>
        <w:rPr>
          <w:rFonts w:hint="eastAsia" w:eastAsia="宋体" w:cs="宋体"/>
          <w:snapToGrid/>
          <w:spacing w:val="0"/>
          <w:kern w:val="0"/>
          <w:sz w:val="21"/>
          <w:szCs w:val="21"/>
        </w:rPr>
        <w:t>为正则化损失，</w:t>
      </w:r>
      <m:oMath>
        <m:sSub>
          <m:sSubPr>
            <m:ctrlPr>
              <w:ins w:id="1562" w:author="Somomgbeom" w:date="2025-09-01T22:25:00Z">
                <w:rPr>
                  <w:rFonts w:hint="eastAsia" w:ascii="Cambria Math" w:hAnsi="Cambria Math"/>
                </w:rPr>
              </w:ins>
            </m:ctrlPr>
          </m:sSubPr>
          <m:e>
            <w:ins w:id="1563" w:author="Somomgbeom" w:date="2025-09-01T22:25:00Z">
              <m:r>
                <m:rPr/>
                <w:rPr>
                  <w:rFonts w:ascii="Cambria Math" w:hAnsi="Cambria Math"/>
                </w:rPr>
                <m:t>λ</m:t>
              </m:r>
            </w:ins>
            <m:ctrlPr>
              <w:ins w:id="1564" w:author="Somomgbeom" w:date="2025-09-01T22:25:00Z">
                <w:rPr>
                  <w:rFonts w:hint="eastAsia" w:ascii="Cambria Math" w:hAnsi="Cambria Math"/>
                </w:rPr>
              </w:ins>
            </m:ctrlPr>
          </m:e>
          <m:sub>
            <w:ins w:id="1565" w:author="Somomgbeom" w:date="2025-09-01T22:25:00Z">
              <m:r>
                <m:rPr>
                  <m:nor/>
                  <m:sty m:val="p"/>
                </m:rPr>
                <w:rPr>
                  <w:rFonts w:hint="eastAsia" w:ascii="Cambria Math" w:hAnsi="Cambria Math"/>
                  <w:b w:val="0"/>
                  <w:i w:val="0"/>
                </w:rPr>
                <m:t xml:space="preserve"> reg</m:t>
              </m:r>
            </w:ins>
            <m:ctrlPr>
              <w:ins w:id="1566" w:author="Somomgbeom" w:date="2025-09-01T22:25:00Z">
                <w:rPr>
                  <w:rFonts w:hint="eastAsia" w:ascii="Cambria Math" w:hAnsi="Cambria Math"/>
                </w:rPr>
              </w:ins>
            </m:ctrlPr>
          </m:sub>
        </m:sSub>
      </m:oMath>
      <w:r>
        <w:rPr>
          <w:rFonts w:hint="eastAsia" w:eastAsia="宋体" w:cs="宋体"/>
          <w:snapToGrid/>
          <w:spacing w:val="0"/>
          <w:kern w:val="0"/>
          <w:sz w:val="21"/>
          <w:szCs w:val="21"/>
        </w:rPr>
        <w:t>为其权重。</w:t>
      </w:r>
    </w:p>
    <w:p w14:paraId="2ECC06AF">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正则化损失有助于防止模型的过拟合，而加权二元交叉熵损失与知识一致性损失则分别用于提高</w:t>
      </w:r>
      <w:ins w:id="1567" w:author="hui wan" w:date="2025-12-28T20:07:00Z">
        <w:r>
          <w:rPr>
            <w:rFonts w:hint="eastAsia" w:eastAsia="宋体" w:cs="宋体"/>
            <w:snapToGrid/>
            <w:spacing w:val="0"/>
            <w:kern w:val="0"/>
            <w:sz w:val="21"/>
            <w:szCs w:val="21"/>
          </w:rPr>
          <w:t>模型的</w:t>
        </w:r>
      </w:ins>
      <w:r>
        <w:rPr>
          <w:rFonts w:hint="eastAsia" w:eastAsia="宋体" w:cs="宋体"/>
          <w:snapToGrid/>
          <w:spacing w:val="0"/>
          <w:kern w:val="0"/>
          <w:sz w:val="21"/>
          <w:szCs w:val="21"/>
        </w:rPr>
        <w:t>分类准确性和增强模型的知识表示一致性。</w:t>
      </w:r>
    </w:p>
    <w:p w14:paraId="6429363F">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通过</w:t>
      </w:r>
      <w:del w:id="1568" w:author="hui wan" w:date="2025-12-28T20:07:00Z">
        <w:r>
          <w:rPr>
            <w:rFonts w:hint="eastAsia" w:eastAsia="宋体" w:cs="宋体"/>
            <w:snapToGrid/>
            <w:spacing w:val="0"/>
            <w:kern w:val="0"/>
            <w:sz w:val="21"/>
            <w:szCs w:val="21"/>
          </w:rPr>
          <w:delText>这种</w:delText>
        </w:r>
      </w:del>
      <w:ins w:id="1569" w:author="hui wan" w:date="2025-12-28T20:07:00Z">
        <w:r>
          <w:rPr>
            <w:rFonts w:hint="eastAsia" w:eastAsia="宋体" w:cs="宋体"/>
            <w:snapToGrid/>
            <w:spacing w:val="0"/>
            <w:kern w:val="0"/>
            <w:sz w:val="21"/>
            <w:szCs w:val="21"/>
          </w:rPr>
          <w:t>上述</w:t>
        </w:r>
      </w:ins>
      <w:r>
        <w:rPr>
          <w:rFonts w:hint="eastAsia" w:eastAsia="宋体" w:cs="宋体"/>
          <w:snapToGrid/>
          <w:spacing w:val="0"/>
          <w:kern w:val="0"/>
          <w:sz w:val="21"/>
          <w:szCs w:val="21"/>
        </w:rPr>
        <w:t>混合损失函数</w:t>
      </w:r>
      <w:ins w:id="1570" w:author="hui wan" w:date="2025-12-28T20:07:00Z">
        <w:r>
          <w:rPr>
            <w:rFonts w:hint="eastAsia" w:eastAsia="宋体" w:cs="宋体"/>
            <w:snapToGrid/>
            <w:spacing w:val="0"/>
            <w:kern w:val="0"/>
            <w:sz w:val="21"/>
            <w:szCs w:val="21"/>
          </w:rPr>
          <w:t>的</w:t>
        </w:r>
      </w:ins>
      <w:r>
        <w:rPr>
          <w:rFonts w:hint="eastAsia" w:eastAsia="宋体" w:cs="宋体"/>
          <w:snapToGrid/>
          <w:spacing w:val="0"/>
          <w:kern w:val="0"/>
          <w:sz w:val="21"/>
          <w:szCs w:val="21"/>
        </w:rPr>
        <w:t>设计，SATKT模型能够有效地</w:t>
      </w:r>
      <w:ins w:id="1571" w:author="hui wan" w:date="2025-12-28T20:08:00Z">
        <w:r>
          <w:rPr>
            <w:rFonts w:hint="eastAsia" w:eastAsia="宋体" w:cs="宋体"/>
            <w:snapToGrid/>
            <w:spacing w:val="0"/>
            <w:kern w:val="0"/>
            <w:sz w:val="21"/>
            <w:szCs w:val="21"/>
          </w:rPr>
          <w:t>处理</w:t>
        </w:r>
      </w:ins>
      <w:del w:id="1572" w:author="hui wan" w:date="2025-12-28T20:08:00Z">
        <w:r>
          <w:rPr>
            <w:rFonts w:hint="eastAsia" w:eastAsia="宋体" w:cs="宋体"/>
            <w:snapToGrid/>
            <w:spacing w:val="0"/>
            <w:kern w:val="0"/>
            <w:sz w:val="21"/>
            <w:szCs w:val="21"/>
          </w:rPr>
          <w:delText>解决</w:delText>
        </w:r>
      </w:del>
      <w:r>
        <w:rPr>
          <w:rFonts w:hint="eastAsia" w:eastAsia="宋体" w:cs="宋体"/>
          <w:snapToGrid/>
          <w:spacing w:val="0"/>
          <w:kern w:val="0"/>
          <w:sz w:val="21"/>
          <w:szCs w:val="21"/>
        </w:rPr>
        <w:t>教育数据中</w:t>
      </w:r>
      <w:ins w:id="1573" w:author="hui wan" w:date="2025-12-28T20:08:00Z">
        <w:r>
          <w:rPr>
            <w:rFonts w:hint="eastAsia" w:eastAsia="宋体" w:cs="宋体"/>
            <w:snapToGrid/>
            <w:spacing w:val="0"/>
            <w:kern w:val="0"/>
            <w:sz w:val="21"/>
            <w:szCs w:val="21"/>
          </w:rPr>
          <w:t>类别不平衡与表示一致性</w:t>
        </w:r>
      </w:ins>
      <w:del w:id="1574" w:author="hui wan" w:date="2025-12-28T20:08:00Z">
        <w:r>
          <w:rPr>
            <w:rFonts w:hint="eastAsia" w:eastAsia="宋体" w:cs="宋体"/>
            <w:snapToGrid/>
            <w:spacing w:val="0"/>
            <w:kern w:val="0"/>
            <w:sz w:val="21"/>
            <w:szCs w:val="21"/>
          </w:rPr>
          <w:delText>的复杂</w:delText>
        </w:r>
      </w:del>
      <w:r>
        <w:rPr>
          <w:rFonts w:hint="eastAsia" w:eastAsia="宋体" w:cs="宋体"/>
          <w:snapToGrid/>
          <w:spacing w:val="0"/>
          <w:kern w:val="0"/>
          <w:sz w:val="21"/>
          <w:szCs w:val="21"/>
        </w:rPr>
        <w:t>问题，提</w:t>
      </w:r>
      <w:del w:id="1575" w:author="hui wan" w:date="2025-12-28T20:08:00Z">
        <w:r>
          <w:rPr>
            <w:rFonts w:hint="eastAsia" w:eastAsia="宋体" w:cs="宋体"/>
            <w:snapToGrid/>
            <w:spacing w:val="0"/>
            <w:kern w:val="0"/>
            <w:sz w:val="21"/>
            <w:szCs w:val="21"/>
          </w:rPr>
          <w:delText>高</w:delText>
        </w:r>
      </w:del>
      <w:ins w:id="1576" w:author="hui wan" w:date="2025-12-28T20:08:00Z">
        <w:r>
          <w:rPr>
            <w:rFonts w:hint="eastAsia" w:eastAsia="宋体" w:cs="宋体"/>
            <w:snapToGrid/>
            <w:spacing w:val="0"/>
            <w:kern w:val="0"/>
            <w:sz w:val="21"/>
            <w:szCs w:val="21"/>
          </w:rPr>
          <w:t>升</w:t>
        </w:r>
      </w:ins>
      <w:r>
        <w:rPr>
          <w:rFonts w:hint="eastAsia" w:eastAsia="宋体" w:cs="宋体"/>
          <w:snapToGrid/>
          <w:spacing w:val="0"/>
          <w:kern w:val="0"/>
          <w:sz w:val="21"/>
          <w:szCs w:val="21"/>
        </w:rPr>
        <w:t>模型在不同任务和数据集上的预测</w:t>
      </w:r>
      <w:del w:id="1577" w:author="hui wan" w:date="2025-12-28T20:08:00Z">
        <w:r>
          <w:rPr>
            <w:rFonts w:hint="eastAsia" w:eastAsia="宋体" w:cs="宋体"/>
            <w:snapToGrid/>
            <w:spacing w:val="0"/>
            <w:kern w:val="0"/>
            <w:sz w:val="21"/>
            <w:szCs w:val="21"/>
          </w:rPr>
          <w:delText>出</w:delText>
        </w:r>
      </w:del>
      <w:r>
        <w:rPr>
          <w:rFonts w:hint="eastAsia" w:eastAsia="宋体" w:cs="宋体"/>
          <w:snapToGrid/>
          <w:spacing w:val="0"/>
          <w:kern w:val="0"/>
          <w:sz w:val="21"/>
          <w:szCs w:val="21"/>
        </w:rPr>
        <w:t>表现，</w:t>
      </w:r>
      <w:del w:id="1578" w:author="hui wan" w:date="2025-12-28T20:08:00Z">
        <w:r>
          <w:rPr>
            <w:rFonts w:hint="eastAsia" w:eastAsia="宋体" w:cs="宋体"/>
            <w:snapToGrid/>
            <w:spacing w:val="0"/>
            <w:kern w:val="0"/>
            <w:sz w:val="21"/>
            <w:szCs w:val="21"/>
          </w:rPr>
          <w:delText>同时也</w:delText>
        </w:r>
      </w:del>
      <w:ins w:id="1579" w:author="hui wan" w:date="2025-12-28T20:08:00Z">
        <w:r>
          <w:rPr>
            <w:rFonts w:hint="eastAsia" w:eastAsia="宋体" w:cs="宋体"/>
            <w:snapToGrid/>
            <w:spacing w:val="0"/>
            <w:kern w:val="0"/>
            <w:sz w:val="21"/>
            <w:szCs w:val="21"/>
          </w:rPr>
          <w:t>并</w:t>
        </w:r>
      </w:ins>
      <w:r>
        <w:rPr>
          <w:rFonts w:hint="eastAsia" w:eastAsia="宋体" w:cs="宋体"/>
          <w:snapToGrid/>
          <w:spacing w:val="0"/>
          <w:kern w:val="0"/>
          <w:sz w:val="21"/>
          <w:szCs w:val="21"/>
        </w:rPr>
        <w:t>增强</w:t>
      </w:r>
      <w:del w:id="1580" w:author="hui wan" w:date="2025-12-28T20:08:00Z">
        <w:r>
          <w:rPr>
            <w:rFonts w:hint="eastAsia" w:eastAsia="宋体" w:cs="宋体"/>
            <w:snapToGrid/>
            <w:spacing w:val="0"/>
            <w:kern w:val="0"/>
            <w:sz w:val="21"/>
            <w:szCs w:val="21"/>
          </w:rPr>
          <w:delText>了</w:delText>
        </w:r>
      </w:del>
      <w:r>
        <w:rPr>
          <w:rFonts w:hint="eastAsia" w:eastAsia="宋体" w:cs="宋体"/>
          <w:snapToGrid/>
          <w:spacing w:val="0"/>
          <w:kern w:val="0"/>
          <w:sz w:val="21"/>
          <w:szCs w:val="21"/>
        </w:rPr>
        <w:t>模型的泛化能力。</w:t>
      </w:r>
    </w:p>
    <w:p w14:paraId="1C130474">
      <w:pPr>
        <w:widowControl/>
        <w:snapToGrid/>
        <w:spacing w:line="360" w:lineRule="auto"/>
        <w:ind w:firstLine="0"/>
        <w:jc w:val="left"/>
        <w:textAlignment w:val="center"/>
        <w:outlineLvl w:val="0"/>
        <w:rPr>
          <w:rFonts w:eastAsia="宋体" w:cs="宋体"/>
          <w:b/>
          <w:snapToGrid/>
          <w:color w:val="000000"/>
          <w:spacing w:val="0"/>
          <w:kern w:val="0"/>
          <w:sz w:val="28"/>
          <w:szCs w:val="28"/>
        </w:rPr>
      </w:pPr>
      <w:del w:id="1581" w:author="hui wan" w:date="2025-12-28T08:48:00Z">
        <w:r>
          <w:rPr>
            <w:rFonts w:hint="eastAsia" w:eastAsia="宋体" w:cs="宋体"/>
            <w:b/>
            <w:snapToGrid/>
            <w:color w:val="000000"/>
            <w:spacing w:val="0"/>
            <w:kern w:val="0"/>
            <w:sz w:val="28"/>
            <w:szCs w:val="28"/>
          </w:rPr>
          <w:delText xml:space="preserve">4  </w:delText>
        </w:r>
      </w:del>
      <w:ins w:id="1582" w:author="hui wan" w:date="2025-12-28T08:48:00Z">
        <w:r>
          <w:rPr>
            <w:rFonts w:hint="eastAsia" w:eastAsia="宋体" w:cs="宋体"/>
            <w:b/>
            <w:snapToGrid/>
            <w:color w:val="000000"/>
            <w:spacing w:val="0"/>
            <w:kern w:val="0"/>
            <w:sz w:val="28"/>
            <w:szCs w:val="28"/>
          </w:rPr>
          <w:t xml:space="preserve">3  </w:t>
        </w:r>
      </w:ins>
      <w:r>
        <w:rPr>
          <w:rFonts w:hint="eastAsia" w:eastAsia="宋体" w:cs="宋体"/>
          <w:b/>
          <w:snapToGrid/>
          <w:color w:val="000000"/>
          <w:spacing w:val="0"/>
          <w:kern w:val="0"/>
          <w:sz w:val="28"/>
          <w:szCs w:val="28"/>
        </w:rPr>
        <w:t>实验</w:t>
      </w:r>
      <w:ins w:id="1583" w:author="Somomgbeom" w:date="2025-10-12T20:47:00Z">
        <w:r>
          <w:rPr>
            <w:rFonts w:hint="eastAsia" w:eastAsia="宋体" w:cs="宋体"/>
            <w:b/>
            <w:snapToGrid/>
            <w:color w:val="000000"/>
            <w:spacing w:val="0"/>
            <w:kern w:val="0"/>
            <w:sz w:val="28"/>
            <w:szCs w:val="28"/>
          </w:rPr>
          <w:t>设计与结果分析</w:t>
        </w:r>
      </w:ins>
    </w:p>
    <w:p w14:paraId="209E8965">
      <w:pPr>
        <w:pStyle w:val="2"/>
        <w:spacing w:before="0" w:after="0" w:line="360" w:lineRule="auto"/>
        <w:rPr>
          <w:rFonts w:ascii="Times New Roman" w:hAnsi="Times New Roman" w:eastAsia="宋体"/>
          <w:sz w:val="21"/>
          <w:szCs w:val="21"/>
        </w:rPr>
      </w:pPr>
      <w:del w:id="1584" w:author="hui wan" w:date="2025-12-28T08:48:00Z">
        <w:bookmarkStart w:id="0" w:name="_Toc5441"/>
        <w:bookmarkStart w:id="1" w:name="_Toc23303"/>
        <w:bookmarkStart w:id="2" w:name="_Toc18747"/>
        <w:bookmarkStart w:id="3" w:name="_Toc2203"/>
        <w:bookmarkStart w:id="4" w:name="_Toc10313"/>
        <w:bookmarkStart w:id="5" w:name="_Toc19793"/>
        <w:bookmarkStart w:id="6" w:name="_Toc29895"/>
        <w:r>
          <w:rPr>
            <w:rFonts w:hint="eastAsia" w:ascii="Times New Roman" w:hAnsi="Times New Roman" w:eastAsia="宋体"/>
            <w:sz w:val="21"/>
            <w:szCs w:val="21"/>
          </w:rPr>
          <w:delText>4</w:delText>
        </w:r>
      </w:del>
      <w:ins w:id="1585" w:author="hui wan" w:date="2025-12-28T08:48:00Z">
        <w:r>
          <w:rPr>
            <w:rFonts w:hint="eastAsia" w:ascii="Times New Roman" w:hAnsi="Times New Roman" w:eastAsia="宋体"/>
            <w:sz w:val="21"/>
            <w:szCs w:val="21"/>
          </w:rPr>
          <w:t>3</w:t>
        </w:r>
      </w:ins>
      <w:r>
        <w:rPr>
          <w:rFonts w:hint="eastAsia" w:ascii="Times New Roman" w:hAnsi="Times New Roman" w:eastAsia="宋体"/>
          <w:sz w:val="21"/>
          <w:szCs w:val="21"/>
        </w:rPr>
        <w:t xml:space="preserve">.1 </w:t>
      </w:r>
      <w:ins w:id="1586" w:author="Somomgbeom" w:date="2025-10-12T20:58:00Z">
        <w:r>
          <w:rPr>
            <w:rFonts w:hint="eastAsia" w:ascii="Times New Roman" w:hAnsi="Times New Roman" w:eastAsia="宋体"/>
            <w:sz w:val="21"/>
            <w:szCs w:val="21"/>
          </w:rPr>
          <w:t>数据集</w:t>
        </w:r>
        <w:bookmarkEnd w:id="0"/>
        <w:bookmarkEnd w:id="1"/>
        <w:bookmarkEnd w:id="2"/>
        <w:bookmarkEnd w:id="3"/>
        <w:bookmarkEnd w:id="4"/>
        <w:bookmarkEnd w:id="5"/>
        <w:bookmarkEnd w:id="6"/>
      </w:ins>
    </w:p>
    <w:p w14:paraId="7D09A474">
      <w:pPr>
        <w:snapToGrid/>
        <w:spacing w:line="360" w:lineRule="auto"/>
        <w:ind w:firstLine="420" w:firstLineChars="200"/>
        <w:textAlignment w:val="center"/>
        <w:rPr>
          <w:ins w:id="1587" w:author="Somomgbeom" w:date="2025-10-12T21:02:00Z"/>
          <w:rFonts w:eastAsia="宋体" w:cs="宋体"/>
          <w:snapToGrid/>
          <w:spacing w:val="0"/>
          <w:kern w:val="0"/>
          <w:sz w:val="21"/>
          <w:szCs w:val="21"/>
        </w:rPr>
      </w:pPr>
      <w:r>
        <w:rPr>
          <w:rFonts w:hint="eastAsia" w:eastAsia="宋体" w:cs="宋体"/>
          <w:snapToGrid/>
          <w:spacing w:val="0"/>
          <w:kern w:val="0"/>
          <w:sz w:val="21"/>
          <w:szCs w:val="21"/>
        </w:rPr>
        <w:t>本</w:t>
      </w:r>
      <w:ins w:id="1588" w:author="hui wan" w:date="2025-12-28T20:09:00Z">
        <w:r>
          <w:rPr>
            <w:rFonts w:hint="eastAsia" w:eastAsia="宋体" w:cs="宋体"/>
            <w:snapToGrid/>
            <w:spacing w:val="0"/>
            <w:kern w:val="0"/>
            <w:sz w:val="21"/>
            <w:szCs w:val="21"/>
          </w:rPr>
          <w:t>研究</w:t>
        </w:r>
      </w:ins>
      <w:ins w:id="1589" w:author="hui wan" w:date="2025-12-28T20:11:00Z">
        <w:r>
          <w:rPr>
            <w:rFonts w:hint="eastAsia" w:eastAsia="宋体" w:cs="宋体"/>
            <w:snapToGrid/>
            <w:spacing w:val="0"/>
            <w:kern w:val="0"/>
            <w:sz w:val="21"/>
            <w:szCs w:val="21"/>
          </w:rPr>
          <w:t>在</w:t>
        </w:r>
      </w:ins>
      <w:del w:id="1590" w:author="hui wan" w:date="2025-12-28T20:09:00Z">
        <w:r>
          <w:rPr>
            <w:rFonts w:hint="eastAsia" w:eastAsia="宋体" w:cs="宋体"/>
            <w:snapToGrid/>
            <w:spacing w:val="0"/>
            <w:kern w:val="0"/>
            <w:sz w:val="21"/>
            <w:szCs w:val="21"/>
          </w:rPr>
          <w:delText>节</w:delText>
        </w:r>
      </w:del>
      <w:del w:id="1591" w:author="hui wan" w:date="2025-12-28T20:11:00Z">
        <w:r>
          <w:rPr>
            <w:rFonts w:hint="eastAsia" w:eastAsia="宋体" w:cs="宋体"/>
            <w:snapToGrid/>
            <w:spacing w:val="0"/>
            <w:kern w:val="0"/>
            <w:sz w:val="21"/>
            <w:szCs w:val="21"/>
          </w:rPr>
          <w:delText>实验基于</w:delText>
        </w:r>
      </w:del>
      <w:del w:id="1592" w:author="hui wan" w:date="2025-12-28T20:09:00Z">
        <w:r>
          <w:rPr>
            <w:rFonts w:hint="eastAsia" w:eastAsia="宋体" w:cs="宋体"/>
            <w:snapToGrid/>
            <w:spacing w:val="0"/>
            <w:kern w:val="0"/>
            <w:sz w:val="21"/>
            <w:szCs w:val="21"/>
          </w:rPr>
          <w:delText>四</w:delText>
        </w:r>
      </w:del>
      <w:ins w:id="1593" w:author="hui wan" w:date="2025-12-28T20:09:00Z">
        <w:r>
          <w:rPr>
            <w:rFonts w:hint="eastAsia" w:eastAsia="宋体" w:cs="宋体"/>
            <w:snapToGrid/>
            <w:spacing w:val="0"/>
            <w:kern w:val="0"/>
            <w:sz w:val="21"/>
            <w:szCs w:val="21"/>
          </w:rPr>
          <w:t>4</w:t>
        </w:r>
      </w:ins>
      <w:r>
        <w:rPr>
          <w:rFonts w:hint="eastAsia" w:eastAsia="宋体" w:cs="宋体"/>
          <w:snapToGrid/>
          <w:spacing w:val="0"/>
          <w:kern w:val="0"/>
          <w:sz w:val="21"/>
          <w:szCs w:val="21"/>
        </w:rPr>
        <w:t>个真实的在线教育数据集进行</w:t>
      </w:r>
      <w:ins w:id="1594" w:author="hui wan" w:date="2025-12-28T20:11:00Z">
        <w:r>
          <w:rPr>
            <w:rFonts w:hint="eastAsia" w:eastAsia="宋体" w:cs="宋体"/>
            <w:snapToGrid/>
            <w:spacing w:val="0"/>
            <w:kern w:val="0"/>
            <w:sz w:val="21"/>
            <w:szCs w:val="21"/>
          </w:rPr>
          <w:t>仿真实验</w:t>
        </w:r>
      </w:ins>
      <w:r>
        <w:rPr>
          <w:rFonts w:hint="eastAsia" w:eastAsia="宋体" w:cs="宋体"/>
          <w:snapToGrid/>
          <w:spacing w:val="0"/>
          <w:kern w:val="0"/>
          <w:sz w:val="21"/>
          <w:szCs w:val="21"/>
        </w:rPr>
        <w:t>，包括</w:t>
      </w:r>
      <w:del w:id="1595" w:author="hui wan" w:date="2025-12-28T20:09:00Z">
        <w:r>
          <w:rPr>
            <w:rFonts w:hint="eastAsia" w:eastAsia="宋体" w:cs="宋体"/>
            <w:snapToGrid/>
            <w:spacing w:val="0"/>
            <w:kern w:val="0"/>
            <w:sz w:val="21"/>
            <w:szCs w:val="21"/>
          </w:rPr>
          <w:delText>三</w:delText>
        </w:r>
      </w:del>
      <w:ins w:id="1596" w:author="hui wan" w:date="2025-12-28T20:09:00Z">
        <w:r>
          <w:rPr>
            <w:rFonts w:hint="eastAsia" w:eastAsia="宋体" w:cs="宋体"/>
            <w:snapToGrid/>
            <w:spacing w:val="0"/>
            <w:kern w:val="0"/>
            <w:sz w:val="21"/>
            <w:szCs w:val="21"/>
          </w:rPr>
          <w:t>3</w:t>
        </w:r>
      </w:ins>
      <w:r>
        <w:rPr>
          <w:rFonts w:hint="eastAsia" w:eastAsia="宋体" w:cs="宋体"/>
          <w:snapToGrid/>
          <w:spacing w:val="0"/>
          <w:kern w:val="0"/>
          <w:sz w:val="21"/>
          <w:szCs w:val="21"/>
        </w:rPr>
        <w:t>个知识追踪领域</w:t>
      </w:r>
      <w:ins w:id="1597" w:author="hui wan" w:date="2025-12-28T20:11:00Z">
        <w:r>
          <w:rPr>
            <w:rFonts w:hint="eastAsia" w:eastAsia="宋体" w:cs="宋体"/>
            <w:snapToGrid/>
            <w:spacing w:val="0"/>
            <w:kern w:val="0"/>
            <w:sz w:val="21"/>
            <w:szCs w:val="21"/>
          </w:rPr>
          <w:t>的</w:t>
        </w:r>
      </w:ins>
      <w:r>
        <w:rPr>
          <w:rFonts w:hint="eastAsia" w:eastAsia="宋体" w:cs="宋体"/>
          <w:snapToGrid/>
          <w:spacing w:val="0"/>
          <w:kern w:val="0"/>
          <w:sz w:val="21"/>
          <w:szCs w:val="21"/>
        </w:rPr>
        <w:t>经典公开</w:t>
      </w:r>
      <w:del w:id="1598" w:author="hui wan" w:date="2025-12-28T20:11:00Z">
        <w:r>
          <w:rPr>
            <w:rFonts w:hint="eastAsia" w:eastAsia="宋体" w:cs="宋体"/>
            <w:snapToGrid/>
            <w:spacing w:val="0"/>
            <w:kern w:val="0"/>
            <w:sz w:val="21"/>
            <w:szCs w:val="21"/>
          </w:rPr>
          <w:delText>的</w:delText>
        </w:r>
      </w:del>
      <w:r>
        <w:rPr>
          <w:rFonts w:hint="eastAsia" w:eastAsia="宋体" w:cs="宋体"/>
          <w:snapToGrid/>
          <w:spacing w:val="0"/>
          <w:kern w:val="0"/>
          <w:sz w:val="21"/>
          <w:szCs w:val="21"/>
        </w:rPr>
        <w:t>数据集及</w:t>
      </w:r>
      <w:ins w:id="1599" w:author="hui wan" w:date="2025-12-28T20:11:00Z">
        <w:r>
          <w:rPr>
            <w:rFonts w:hint="eastAsia" w:eastAsia="宋体" w:cs="宋体"/>
            <w:snapToGrid/>
            <w:spacing w:val="0"/>
            <w:kern w:val="0"/>
            <w:sz w:val="21"/>
            <w:szCs w:val="21"/>
          </w:rPr>
          <w:t>本研究</w:t>
        </w:r>
      </w:ins>
      <w:r>
        <w:rPr>
          <w:rFonts w:hint="eastAsia" w:eastAsia="宋体" w:cs="宋体"/>
          <w:snapToGrid/>
          <w:spacing w:val="0"/>
          <w:kern w:val="0"/>
          <w:sz w:val="21"/>
          <w:szCs w:val="21"/>
        </w:rPr>
        <w:t>团队自主研发的豆豆云助教小程序中的</w:t>
      </w:r>
      <w:ins w:id="1600" w:author="hui wan" w:date="2025-12-28T20:11:00Z">
        <w:r>
          <w:rPr>
            <w:rFonts w:hint="eastAsia" w:eastAsia="宋体" w:cs="宋体"/>
            <w:snapToGrid/>
            <w:spacing w:val="0"/>
            <w:kern w:val="0"/>
            <w:sz w:val="21"/>
            <w:szCs w:val="21"/>
          </w:rPr>
          <w:t>“</w:t>
        </w:r>
      </w:ins>
      <w:r>
        <w:rPr>
          <w:rFonts w:hint="eastAsia" w:eastAsia="宋体" w:cs="宋体"/>
          <w:snapToGrid/>
          <w:spacing w:val="0"/>
          <w:kern w:val="0"/>
          <w:sz w:val="21"/>
          <w:szCs w:val="21"/>
        </w:rPr>
        <w:t>思想道德修养与法律基础</w:t>
      </w:r>
      <w:ins w:id="1601" w:author="hui wan" w:date="2025-12-28T20:11:00Z">
        <w:r>
          <w:rPr>
            <w:rFonts w:hint="eastAsia" w:eastAsia="宋体" w:cs="宋体"/>
            <w:snapToGrid/>
            <w:spacing w:val="0"/>
            <w:kern w:val="0"/>
            <w:sz w:val="21"/>
            <w:szCs w:val="21"/>
          </w:rPr>
          <w:t>”课程</w:t>
        </w:r>
      </w:ins>
      <w:r>
        <w:rPr>
          <w:rFonts w:hint="eastAsia" w:eastAsia="宋体" w:cs="宋体"/>
          <w:snapToGrid/>
          <w:spacing w:val="0"/>
          <w:kern w:val="0"/>
          <w:sz w:val="21"/>
          <w:szCs w:val="21"/>
        </w:rPr>
        <w:t>数据集。</w:t>
      </w:r>
      <w:ins w:id="1602" w:author="hui wan" w:date="2025-12-28T20:10:00Z">
        <w:r>
          <w:rPr>
            <w:rFonts w:hint="eastAsia" w:eastAsia="宋体" w:cs="宋体"/>
            <w:snapToGrid/>
            <w:spacing w:val="0"/>
            <w:kern w:val="0"/>
            <w:sz w:val="21"/>
            <w:szCs w:val="21"/>
          </w:rPr>
          <w:t>数据集信息见</w:t>
        </w:r>
      </w:ins>
      <w:ins w:id="1603" w:author="Somomgbeom" w:date="2025-10-12T21:00:00Z">
        <w:r>
          <w:rPr>
            <w:rFonts w:hint="eastAsia" w:eastAsia="宋体" w:cs="宋体"/>
            <w:snapToGrid/>
            <w:spacing w:val="0"/>
            <w:kern w:val="0"/>
            <w:sz w:val="21"/>
            <w:szCs w:val="21"/>
          </w:rPr>
          <w:t>表1</w:t>
        </w:r>
      </w:ins>
      <w:ins w:id="1604" w:author="hui wan" w:date="2025-12-28T20:10:00Z">
        <w:r>
          <w:rPr>
            <w:rFonts w:hint="eastAsia" w:eastAsia="宋体" w:cs="宋体"/>
            <w:snapToGrid/>
            <w:spacing w:val="0"/>
            <w:kern w:val="0"/>
            <w:sz w:val="21"/>
            <w:szCs w:val="21"/>
          </w:rPr>
          <w:t>，</w:t>
        </w:r>
      </w:ins>
      <w:ins w:id="1605" w:author="Somomgbeom" w:date="2025-10-12T21:00:00Z">
        <w:del w:id="1606" w:author="hui wan" w:date="2025-12-28T20:10:00Z">
          <w:r>
            <w:rPr>
              <w:rFonts w:hint="eastAsia" w:eastAsia="宋体" w:cs="宋体"/>
              <w:snapToGrid/>
              <w:spacing w:val="0"/>
              <w:kern w:val="0"/>
              <w:sz w:val="21"/>
              <w:szCs w:val="21"/>
            </w:rPr>
            <w:delText>展现了每个数据集的数据信息，</w:delText>
          </w:r>
        </w:del>
      </w:ins>
      <w:ins w:id="1607" w:author="Somomgbeom" w:date="2025-10-12T21:01:00Z">
        <w:r>
          <w:rPr>
            <w:rFonts w:hint="eastAsia" w:eastAsia="宋体" w:cs="宋体"/>
            <w:snapToGrid/>
            <w:spacing w:val="0"/>
            <w:kern w:val="0"/>
            <w:sz w:val="21"/>
            <w:szCs w:val="21"/>
          </w:rPr>
          <w:t>包括</w:t>
        </w:r>
      </w:ins>
      <w:r>
        <w:rPr>
          <w:rFonts w:hint="eastAsia" w:eastAsia="宋体" w:cs="宋体"/>
          <w:snapToGrid/>
          <w:spacing w:val="0"/>
          <w:kern w:val="0"/>
          <w:sz w:val="21"/>
          <w:szCs w:val="21"/>
        </w:rPr>
        <w:t>学生数、</w:t>
      </w:r>
      <w:ins w:id="1608" w:author="Somomgbeom" w:date="2025-10-12T21:02:00Z">
        <w:r>
          <w:rPr>
            <w:rFonts w:hint="eastAsia" w:eastAsia="宋体" w:cs="宋体"/>
            <w:snapToGrid/>
            <w:spacing w:val="0"/>
            <w:kern w:val="0"/>
            <w:sz w:val="21"/>
            <w:szCs w:val="21"/>
          </w:rPr>
          <w:t>题目</w:t>
        </w:r>
      </w:ins>
      <w:r>
        <w:rPr>
          <w:rFonts w:hint="eastAsia" w:eastAsia="宋体" w:cs="宋体"/>
          <w:snapToGrid/>
          <w:spacing w:val="0"/>
          <w:kern w:val="0"/>
          <w:sz w:val="21"/>
          <w:szCs w:val="21"/>
        </w:rPr>
        <w:t>数、</w:t>
      </w:r>
      <w:ins w:id="1609" w:author="hui wan" w:date="2025-12-28T20:19:00Z">
        <w:r>
          <w:rPr>
            <w:rFonts w:hint="eastAsia" w:eastAsia="宋体" w:cs="宋体"/>
            <w:snapToGrid/>
            <w:spacing w:val="0"/>
            <w:kern w:val="0"/>
            <w:sz w:val="21"/>
            <w:szCs w:val="21"/>
          </w:rPr>
          <w:t>交互记录数</w:t>
        </w:r>
      </w:ins>
      <w:ins w:id="1610" w:author="Somomgbeom" w:date="2025-10-12T21:01:00Z">
        <w:del w:id="1611" w:author="hui wan" w:date="2025-12-28T20:19:00Z">
          <w:r>
            <w:rPr>
              <w:rFonts w:hint="eastAsia" w:eastAsia="宋体" w:cs="宋体"/>
              <w:snapToGrid/>
              <w:spacing w:val="0"/>
              <w:kern w:val="0"/>
              <w:sz w:val="21"/>
              <w:szCs w:val="21"/>
            </w:rPr>
            <w:delText>做题记录数</w:delText>
          </w:r>
        </w:del>
      </w:ins>
      <w:ins w:id="1612" w:author="Somomgbeom" w:date="2025-10-12T21:01:00Z">
        <w:r>
          <w:rPr>
            <w:rFonts w:hint="eastAsia" w:eastAsia="宋体" w:cs="宋体"/>
            <w:snapToGrid/>
            <w:spacing w:val="0"/>
            <w:kern w:val="0"/>
            <w:sz w:val="21"/>
            <w:szCs w:val="21"/>
          </w:rPr>
          <w:t>。</w:t>
        </w:r>
      </w:ins>
    </w:p>
    <w:p w14:paraId="75F70241">
      <w:pPr>
        <w:snapToGrid/>
        <w:spacing w:line="360" w:lineRule="auto"/>
        <w:ind w:firstLine="420" w:firstLineChars="200"/>
        <w:textAlignment w:val="center"/>
        <w:rPr>
          <w:ins w:id="1613" w:author="Somomgbeom" w:date="2025-10-12T21:02:00Z"/>
          <w:rFonts w:eastAsia="宋体" w:cs="宋体"/>
          <w:snapToGrid/>
          <w:spacing w:val="0"/>
          <w:kern w:val="0"/>
          <w:sz w:val="21"/>
          <w:szCs w:val="21"/>
        </w:rPr>
      </w:pPr>
      <w:ins w:id="1614" w:author="Somomgbeom" w:date="2025-10-12T21:02:00Z">
        <w:r>
          <w:rPr>
            <w:rFonts w:hint="eastAsia" w:eastAsia="宋体" w:cs="宋体"/>
            <w:snapToGrid/>
            <w:spacing w:val="0"/>
            <w:kern w:val="0"/>
            <w:sz w:val="21"/>
            <w:szCs w:val="21"/>
          </w:rPr>
          <w:t>（1）assist09：源于2009</w:t>
        </w:r>
      </w:ins>
      <w:ins w:id="1615" w:author="Somomgbeom" w:date="2025-10-12T21:02:00Z">
        <w:del w:id="1616" w:author="hui wan" w:date="2025-12-28T20:12:00Z">
          <w:r>
            <w:rPr>
              <w:rFonts w:hint="eastAsia" w:eastAsia="宋体" w:cs="宋体"/>
              <w:snapToGrid/>
              <w:spacing w:val="0"/>
              <w:kern w:val="0"/>
              <w:sz w:val="21"/>
              <w:szCs w:val="21"/>
            </w:rPr>
            <w:delText>-</w:delText>
          </w:r>
        </w:del>
      </w:ins>
      <w:ins w:id="1617" w:author="hui wan" w:date="2025-12-28T20:12:00Z">
        <w:r>
          <w:rPr>
            <w:rFonts w:hint="eastAsia" w:eastAsia="宋体" w:cs="宋体"/>
            <w:snapToGrid/>
            <w:spacing w:val="0"/>
            <w:kern w:val="0"/>
            <w:sz w:val="21"/>
            <w:szCs w:val="21"/>
          </w:rPr>
          <w:t>—</w:t>
        </w:r>
      </w:ins>
      <w:ins w:id="1618" w:author="Somomgbeom" w:date="2025-10-12T21:02:00Z">
        <w:r>
          <w:rPr>
            <w:rFonts w:hint="eastAsia" w:eastAsia="宋体" w:cs="宋体"/>
            <w:snapToGrid/>
            <w:spacing w:val="0"/>
            <w:kern w:val="0"/>
            <w:sz w:val="21"/>
            <w:szCs w:val="21"/>
          </w:rPr>
          <w:t>2010年的Assistment在线辅导系统，</w:t>
        </w:r>
      </w:ins>
      <w:ins w:id="1619" w:author="Somomgbeom" w:date="2025-10-12T21:02:00Z">
        <w:del w:id="1620" w:author="hui wan" w:date="2025-12-28T20:12:00Z">
          <w:r>
            <w:rPr>
              <w:rFonts w:hint="eastAsia" w:eastAsia="宋体" w:cs="宋体"/>
              <w:snapToGrid/>
              <w:spacing w:val="0"/>
              <w:kern w:val="0"/>
              <w:sz w:val="21"/>
              <w:szCs w:val="21"/>
            </w:rPr>
            <w:delText>数据集</w:delText>
          </w:r>
        </w:del>
      </w:ins>
      <w:ins w:id="1621" w:author="Somomgbeom" w:date="2025-10-12T21:02:00Z">
        <w:r>
          <w:rPr>
            <w:rFonts w:hint="eastAsia" w:eastAsia="宋体" w:cs="宋体"/>
            <w:snapToGrid/>
            <w:spacing w:val="0"/>
            <w:kern w:val="0"/>
            <w:sz w:val="21"/>
            <w:szCs w:val="21"/>
          </w:rPr>
          <w:t>包含4</w:t>
        </w:r>
      </w:ins>
      <w:ins w:id="1622" w:author="Somomgbeom" w:date="2025-10-12T21:02:00Z">
        <w:del w:id="1623" w:author="hui wan" w:date="2025-12-28T20:12:00Z">
          <w:r>
            <w:rPr>
              <w:rFonts w:hint="eastAsia" w:eastAsia="宋体" w:cs="宋体"/>
              <w:snapToGrid/>
              <w:spacing w:val="0"/>
              <w:kern w:val="0"/>
              <w:sz w:val="21"/>
              <w:szCs w:val="21"/>
            </w:rPr>
            <w:delText>,</w:delText>
          </w:r>
        </w:del>
      </w:ins>
      <w:ins w:id="1624" w:author="hui wan" w:date="2025-12-28T20:12:00Z">
        <w:r>
          <w:rPr>
            <w:rFonts w:hint="eastAsia" w:eastAsia="宋体" w:cs="宋体"/>
            <w:snapToGrid/>
            <w:spacing w:val="0"/>
            <w:kern w:val="0"/>
            <w:sz w:val="21"/>
            <w:szCs w:val="21"/>
          </w:rPr>
          <w:t xml:space="preserve"> </w:t>
        </w:r>
      </w:ins>
      <w:ins w:id="1625" w:author="Somomgbeom" w:date="2025-10-12T21:02:00Z">
        <w:r>
          <w:rPr>
            <w:rFonts w:hint="eastAsia" w:eastAsia="宋体" w:cs="宋体"/>
            <w:snapToGrid/>
            <w:spacing w:val="0"/>
            <w:kern w:val="0"/>
            <w:sz w:val="21"/>
            <w:szCs w:val="21"/>
          </w:rPr>
          <w:t>217名学习者的活动记录</w:t>
        </w:r>
      </w:ins>
      <w:ins w:id="1626" w:author="Somomgbeom" w:date="2025-10-12T21:02:00Z">
        <w:del w:id="1627" w:author="hui wan" w:date="2025-12-28T20:12:00Z">
          <w:r>
            <w:rPr>
              <w:rFonts w:hint="eastAsia" w:eastAsia="宋体" w:cs="宋体"/>
              <w:snapToGrid/>
              <w:spacing w:val="0"/>
              <w:kern w:val="0"/>
              <w:sz w:val="21"/>
              <w:szCs w:val="21"/>
            </w:rPr>
            <w:delText>，涉及</w:delText>
          </w:r>
        </w:del>
      </w:ins>
      <w:ins w:id="1628" w:author="hui wan" w:date="2025-12-28T20:12:00Z">
        <w:r>
          <w:rPr>
            <w:rFonts w:hint="eastAsia" w:eastAsia="宋体" w:cs="宋体"/>
            <w:snapToGrid/>
            <w:spacing w:val="0"/>
            <w:kern w:val="0"/>
            <w:sz w:val="21"/>
            <w:szCs w:val="21"/>
          </w:rPr>
          <w:t>、</w:t>
        </w:r>
      </w:ins>
      <w:ins w:id="1629" w:author="Somomgbeom" w:date="2025-10-12T21:02:00Z">
        <w:r>
          <w:rPr>
            <w:rFonts w:hint="eastAsia" w:eastAsia="宋体" w:cs="宋体"/>
            <w:snapToGrid/>
            <w:spacing w:val="0"/>
            <w:kern w:val="0"/>
            <w:sz w:val="21"/>
            <w:szCs w:val="21"/>
          </w:rPr>
          <w:t>26</w:t>
        </w:r>
      </w:ins>
      <w:ins w:id="1630" w:author="Somomgbeom" w:date="2025-10-12T21:02:00Z">
        <w:del w:id="1631" w:author="hui wan" w:date="2025-12-28T20:12:00Z">
          <w:r>
            <w:rPr>
              <w:rFonts w:hint="eastAsia" w:eastAsia="宋体" w:cs="宋体"/>
              <w:snapToGrid/>
              <w:spacing w:val="0"/>
              <w:kern w:val="0"/>
              <w:sz w:val="21"/>
              <w:szCs w:val="21"/>
            </w:rPr>
            <w:delText>,</w:delText>
          </w:r>
        </w:del>
      </w:ins>
      <w:ins w:id="1632" w:author="hui wan" w:date="2025-12-28T20:12:00Z">
        <w:r>
          <w:rPr>
            <w:rFonts w:hint="eastAsia" w:eastAsia="宋体" w:cs="宋体"/>
            <w:snapToGrid/>
            <w:spacing w:val="0"/>
            <w:kern w:val="0"/>
            <w:sz w:val="21"/>
            <w:szCs w:val="21"/>
          </w:rPr>
          <w:t xml:space="preserve"> </w:t>
        </w:r>
      </w:ins>
      <w:ins w:id="1633" w:author="Somomgbeom" w:date="2025-10-12T21:02:00Z">
        <w:r>
          <w:rPr>
            <w:rFonts w:hint="eastAsia" w:eastAsia="宋体" w:cs="宋体"/>
            <w:snapToGrid/>
            <w:spacing w:val="0"/>
            <w:kern w:val="0"/>
            <w:sz w:val="21"/>
            <w:szCs w:val="21"/>
          </w:rPr>
          <w:t>688</w:t>
        </w:r>
      </w:ins>
      <w:ins w:id="1634" w:author="hui wan" w:date="2025-12-28T20:12:00Z">
        <w:r>
          <w:rPr>
            <w:rFonts w:hint="eastAsia" w:eastAsia="宋体" w:cs="宋体"/>
            <w:snapToGrid/>
            <w:spacing w:val="0"/>
            <w:kern w:val="0"/>
            <w:sz w:val="21"/>
            <w:szCs w:val="21"/>
          </w:rPr>
          <w:t>道数学题目</w:t>
        </w:r>
      </w:ins>
      <w:ins w:id="1635" w:author="Somomgbeom" w:date="2025-10-12T21:02:00Z">
        <w:del w:id="1636" w:author="hui wan" w:date="2025-12-28T20:12:00Z">
          <w:r>
            <w:rPr>
              <w:rFonts w:hint="eastAsia" w:eastAsia="宋体" w:cs="宋体"/>
              <w:snapToGrid/>
              <w:spacing w:val="0"/>
              <w:kern w:val="0"/>
              <w:sz w:val="21"/>
              <w:szCs w:val="21"/>
            </w:rPr>
            <w:delText>个数学问题</w:delText>
          </w:r>
        </w:del>
      </w:ins>
      <w:ins w:id="1637" w:author="Somomgbeom" w:date="2025-10-12T21:02:00Z">
        <w:r>
          <w:rPr>
            <w:rFonts w:hint="eastAsia" w:eastAsia="宋体" w:cs="宋体"/>
            <w:snapToGrid/>
            <w:spacing w:val="0"/>
            <w:kern w:val="0"/>
            <w:sz w:val="21"/>
            <w:szCs w:val="21"/>
          </w:rPr>
          <w:t>和123个</w:t>
        </w:r>
      </w:ins>
      <w:ins w:id="1638" w:author="hui wan" w:date="2025-12-28T20:12:00Z">
        <w:r>
          <w:rPr>
            <w:rFonts w:hint="eastAsia" w:eastAsia="宋体" w:cs="宋体"/>
            <w:snapToGrid/>
            <w:spacing w:val="0"/>
            <w:kern w:val="0"/>
            <w:sz w:val="21"/>
            <w:szCs w:val="21"/>
          </w:rPr>
          <w:t>知识点</w:t>
        </w:r>
      </w:ins>
      <w:ins w:id="1639" w:author="Somomgbeom" w:date="2025-10-12T21:02:00Z">
        <w:del w:id="1640" w:author="hui wan" w:date="2025-12-28T20:12:00Z">
          <w:r>
            <w:rPr>
              <w:rFonts w:hint="eastAsia" w:eastAsia="宋体" w:cs="宋体"/>
              <w:snapToGrid/>
              <w:spacing w:val="0"/>
              <w:kern w:val="0"/>
              <w:sz w:val="21"/>
              <w:szCs w:val="21"/>
            </w:rPr>
            <w:delText>数学概念</w:delText>
          </w:r>
        </w:del>
      </w:ins>
      <w:ins w:id="1641" w:author="Somomgbeom" w:date="2025-10-12T21:02:00Z">
        <w:r>
          <w:rPr>
            <w:rFonts w:hint="eastAsia" w:eastAsia="宋体" w:cs="宋体"/>
            <w:snapToGrid/>
            <w:spacing w:val="0"/>
            <w:kern w:val="0"/>
            <w:sz w:val="21"/>
            <w:szCs w:val="21"/>
          </w:rPr>
          <w:t>，总</w:t>
        </w:r>
      </w:ins>
      <w:ins w:id="1642" w:author="hui wan" w:date="2025-12-28T20:12:00Z">
        <w:r>
          <w:rPr>
            <w:rFonts w:hint="eastAsia" w:eastAsia="宋体" w:cs="宋体"/>
            <w:snapToGrid/>
            <w:spacing w:val="0"/>
            <w:kern w:val="0"/>
            <w:sz w:val="21"/>
            <w:szCs w:val="21"/>
          </w:rPr>
          <w:t>计</w:t>
        </w:r>
      </w:ins>
      <w:ins w:id="1643" w:author="Somomgbeom" w:date="2025-10-12T21:02:00Z">
        <w:del w:id="1644" w:author="hui wan" w:date="2025-12-28T20:12:00Z">
          <w:r>
            <w:rPr>
              <w:rFonts w:hint="eastAsia" w:eastAsia="宋体" w:cs="宋体"/>
              <w:snapToGrid/>
              <w:spacing w:val="0"/>
              <w:kern w:val="0"/>
              <w:sz w:val="21"/>
              <w:szCs w:val="21"/>
            </w:rPr>
            <w:delText>共有</w:delText>
          </w:r>
        </w:del>
      </w:ins>
      <w:ins w:id="1645" w:author="Somomgbeom" w:date="2025-10-12T21:02:00Z">
        <w:r>
          <w:rPr>
            <w:rFonts w:hint="eastAsia" w:eastAsia="宋体" w:cs="宋体"/>
            <w:snapToGrid/>
            <w:spacing w:val="0"/>
            <w:kern w:val="0"/>
            <w:sz w:val="21"/>
            <w:szCs w:val="21"/>
          </w:rPr>
          <w:t>346</w:t>
        </w:r>
      </w:ins>
      <w:ins w:id="1646" w:author="Somomgbeom" w:date="2025-10-12T21:02:00Z">
        <w:del w:id="1647" w:author="hui wan" w:date="2025-12-28T20:13:00Z">
          <w:r>
            <w:rPr>
              <w:rFonts w:hint="eastAsia" w:eastAsia="宋体" w:cs="宋体"/>
              <w:snapToGrid/>
              <w:spacing w:val="0"/>
              <w:kern w:val="0"/>
              <w:sz w:val="21"/>
              <w:szCs w:val="21"/>
            </w:rPr>
            <w:delText>,</w:delText>
          </w:r>
        </w:del>
      </w:ins>
      <w:ins w:id="1648" w:author="hui wan" w:date="2025-12-28T20:13:00Z">
        <w:r>
          <w:rPr>
            <w:rFonts w:hint="eastAsia" w:eastAsia="宋体" w:cs="宋体"/>
            <w:snapToGrid/>
            <w:spacing w:val="0"/>
            <w:kern w:val="0"/>
            <w:sz w:val="21"/>
            <w:szCs w:val="21"/>
          </w:rPr>
          <w:t xml:space="preserve"> </w:t>
        </w:r>
      </w:ins>
      <w:ins w:id="1649" w:author="Somomgbeom" w:date="2025-10-12T21:02:00Z">
        <w:r>
          <w:rPr>
            <w:rFonts w:hint="eastAsia" w:eastAsia="宋体" w:cs="宋体"/>
            <w:snapToGrid/>
            <w:spacing w:val="0"/>
            <w:kern w:val="0"/>
            <w:sz w:val="21"/>
            <w:szCs w:val="21"/>
          </w:rPr>
          <w:t>860条</w:t>
        </w:r>
      </w:ins>
      <w:ins w:id="1650" w:author="Somomgbeom" w:date="2025-10-12T21:02:00Z">
        <w:del w:id="1651" w:author="hui wan" w:date="2025-12-28T20:19:00Z">
          <w:r>
            <w:rPr>
              <w:rFonts w:hint="eastAsia" w:eastAsia="宋体" w:cs="宋体"/>
              <w:snapToGrid/>
              <w:spacing w:val="0"/>
              <w:kern w:val="0"/>
              <w:sz w:val="21"/>
              <w:szCs w:val="21"/>
            </w:rPr>
            <w:delText>学习</w:delText>
          </w:r>
        </w:del>
      </w:ins>
      <w:ins w:id="1652" w:author="Somomgbeom" w:date="2025-10-12T21:02:00Z">
        <w:r>
          <w:rPr>
            <w:rFonts w:hint="eastAsia" w:eastAsia="宋体" w:cs="宋体"/>
            <w:snapToGrid/>
            <w:spacing w:val="0"/>
            <w:kern w:val="0"/>
            <w:sz w:val="21"/>
            <w:szCs w:val="21"/>
          </w:rPr>
          <w:t>交互记录。</w:t>
        </w:r>
      </w:ins>
      <w:ins w:id="1653" w:author="hui wan" w:date="2025-12-28T20:13:00Z">
        <w:r>
          <w:rPr>
            <w:rFonts w:hint="eastAsia" w:eastAsia="宋体" w:cs="宋体"/>
            <w:snapToGrid/>
            <w:spacing w:val="0"/>
            <w:kern w:val="0"/>
            <w:sz w:val="21"/>
            <w:szCs w:val="21"/>
          </w:rPr>
          <w:t>平均</w:t>
        </w:r>
      </w:ins>
      <w:ins w:id="1654" w:author="Somomgbeom" w:date="2025-10-12T21:02:00Z">
        <w:r>
          <w:rPr>
            <w:rFonts w:hint="eastAsia" w:eastAsia="宋体" w:cs="宋体"/>
            <w:snapToGrid/>
            <w:spacing w:val="0"/>
            <w:kern w:val="0"/>
            <w:sz w:val="21"/>
            <w:szCs w:val="21"/>
          </w:rPr>
          <w:t>每</w:t>
        </w:r>
      </w:ins>
      <w:ins w:id="1655" w:author="hui wan" w:date="2025-12-28T20:13:00Z">
        <w:r>
          <w:rPr>
            <w:rFonts w:hint="eastAsia" w:eastAsia="宋体" w:cs="宋体"/>
            <w:snapToGrid/>
            <w:spacing w:val="0"/>
            <w:kern w:val="0"/>
            <w:sz w:val="21"/>
            <w:szCs w:val="21"/>
          </w:rPr>
          <w:t>位</w:t>
        </w:r>
      </w:ins>
      <w:ins w:id="1656" w:author="Somomgbeom" w:date="2025-10-12T21:02:00Z">
        <w:del w:id="1657" w:author="hui wan" w:date="2025-12-28T20:13:00Z">
          <w:r>
            <w:rPr>
              <w:rFonts w:hint="eastAsia" w:eastAsia="宋体" w:cs="宋体"/>
              <w:snapToGrid/>
              <w:spacing w:val="0"/>
              <w:kern w:val="0"/>
              <w:sz w:val="21"/>
              <w:szCs w:val="21"/>
            </w:rPr>
            <w:delText>名</w:delText>
          </w:r>
        </w:del>
      </w:ins>
      <w:ins w:id="1658" w:author="Somomgbeom" w:date="2025-10-12T21:02:00Z">
        <w:r>
          <w:rPr>
            <w:rFonts w:hint="eastAsia" w:eastAsia="宋体" w:cs="宋体"/>
            <w:snapToGrid/>
            <w:spacing w:val="0"/>
            <w:kern w:val="0"/>
            <w:sz w:val="21"/>
            <w:szCs w:val="21"/>
          </w:rPr>
          <w:t>学习者的</w:t>
        </w:r>
      </w:ins>
      <w:ins w:id="1659" w:author="hui wan" w:date="2025-12-28T20:13:00Z">
        <w:r>
          <w:rPr>
            <w:rFonts w:hint="eastAsia" w:eastAsia="宋体" w:cs="宋体"/>
            <w:snapToGrid/>
            <w:spacing w:val="0"/>
            <w:kern w:val="0"/>
            <w:sz w:val="21"/>
            <w:szCs w:val="21"/>
          </w:rPr>
          <w:t>交互序列</w:t>
        </w:r>
      </w:ins>
      <w:ins w:id="1660" w:author="Somomgbeom" w:date="2025-10-12T21:02:00Z">
        <w:del w:id="1661" w:author="hui wan" w:date="2025-12-28T20:13:00Z">
          <w:r>
            <w:rPr>
              <w:rFonts w:hint="eastAsia" w:eastAsia="宋体" w:cs="宋体"/>
              <w:snapToGrid/>
              <w:spacing w:val="0"/>
              <w:kern w:val="0"/>
              <w:sz w:val="21"/>
              <w:szCs w:val="21"/>
            </w:rPr>
            <w:delText>记录平均</w:delText>
          </w:r>
        </w:del>
      </w:ins>
      <w:ins w:id="1662" w:author="Somomgbeom" w:date="2025-10-12T21:02:00Z">
        <w:r>
          <w:rPr>
            <w:rFonts w:hint="eastAsia" w:eastAsia="宋体" w:cs="宋体"/>
            <w:snapToGrid/>
            <w:spacing w:val="0"/>
            <w:kern w:val="0"/>
            <w:sz w:val="21"/>
            <w:szCs w:val="21"/>
          </w:rPr>
          <w:t>长度为82.25</w:t>
        </w:r>
      </w:ins>
      <w:ins w:id="1663" w:author="Somomgbeom" w:date="2025-10-12T21:02:00Z">
        <w:del w:id="1664" w:author="hui wan" w:date="2025-12-28T20:13:00Z">
          <w:r>
            <w:rPr>
              <w:rFonts w:hint="eastAsia" w:eastAsia="宋体" w:cs="宋体"/>
              <w:snapToGrid/>
              <w:spacing w:val="0"/>
              <w:kern w:val="0"/>
              <w:sz w:val="21"/>
              <w:szCs w:val="21"/>
            </w:rPr>
            <w:delText>条</w:delText>
          </w:r>
        </w:del>
      </w:ins>
      <w:ins w:id="1665" w:author="Somomgbeom" w:date="2025-10-12T21:02:00Z">
        <w:r>
          <w:rPr>
            <w:rFonts w:hint="eastAsia" w:eastAsia="宋体" w:cs="宋体"/>
            <w:snapToGrid/>
            <w:spacing w:val="0"/>
            <w:kern w:val="0"/>
            <w:sz w:val="21"/>
            <w:szCs w:val="21"/>
          </w:rPr>
          <w:t>。</w:t>
        </w:r>
      </w:ins>
    </w:p>
    <w:p w14:paraId="201E6B3B">
      <w:pPr>
        <w:snapToGrid/>
        <w:spacing w:line="360" w:lineRule="auto"/>
        <w:ind w:firstLine="420" w:firstLineChars="200"/>
        <w:textAlignment w:val="center"/>
        <w:rPr>
          <w:ins w:id="1666" w:author="Somomgbeom" w:date="2025-10-12T21:02:00Z"/>
          <w:rFonts w:eastAsia="宋体" w:cs="宋体"/>
          <w:snapToGrid/>
          <w:spacing w:val="0"/>
          <w:kern w:val="0"/>
          <w:sz w:val="21"/>
          <w:szCs w:val="21"/>
        </w:rPr>
      </w:pPr>
      <w:ins w:id="1667" w:author="Somomgbeom" w:date="2025-10-12T21:02:00Z">
        <w:r>
          <w:rPr>
            <w:rFonts w:hint="eastAsia" w:eastAsia="宋体" w:cs="宋体"/>
            <w:snapToGrid/>
            <w:spacing w:val="0"/>
            <w:kern w:val="0"/>
            <w:sz w:val="21"/>
            <w:szCs w:val="21"/>
          </w:rPr>
          <w:t>（2）algebra05：</w:t>
        </w:r>
      </w:ins>
      <w:ins w:id="1668" w:author="hui wan" w:date="2025-12-28T20:13:00Z">
        <w:r>
          <w:rPr>
            <w:rFonts w:hint="eastAsia" w:eastAsia="宋体" w:cs="宋体"/>
            <w:snapToGrid/>
            <w:spacing w:val="0"/>
            <w:kern w:val="0"/>
            <w:sz w:val="21"/>
            <w:szCs w:val="21"/>
          </w:rPr>
          <w:t>来自</w:t>
        </w:r>
      </w:ins>
      <w:ins w:id="1669" w:author="Somomgbeom" w:date="2025-10-12T21:02:00Z">
        <w:r>
          <w:rPr>
            <w:rFonts w:hint="eastAsia" w:eastAsia="宋体" w:cs="宋体"/>
            <w:snapToGrid/>
            <w:spacing w:val="0"/>
            <w:kern w:val="0"/>
            <w:sz w:val="21"/>
            <w:szCs w:val="21"/>
          </w:rPr>
          <w:t>KDD Cup 2010教育数据挖掘挑战赛</w:t>
        </w:r>
      </w:ins>
      <w:ins w:id="1670" w:author="Somomgbeom" w:date="2025-10-12T21:02:00Z">
        <w:del w:id="1671" w:author="hui wan" w:date="2025-12-28T20:13:00Z">
          <w:r>
            <w:rPr>
              <w:rFonts w:hint="eastAsia" w:eastAsia="宋体" w:cs="宋体"/>
              <w:snapToGrid/>
              <w:spacing w:val="0"/>
              <w:kern w:val="0"/>
              <w:sz w:val="21"/>
              <w:szCs w:val="21"/>
            </w:rPr>
            <w:delText>的一部分</w:delText>
          </w:r>
        </w:del>
      </w:ins>
      <w:ins w:id="1672" w:author="Somomgbeom" w:date="2025-10-12T21:02:00Z">
        <w:r>
          <w:rPr>
            <w:rFonts w:hint="eastAsia" w:eastAsia="宋体" w:cs="宋体"/>
            <w:snapToGrid/>
            <w:spacing w:val="0"/>
            <w:kern w:val="0"/>
            <w:sz w:val="21"/>
            <w:szCs w:val="21"/>
          </w:rPr>
          <w:t>，涵盖</w:t>
        </w:r>
      </w:ins>
      <w:ins w:id="1673" w:author="Somomgbeom" w:date="2025-10-12T21:02:00Z">
        <w:del w:id="1674" w:author="hui wan" w:date="2025-12-28T20:13:00Z">
          <w:r>
            <w:rPr>
              <w:rFonts w:hint="eastAsia" w:eastAsia="宋体" w:cs="宋体"/>
              <w:snapToGrid/>
              <w:spacing w:val="0"/>
              <w:kern w:val="0"/>
              <w:sz w:val="21"/>
              <w:szCs w:val="21"/>
            </w:rPr>
            <w:delText>了</w:delText>
          </w:r>
        </w:del>
      </w:ins>
      <w:ins w:id="1675" w:author="Somomgbeom" w:date="2025-10-12T21:02:00Z">
        <w:r>
          <w:rPr>
            <w:rFonts w:hint="eastAsia" w:eastAsia="宋体" w:cs="宋体"/>
            <w:snapToGrid/>
            <w:spacing w:val="0"/>
            <w:kern w:val="0"/>
            <w:sz w:val="21"/>
            <w:szCs w:val="21"/>
          </w:rPr>
          <w:t>2005</w:t>
        </w:r>
      </w:ins>
      <w:ins w:id="1676" w:author="Somomgbeom" w:date="2025-10-12T21:02:00Z">
        <w:del w:id="1677" w:author="hui wan" w:date="2025-12-28T20:13:00Z">
          <w:r>
            <w:rPr>
              <w:rFonts w:hint="eastAsia" w:eastAsia="宋体" w:cs="宋体"/>
              <w:snapToGrid/>
              <w:spacing w:val="0"/>
              <w:kern w:val="0"/>
              <w:sz w:val="21"/>
              <w:szCs w:val="21"/>
            </w:rPr>
            <w:delText>年至</w:delText>
          </w:r>
        </w:del>
      </w:ins>
      <w:ins w:id="1678" w:author="hui wan" w:date="2025-12-28T20:13:00Z">
        <w:r>
          <w:rPr>
            <w:rFonts w:hint="eastAsia" w:eastAsia="宋体" w:cs="宋体"/>
            <w:snapToGrid/>
            <w:spacing w:val="0"/>
            <w:kern w:val="0"/>
            <w:sz w:val="21"/>
            <w:szCs w:val="21"/>
          </w:rPr>
          <w:t>—</w:t>
        </w:r>
      </w:ins>
      <w:ins w:id="1679" w:author="Somomgbeom" w:date="2025-10-12T21:02:00Z">
        <w:r>
          <w:rPr>
            <w:rFonts w:hint="eastAsia" w:eastAsia="宋体" w:cs="宋体"/>
            <w:snapToGrid/>
            <w:spacing w:val="0"/>
            <w:kern w:val="0"/>
            <w:sz w:val="21"/>
            <w:szCs w:val="21"/>
          </w:rPr>
          <w:t>2006年间中学生</w:t>
        </w:r>
      </w:ins>
      <w:ins w:id="1680" w:author="hui wan" w:date="2025-12-28T20:14:00Z">
        <w:r>
          <w:rPr>
            <w:rFonts w:hint="eastAsia" w:eastAsia="宋体" w:cs="宋体"/>
            <w:snapToGrid/>
            <w:spacing w:val="0"/>
            <w:kern w:val="0"/>
            <w:sz w:val="21"/>
            <w:szCs w:val="21"/>
          </w:rPr>
          <w:t>在</w:t>
        </w:r>
      </w:ins>
      <w:ins w:id="1681" w:author="Somomgbeom" w:date="2025-10-12T21:02:00Z">
        <w:del w:id="1682" w:author="hui wan" w:date="2025-12-28T20:14:00Z">
          <w:r>
            <w:rPr>
              <w:rFonts w:hint="eastAsia" w:eastAsia="宋体" w:cs="宋体"/>
              <w:snapToGrid/>
              <w:spacing w:val="0"/>
              <w:kern w:val="0"/>
              <w:sz w:val="21"/>
              <w:szCs w:val="21"/>
            </w:rPr>
            <w:delText>对</w:delText>
          </w:r>
        </w:del>
      </w:ins>
      <w:ins w:id="1683" w:author="Somomgbeom" w:date="2025-10-12T21:02:00Z">
        <w:r>
          <w:rPr>
            <w:rFonts w:hint="eastAsia" w:eastAsia="宋体" w:cs="宋体"/>
            <w:snapToGrid/>
            <w:spacing w:val="0"/>
            <w:kern w:val="0"/>
            <w:sz w:val="21"/>
            <w:szCs w:val="21"/>
          </w:rPr>
          <w:t>代数</w:t>
        </w:r>
      </w:ins>
      <w:ins w:id="1684" w:author="hui wan" w:date="2025-12-28T20:14:00Z">
        <w:r>
          <w:rPr>
            <w:rFonts w:hint="eastAsia" w:eastAsia="宋体" w:cs="宋体"/>
            <w:snapToGrid/>
            <w:spacing w:val="0"/>
            <w:kern w:val="0"/>
            <w:sz w:val="21"/>
            <w:szCs w:val="21"/>
          </w:rPr>
          <w:t>课程上的答题情况</w:t>
        </w:r>
      </w:ins>
      <w:ins w:id="1685" w:author="Somomgbeom" w:date="2025-10-12T21:02:00Z">
        <w:del w:id="1686" w:author="hui wan" w:date="2025-12-28T20:14:00Z">
          <w:r>
            <w:rPr>
              <w:rFonts w:hint="eastAsia" w:eastAsia="宋体" w:cs="宋体"/>
              <w:snapToGrid/>
              <w:spacing w:val="0"/>
              <w:kern w:val="0"/>
              <w:sz w:val="21"/>
              <w:szCs w:val="21"/>
            </w:rPr>
            <w:delText>问题的回答记录</w:delText>
          </w:r>
        </w:del>
      </w:ins>
      <w:ins w:id="1687" w:author="Somomgbeom" w:date="2025-10-12T21:02:00Z">
        <w:r>
          <w:rPr>
            <w:rFonts w:hint="eastAsia" w:eastAsia="宋体" w:cs="宋体"/>
            <w:snapToGrid/>
            <w:spacing w:val="0"/>
            <w:kern w:val="0"/>
            <w:sz w:val="21"/>
            <w:szCs w:val="21"/>
          </w:rPr>
          <w:t>。</w:t>
        </w:r>
      </w:ins>
      <w:ins w:id="1688" w:author="hui wan" w:date="2025-12-28T20:14:00Z">
        <w:r>
          <w:rPr>
            <w:rFonts w:hint="eastAsia" w:eastAsia="宋体" w:cs="宋体"/>
            <w:snapToGrid/>
            <w:spacing w:val="0"/>
            <w:kern w:val="0"/>
            <w:sz w:val="21"/>
            <w:szCs w:val="21"/>
          </w:rPr>
          <w:t>该</w:t>
        </w:r>
      </w:ins>
      <w:ins w:id="1689" w:author="Somomgbeom" w:date="2025-10-12T21:02:00Z">
        <w:r>
          <w:rPr>
            <w:rFonts w:hint="eastAsia" w:eastAsia="宋体" w:cs="宋体"/>
            <w:snapToGrid/>
            <w:spacing w:val="0"/>
            <w:kern w:val="0"/>
            <w:sz w:val="21"/>
            <w:szCs w:val="21"/>
          </w:rPr>
          <w:t>数据集共包括574名学习者</w:t>
        </w:r>
      </w:ins>
      <w:ins w:id="1690" w:author="Somomgbeom" w:date="2025-10-12T21:02:00Z">
        <w:del w:id="1691" w:author="hui wan" w:date="2025-12-28T20:14:00Z">
          <w:r>
            <w:rPr>
              <w:rFonts w:hint="eastAsia" w:eastAsia="宋体" w:cs="宋体"/>
              <w:snapToGrid/>
              <w:spacing w:val="0"/>
              <w:kern w:val="0"/>
              <w:sz w:val="21"/>
              <w:szCs w:val="21"/>
            </w:rPr>
            <w:delText>，</w:delText>
          </w:r>
        </w:del>
      </w:ins>
      <w:ins w:id="1692" w:author="hui wan" w:date="2025-12-28T20:14:00Z">
        <w:r>
          <w:rPr>
            <w:rFonts w:hint="eastAsia" w:eastAsia="宋体" w:cs="宋体"/>
            <w:snapToGrid/>
            <w:spacing w:val="0"/>
            <w:kern w:val="0"/>
            <w:sz w:val="21"/>
            <w:szCs w:val="21"/>
          </w:rPr>
          <w:t>、</w:t>
        </w:r>
      </w:ins>
      <w:ins w:id="1693" w:author="Somomgbeom" w:date="2025-10-12T21:02:00Z">
        <w:r>
          <w:rPr>
            <w:rFonts w:hint="eastAsia" w:eastAsia="宋体" w:cs="宋体"/>
            <w:snapToGrid/>
            <w:spacing w:val="0"/>
            <w:kern w:val="0"/>
            <w:sz w:val="21"/>
            <w:szCs w:val="21"/>
          </w:rPr>
          <w:t>1</w:t>
        </w:r>
      </w:ins>
      <w:ins w:id="1694" w:author="Somomgbeom" w:date="2025-10-12T21:02:00Z">
        <w:del w:id="1695" w:author="hui wan" w:date="2025-12-28T20:14:00Z">
          <w:r>
            <w:rPr>
              <w:rFonts w:hint="eastAsia" w:eastAsia="宋体" w:cs="宋体"/>
              <w:snapToGrid/>
              <w:spacing w:val="0"/>
              <w:kern w:val="0"/>
              <w:sz w:val="21"/>
              <w:szCs w:val="21"/>
            </w:rPr>
            <w:delText>,</w:delText>
          </w:r>
        </w:del>
      </w:ins>
      <w:ins w:id="1696" w:author="hui wan" w:date="2025-12-28T20:14:00Z">
        <w:r>
          <w:rPr>
            <w:rFonts w:hint="eastAsia" w:eastAsia="宋体" w:cs="宋体"/>
            <w:snapToGrid/>
            <w:spacing w:val="0"/>
            <w:kern w:val="0"/>
            <w:sz w:val="21"/>
            <w:szCs w:val="21"/>
          </w:rPr>
          <w:t xml:space="preserve"> </w:t>
        </w:r>
      </w:ins>
      <w:ins w:id="1697" w:author="Somomgbeom" w:date="2025-10-12T21:02:00Z">
        <w:r>
          <w:rPr>
            <w:rFonts w:hint="eastAsia" w:eastAsia="宋体" w:cs="宋体"/>
            <w:snapToGrid/>
            <w:spacing w:val="0"/>
            <w:kern w:val="0"/>
            <w:sz w:val="21"/>
            <w:szCs w:val="21"/>
          </w:rPr>
          <w:t>084个</w:t>
        </w:r>
      </w:ins>
      <w:ins w:id="1698" w:author="Somomgbeom" w:date="2025-10-12T21:02:00Z">
        <w:del w:id="1699" w:author="hui wan" w:date="2025-12-28T20:14:00Z">
          <w:r>
            <w:rPr>
              <w:rFonts w:hint="eastAsia" w:eastAsia="宋体" w:cs="宋体"/>
              <w:snapToGrid/>
              <w:spacing w:val="0"/>
              <w:kern w:val="0"/>
              <w:sz w:val="21"/>
              <w:szCs w:val="21"/>
            </w:rPr>
            <w:delText>问题</w:delText>
          </w:r>
        </w:del>
      </w:ins>
      <w:ins w:id="1700" w:author="hui wan" w:date="2025-12-28T20:14:00Z">
        <w:r>
          <w:rPr>
            <w:rFonts w:hint="eastAsia" w:eastAsia="宋体" w:cs="宋体"/>
            <w:snapToGrid/>
            <w:spacing w:val="0"/>
            <w:kern w:val="0"/>
            <w:sz w:val="21"/>
            <w:szCs w:val="21"/>
          </w:rPr>
          <w:t>题目、</w:t>
        </w:r>
      </w:ins>
      <w:ins w:id="1701" w:author="Somomgbeom" w:date="2025-10-12T21:02:00Z">
        <w:del w:id="1702" w:author="hui wan" w:date="2025-12-28T20:14:00Z">
          <w:r>
            <w:rPr>
              <w:rFonts w:hint="eastAsia" w:eastAsia="宋体" w:cs="宋体"/>
              <w:snapToGrid/>
              <w:spacing w:val="0"/>
              <w:kern w:val="0"/>
              <w:sz w:val="21"/>
              <w:szCs w:val="21"/>
            </w:rPr>
            <w:delText>，以及</w:delText>
          </w:r>
        </w:del>
      </w:ins>
      <w:ins w:id="1703" w:author="Somomgbeom" w:date="2025-10-12T21:02:00Z">
        <w:r>
          <w:rPr>
            <w:rFonts w:hint="eastAsia" w:eastAsia="宋体" w:cs="宋体"/>
            <w:snapToGrid/>
            <w:spacing w:val="0"/>
            <w:kern w:val="0"/>
            <w:sz w:val="21"/>
            <w:szCs w:val="21"/>
          </w:rPr>
          <w:t>138个</w:t>
        </w:r>
      </w:ins>
      <w:ins w:id="1704" w:author="hui wan" w:date="2025-12-28T20:14:00Z">
        <w:r>
          <w:rPr>
            <w:rFonts w:hint="eastAsia" w:eastAsia="宋体" w:cs="宋体"/>
            <w:snapToGrid/>
            <w:spacing w:val="0"/>
            <w:kern w:val="0"/>
            <w:sz w:val="21"/>
            <w:szCs w:val="21"/>
          </w:rPr>
          <w:t>知识点</w:t>
        </w:r>
      </w:ins>
      <w:ins w:id="1705" w:author="Somomgbeom" w:date="2025-10-12T21:02:00Z">
        <w:del w:id="1706" w:author="hui wan" w:date="2025-12-28T20:14:00Z">
          <w:r>
            <w:rPr>
              <w:rFonts w:hint="eastAsia" w:eastAsia="宋体" w:cs="宋体"/>
              <w:snapToGrid/>
              <w:spacing w:val="0"/>
              <w:kern w:val="0"/>
              <w:sz w:val="21"/>
              <w:szCs w:val="21"/>
            </w:rPr>
            <w:delText>概念</w:delText>
          </w:r>
        </w:del>
      </w:ins>
      <w:ins w:id="1707" w:author="Somomgbeom" w:date="2025-10-12T21:02:00Z">
        <w:r>
          <w:rPr>
            <w:rFonts w:hint="eastAsia" w:eastAsia="宋体" w:cs="宋体"/>
            <w:snapToGrid/>
            <w:spacing w:val="0"/>
            <w:kern w:val="0"/>
            <w:sz w:val="21"/>
            <w:szCs w:val="21"/>
          </w:rPr>
          <w:t>，总共</w:t>
        </w:r>
      </w:ins>
      <w:ins w:id="1708" w:author="Somomgbeom" w:date="2025-10-12T21:02:00Z">
        <w:del w:id="1709" w:author="hui wan" w:date="2025-12-28T20:14:00Z">
          <w:r>
            <w:rPr>
              <w:rFonts w:hint="eastAsia" w:eastAsia="宋体" w:cs="宋体"/>
              <w:snapToGrid/>
              <w:spacing w:val="0"/>
              <w:kern w:val="0"/>
              <w:sz w:val="21"/>
              <w:szCs w:val="21"/>
            </w:rPr>
            <w:delText>有</w:delText>
          </w:r>
        </w:del>
      </w:ins>
      <w:ins w:id="1710" w:author="Somomgbeom" w:date="2025-10-12T21:02:00Z">
        <w:r>
          <w:rPr>
            <w:rFonts w:hint="eastAsia" w:eastAsia="宋体" w:cs="宋体"/>
            <w:snapToGrid/>
            <w:spacing w:val="0"/>
            <w:kern w:val="0"/>
            <w:sz w:val="21"/>
            <w:szCs w:val="21"/>
          </w:rPr>
          <w:t>809</w:t>
        </w:r>
      </w:ins>
      <w:ins w:id="1711" w:author="Somomgbeom" w:date="2025-10-12T21:02:00Z">
        <w:del w:id="1712" w:author="hui wan" w:date="2025-12-28T20:14:00Z">
          <w:r>
            <w:rPr>
              <w:rFonts w:hint="eastAsia" w:eastAsia="宋体" w:cs="宋体"/>
              <w:snapToGrid/>
              <w:spacing w:val="0"/>
              <w:kern w:val="0"/>
              <w:sz w:val="21"/>
              <w:szCs w:val="21"/>
            </w:rPr>
            <w:delText>,</w:delText>
          </w:r>
        </w:del>
      </w:ins>
      <w:ins w:id="1713" w:author="hui wan" w:date="2025-12-28T20:14:00Z">
        <w:r>
          <w:rPr>
            <w:rFonts w:hint="eastAsia" w:eastAsia="宋体" w:cs="宋体"/>
            <w:snapToGrid/>
            <w:spacing w:val="0"/>
            <w:kern w:val="0"/>
            <w:sz w:val="21"/>
            <w:szCs w:val="21"/>
          </w:rPr>
          <w:t xml:space="preserve"> </w:t>
        </w:r>
      </w:ins>
      <w:ins w:id="1714" w:author="Somomgbeom" w:date="2025-10-12T21:02:00Z">
        <w:r>
          <w:rPr>
            <w:rFonts w:hint="eastAsia" w:eastAsia="宋体" w:cs="宋体"/>
            <w:snapToGrid/>
            <w:spacing w:val="0"/>
            <w:kern w:val="0"/>
            <w:sz w:val="21"/>
            <w:szCs w:val="21"/>
          </w:rPr>
          <w:t>694条交互记录，平均每</w:t>
        </w:r>
      </w:ins>
      <w:ins w:id="1715" w:author="Somomgbeom" w:date="2025-10-12T21:02:00Z">
        <w:del w:id="1716" w:author="hui wan" w:date="2025-12-28T20:14:00Z">
          <w:r>
            <w:rPr>
              <w:rFonts w:hint="eastAsia" w:eastAsia="宋体" w:cs="宋体"/>
              <w:snapToGrid/>
              <w:spacing w:val="0"/>
              <w:kern w:val="0"/>
              <w:sz w:val="21"/>
              <w:szCs w:val="21"/>
            </w:rPr>
            <w:delText>个</w:delText>
          </w:r>
        </w:del>
      </w:ins>
      <w:ins w:id="1717" w:author="hui wan" w:date="2025-12-28T20:14:00Z">
        <w:r>
          <w:rPr>
            <w:rFonts w:hint="eastAsia" w:eastAsia="宋体" w:cs="宋体"/>
            <w:snapToGrid/>
            <w:spacing w:val="0"/>
            <w:kern w:val="0"/>
            <w:sz w:val="21"/>
            <w:szCs w:val="21"/>
          </w:rPr>
          <w:t>名</w:t>
        </w:r>
      </w:ins>
      <w:ins w:id="1718" w:author="Somomgbeom" w:date="2025-10-12T21:02:00Z">
        <w:r>
          <w:rPr>
            <w:rFonts w:hint="eastAsia" w:eastAsia="宋体" w:cs="宋体"/>
            <w:snapToGrid/>
            <w:spacing w:val="0"/>
            <w:kern w:val="0"/>
            <w:sz w:val="21"/>
            <w:szCs w:val="21"/>
          </w:rPr>
          <w:t>学习者的</w:t>
        </w:r>
      </w:ins>
      <w:ins w:id="1719" w:author="hui wan" w:date="2025-12-28T20:15:00Z">
        <w:r>
          <w:rPr>
            <w:rFonts w:hint="eastAsia" w:eastAsia="宋体" w:cs="宋体"/>
            <w:snapToGrid/>
            <w:spacing w:val="0"/>
            <w:kern w:val="0"/>
            <w:sz w:val="21"/>
            <w:szCs w:val="21"/>
          </w:rPr>
          <w:t>交互序列长度</w:t>
        </w:r>
      </w:ins>
      <w:ins w:id="1720" w:author="Somomgbeom" w:date="2025-10-12T21:02:00Z">
        <w:del w:id="1721" w:author="hui wan" w:date="2025-12-28T20:15:00Z">
          <w:r>
            <w:rPr>
              <w:rFonts w:hint="eastAsia" w:eastAsia="宋体" w:cs="宋体"/>
              <w:snapToGrid/>
              <w:spacing w:val="0"/>
              <w:kern w:val="0"/>
              <w:sz w:val="21"/>
              <w:szCs w:val="21"/>
            </w:rPr>
            <w:delText>记录长度</w:delText>
          </w:r>
        </w:del>
      </w:ins>
      <w:ins w:id="1722" w:author="Somomgbeom" w:date="2025-10-12T21:02:00Z">
        <w:r>
          <w:rPr>
            <w:rFonts w:hint="eastAsia" w:eastAsia="宋体" w:cs="宋体"/>
            <w:snapToGrid/>
            <w:spacing w:val="0"/>
            <w:kern w:val="0"/>
            <w:sz w:val="21"/>
            <w:szCs w:val="21"/>
          </w:rPr>
          <w:t>达</w:t>
        </w:r>
      </w:ins>
      <w:ins w:id="1723" w:author="Somomgbeom" w:date="2025-10-12T21:02:00Z">
        <w:del w:id="1724" w:author="hui wan" w:date="2025-12-28T20:15:00Z">
          <w:r>
            <w:rPr>
              <w:rFonts w:hint="eastAsia" w:eastAsia="宋体" w:cs="宋体"/>
              <w:snapToGrid/>
              <w:spacing w:val="0"/>
              <w:kern w:val="0"/>
              <w:sz w:val="21"/>
              <w:szCs w:val="21"/>
            </w:rPr>
            <w:delText>到了</w:delText>
          </w:r>
        </w:del>
      </w:ins>
      <w:ins w:id="1725" w:author="Somomgbeom" w:date="2025-10-12T21:02:00Z">
        <w:r>
          <w:rPr>
            <w:rFonts w:hint="eastAsia" w:eastAsia="宋体" w:cs="宋体"/>
            <w:snapToGrid/>
            <w:spacing w:val="0"/>
            <w:kern w:val="0"/>
            <w:sz w:val="21"/>
            <w:szCs w:val="21"/>
          </w:rPr>
          <w:t>1</w:t>
        </w:r>
      </w:ins>
      <w:ins w:id="1726" w:author="Somomgbeom" w:date="2025-10-12T21:02:00Z">
        <w:del w:id="1727" w:author="hui wan" w:date="2025-12-28T20:15:00Z">
          <w:r>
            <w:rPr>
              <w:rFonts w:hint="eastAsia" w:eastAsia="宋体" w:cs="宋体"/>
              <w:snapToGrid/>
              <w:spacing w:val="0"/>
              <w:kern w:val="0"/>
              <w:sz w:val="21"/>
              <w:szCs w:val="21"/>
            </w:rPr>
            <w:delText>,</w:delText>
          </w:r>
        </w:del>
      </w:ins>
      <w:ins w:id="1728" w:author="hui wan" w:date="2025-12-28T20:15:00Z">
        <w:r>
          <w:rPr>
            <w:rFonts w:hint="eastAsia" w:eastAsia="宋体" w:cs="宋体"/>
            <w:snapToGrid/>
            <w:spacing w:val="0"/>
            <w:kern w:val="0"/>
            <w:sz w:val="21"/>
            <w:szCs w:val="21"/>
          </w:rPr>
          <w:t xml:space="preserve"> </w:t>
        </w:r>
      </w:ins>
      <w:ins w:id="1729" w:author="Somomgbeom" w:date="2025-10-12T21:02:00Z">
        <w:r>
          <w:rPr>
            <w:rFonts w:hint="eastAsia" w:eastAsia="宋体" w:cs="宋体"/>
            <w:snapToGrid/>
            <w:spacing w:val="0"/>
            <w:kern w:val="0"/>
            <w:sz w:val="21"/>
            <w:szCs w:val="21"/>
          </w:rPr>
          <w:t>410.62。</w:t>
        </w:r>
      </w:ins>
    </w:p>
    <w:p w14:paraId="4A047466">
      <w:pPr>
        <w:snapToGrid/>
        <w:spacing w:line="360" w:lineRule="auto"/>
        <w:ind w:firstLine="420" w:firstLineChars="200"/>
        <w:textAlignment w:val="center"/>
        <w:rPr>
          <w:ins w:id="1730" w:author="Somomgbeom" w:date="2025-10-12T21:02:00Z"/>
          <w:rFonts w:eastAsia="宋体" w:cs="宋体"/>
          <w:snapToGrid/>
          <w:spacing w:val="0"/>
          <w:kern w:val="0"/>
          <w:sz w:val="21"/>
          <w:szCs w:val="21"/>
        </w:rPr>
      </w:pPr>
      <w:ins w:id="1731" w:author="Somomgbeom" w:date="2025-10-12T21:02:00Z">
        <w:r>
          <w:rPr>
            <w:rFonts w:hint="eastAsia" w:eastAsia="宋体" w:cs="宋体"/>
            <w:snapToGrid/>
            <w:spacing w:val="0"/>
            <w:kern w:val="0"/>
            <w:sz w:val="21"/>
            <w:szCs w:val="21"/>
          </w:rPr>
          <w:t>（3）statics：来自卡耐基梅隆大学2011年秋季学期的工程力学课程，记录了学生</w:t>
        </w:r>
      </w:ins>
      <w:ins w:id="1732" w:author="hui wan" w:date="2025-12-28T20:15:00Z">
        <w:r>
          <w:rPr>
            <w:rFonts w:hint="eastAsia" w:eastAsia="宋体" w:cs="宋体"/>
            <w:snapToGrid/>
            <w:spacing w:val="0"/>
            <w:kern w:val="0"/>
            <w:sz w:val="21"/>
            <w:szCs w:val="21"/>
          </w:rPr>
          <w:t>在该</w:t>
        </w:r>
      </w:ins>
      <w:ins w:id="1733" w:author="Somomgbeom" w:date="2025-10-12T21:02:00Z">
        <w:del w:id="1734" w:author="hui wan" w:date="2025-12-28T20:15:00Z">
          <w:r>
            <w:rPr>
              <w:rFonts w:hint="eastAsia" w:eastAsia="宋体" w:cs="宋体"/>
              <w:snapToGrid/>
              <w:spacing w:val="0"/>
              <w:kern w:val="0"/>
              <w:sz w:val="21"/>
              <w:szCs w:val="21"/>
            </w:rPr>
            <w:delText>与</w:delText>
          </w:r>
        </w:del>
      </w:ins>
      <w:ins w:id="1735" w:author="Somomgbeom" w:date="2025-10-12T21:02:00Z">
        <w:r>
          <w:rPr>
            <w:rFonts w:hint="eastAsia" w:eastAsia="宋体" w:cs="宋体"/>
            <w:snapToGrid/>
            <w:spacing w:val="0"/>
            <w:kern w:val="0"/>
            <w:sz w:val="21"/>
            <w:szCs w:val="21"/>
          </w:rPr>
          <w:t>课程</w:t>
        </w:r>
      </w:ins>
      <w:ins w:id="1736" w:author="hui wan" w:date="2025-12-28T20:15:00Z">
        <w:r>
          <w:rPr>
            <w:rFonts w:hint="eastAsia" w:eastAsia="宋体" w:cs="宋体"/>
            <w:snapToGrid/>
            <w:spacing w:val="0"/>
            <w:kern w:val="0"/>
            <w:sz w:val="21"/>
            <w:szCs w:val="21"/>
          </w:rPr>
          <w:t>中的答题数据</w:t>
        </w:r>
      </w:ins>
      <w:ins w:id="1737" w:author="Somomgbeom" w:date="2025-10-12T21:02:00Z">
        <w:del w:id="1738" w:author="hui wan" w:date="2025-12-28T20:15:00Z">
          <w:r>
            <w:rPr>
              <w:rFonts w:hint="eastAsia" w:eastAsia="宋体" w:cs="宋体"/>
              <w:snapToGrid/>
              <w:spacing w:val="0"/>
              <w:kern w:val="0"/>
              <w:sz w:val="21"/>
              <w:szCs w:val="21"/>
            </w:rPr>
            <w:delText>相关问题的互动情况</w:delText>
          </w:r>
        </w:del>
      </w:ins>
      <w:ins w:id="1739" w:author="Somomgbeom" w:date="2025-10-12T21:02:00Z">
        <w:r>
          <w:rPr>
            <w:rFonts w:hint="eastAsia" w:eastAsia="宋体" w:cs="宋体"/>
            <w:snapToGrid/>
            <w:spacing w:val="0"/>
            <w:kern w:val="0"/>
            <w:sz w:val="21"/>
            <w:szCs w:val="21"/>
          </w:rPr>
          <w:t>。它包含331名学习者</w:t>
        </w:r>
      </w:ins>
      <w:ins w:id="1740" w:author="Somomgbeom" w:date="2025-10-12T21:02:00Z">
        <w:del w:id="1741" w:author="hui wan" w:date="2025-12-28T20:15:00Z">
          <w:r>
            <w:rPr>
              <w:rFonts w:hint="eastAsia" w:eastAsia="宋体" w:cs="宋体"/>
              <w:snapToGrid/>
              <w:spacing w:val="0"/>
              <w:kern w:val="0"/>
              <w:sz w:val="21"/>
              <w:szCs w:val="21"/>
            </w:rPr>
            <w:delText>和</w:delText>
          </w:r>
        </w:del>
      </w:ins>
      <w:ins w:id="1742" w:author="hui wan" w:date="2025-12-28T20:15:00Z">
        <w:r>
          <w:rPr>
            <w:rFonts w:hint="eastAsia" w:eastAsia="宋体" w:cs="宋体"/>
            <w:snapToGrid/>
            <w:spacing w:val="0"/>
            <w:kern w:val="0"/>
            <w:sz w:val="21"/>
            <w:szCs w:val="21"/>
          </w:rPr>
          <w:t>、</w:t>
        </w:r>
      </w:ins>
      <w:ins w:id="1743" w:author="Somomgbeom" w:date="2025-10-12T21:02:00Z">
        <w:r>
          <w:rPr>
            <w:rFonts w:hint="eastAsia" w:eastAsia="宋体" w:cs="宋体"/>
            <w:snapToGrid/>
            <w:spacing w:val="0"/>
            <w:kern w:val="0"/>
            <w:sz w:val="21"/>
            <w:szCs w:val="21"/>
          </w:rPr>
          <w:t>1</w:t>
        </w:r>
      </w:ins>
      <w:ins w:id="1744" w:author="Somomgbeom" w:date="2025-10-12T21:02:00Z">
        <w:del w:id="1745" w:author="hui wan" w:date="2025-12-28T20:15:00Z">
          <w:r>
            <w:rPr>
              <w:rFonts w:hint="eastAsia" w:eastAsia="宋体" w:cs="宋体"/>
              <w:snapToGrid/>
              <w:spacing w:val="0"/>
              <w:kern w:val="0"/>
              <w:sz w:val="21"/>
              <w:szCs w:val="21"/>
            </w:rPr>
            <w:delText>,</w:delText>
          </w:r>
        </w:del>
      </w:ins>
      <w:ins w:id="1746" w:author="hui wan" w:date="2025-12-28T20:15:00Z">
        <w:r>
          <w:rPr>
            <w:rFonts w:hint="eastAsia" w:eastAsia="宋体" w:cs="宋体"/>
            <w:snapToGrid/>
            <w:spacing w:val="0"/>
            <w:kern w:val="0"/>
            <w:sz w:val="21"/>
            <w:szCs w:val="21"/>
          </w:rPr>
          <w:t xml:space="preserve"> </w:t>
        </w:r>
      </w:ins>
      <w:ins w:id="1747" w:author="Somomgbeom" w:date="2025-10-12T21:02:00Z">
        <w:r>
          <w:rPr>
            <w:rFonts w:hint="eastAsia" w:eastAsia="宋体" w:cs="宋体"/>
            <w:snapToGrid/>
            <w:spacing w:val="0"/>
            <w:kern w:val="0"/>
            <w:sz w:val="21"/>
            <w:szCs w:val="21"/>
          </w:rPr>
          <w:t>223个</w:t>
        </w:r>
      </w:ins>
      <w:ins w:id="1748" w:author="Somomgbeom" w:date="2025-10-12T21:02:00Z">
        <w:del w:id="1749" w:author="hui wan" w:date="2025-12-28T20:16:00Z">
          <w:r>
            <w:rPr>
              <w:rFonts w:hint="eastAsia" w:eastAsia="宋体" w:cs="宋体"/>
              <w:snapToGrid/>
              <w:spacing w:val="0"/>
              <w:kern w:val="0"/>
              <w:sz w:val="21"/>
              <w:szCs w:val="21"/>
            </w:rPr>
            <w:delText>问题</w:delText>
          </w:r>
        </w:del>
      </w:ins>
      <w:ins w:id="1750" w:author="hui wan" w:date="2025-12-28T20:16:00Z">
        <w:r>
          <w:rPr>
            <w:rFonts w:hint="eastAsia" w:eastAsia="宋体" w:cs="宋体"/>
            <w:snapToGrid/>
            <w:spacing w:val="0"/>
            <w:kern w:val="0"/>
            <w:sz w:val="21"/>
            <w:szCs w:val="21"/>
          </w:rPr>
          <w:t>题目、</w:t>
        </w:r>
      </w:ins>
      <w:ins w:id="1751" w:author="Somomgbeom" w:date="2025-10-12T21:02:00Z">
        <w:del w:id="1752" w:author="hui wan" w:date="2025-12-28T20:16:00Z">
          <w:r>
            <w:rPr>
              <w:rFonts w:hint="eastAsia" w:eastAsia="宋体" w:cs="宋体"/>
              <w:snapToGrid/>
              <w:spacing w:val="0"/>
              <w:kern w:val="0"/>
              <w:sz w:val="21"/>
              <w:szCs w:val="21"/>
            </w:rPr>
            <w:delText>，但记录了</w:delText>
          </w:r>
        </w:del>
      </w:ins>
      <w:ins w:id="1753" w:author="Somomgbeom" w:date="2025-10-12T21:02:00Z">
        <w:r>
          <w:rPr>
            <w:rFonts w:hint="eastAsia" w:eastAsia="宋体" w:cs="宋体"/>
            <w:snapToGrid/>
            <w:spacing w:val="0"/>
            <w:kern w:val="0"/>
            <w:sz w:val="21"/>
            <w:szCs w:val="21"/>
          </w:rPr>
          <w:t>154个</w:t>
        </w:r>
      </w:ins>
      <w:ins w:id="1754" w:author="hui wan" w:date="2025-12-28T20:16:00Z">
        <w:r>
          <w:rPr>
            <w:rFonts w:hint="eastAsia" w:eastAsia="宋体" w:cs="宋体"/>
            <w:snapToGrid/>
            <w:spacing w:val="0"/>
            <w:kern w:val="0"/>
            <w:sz w:val="21"/>
            <w:szCs w:val="21"/>
          </w:rPr>
          <w:t>知识点，共</w:t>
        </w:r>
      </w:ins>
      <w:ins w:id="1755" w:author="Somomgbeom" w:date="2025-10-12T21:02:00Z">
        <w:del w:id="1756" w:author="hui wan" w:date="2025-12-28T20:16:00Z">
          <w:r>
            <w:rPr>
              <w:rFonts w:hint="eastAsia" w:eastAsia="宋体" w:cs="宋体"/>
              <w:snapToGrid/>
              <w:spacing w:val="0"/>
              <w:kern w:val="0"/>
              <w:sz w:val="21"/>
              <w:szCs w:val="21"/>
            </w:rPr>
            <w:delText>概念和</w:delText>
          </w:r>
        </w:del>
      </w:ins>
      <w:ins w:id="1757" w:author="Somomgbeom" w:date="2025-10-12T21:02:00Z">
        <w:r>
          <w:rPr>
            <w:rFonts w:hint="eastAsia" w:eastAsia="宋体" w:cs="宋体"/>
            <w:snapToGrid/>
            <w:spacing w:val="0"/>
            <w:kern w:val="0"/>
            <w:sz w:val="21"/>
            <w:szCs w:val="21"/>
          </w:rPr>
          <w:t>142</w:t>
        </w:r>
      </w:ins>
      <w:ins w:id="1758" w:author="Somomgbeom" w:date="2025-10-12T21:02:00Z">
        <w:del w:id="1759" w:author="hui wan" w:date="2025-12-28T20:16:00Z">
          <w:r>
            <w:rPr>
              <w:rFonts w:hint="eastAsia" w:eastAsia="宋体" w:cs="宋体"/>
              <w:snapToGrid/>
              <w:spacing w:val="0"/>
              <w:kern w:val="0"/>
              <w:sz w:val="21"/>
              <w:szCs w:val="21"/>
            </w:rPr>
            <w:delText>,</w:delText>
          </w:r>
        </w:del>
      </w:ins>
      <w:ins w:id="1760" w:author="hui wan" w:date="2025-12-28T20:16:00Z">
        <w:r>
          <w:rPr>
            <w:rFonts w:hint="eastAsia" w:eastAsia="宋体" w:cs="宋体"/>
            <w:snapToGrid/>
            <w:spacing w:val="0"/>
            <w:kern w:val="0"/>
            <w:sz w:val="21"/>
            <w:szCs w:val="21"/>
          </w:rPr>
          <w:t xml:space="preserve"> </w:t>
        </w:r>
      </w:ins>
      <w:ins w:id="1761" w:author="Somomgbeom" w:date="2025-10-12T21:02:00Z">
        <w:r>
          <w:rPr>
            <w:rFonts w:hint="eastAsia" w:eastAsia="宋体" w:cs="宋体"/>
            <w:snapToGrid/>
            <w:spacing w:val="0"/>
            <w:kern w:val="0"/>
            <w:sz w:val="21"/>
            <w:szCs w:val="21"/>
          </w:rPr>
          <w:t>124条交互记录，平均每名学习者的</w:t>
        </w:r>
      </w:ins>
      <w:ins w:id="1762" w:author="hui wan" w:date="2025-12-28T20:16:00Z">
        <w:r>
          <w:rPr>
            <w:rFonts w:hint="eastAsia" w:eastAsia="宋体" w:cs="宋体"/>
            <w:snapToGrid/>
            <w:spacing w:val="0"/>
            <w:kern w:val="0"/>
            <w:sz w:val="21"/>
            <w:szCs w:val="21"/>
          </w:rPr>
          <w:t>交互序列长度</w:t>
        </w:r>
      </w:ins>
      <w:ins w:id="1763" w:author="Somomgbeom" w:date="2025-10-12T21:02:00Z">
        <w:del w:id="1764" w:author="hui wan" w:date="2025-12-28T20:16:00Z">
          <w:r>
            <w:rPr>
              <w:rFonts w:hint="eastAsia" w:eastAsia="宋体" w:cs="宋体"/>
              <w:snapToGrid/>
              <w:spacing w:val="0"/>
              <w:kern w:val="0"/>
              <w:sz w:val="21"/>
              <w:szCs w:val="21"/>
            </w:rPr>
            <w:delText>记录长度</w:delText>
          </w:r>
        </w:del>
      </w:ins>
      <w:ins w:id="1765" w:author="Somomgbeom" w:date="2025-10-12T21:02:00Z">
        <w:r>
          <w:rPr>
            <w:rFonts w:hint="eastAsia" w:eastAsia="宋体" w:cs="宋体"/>
            <w:snapToGrid/>
            <w:spacing w:val="0"/>
            <w:kern w:val="0"/>
            <w:sz w:val="21"/>
            <w:szCs w:val="21"/>
          </w:rPr>
          <w:t>约为429.38。</w:t>
        </w:r>
      </w:ins>
    </w:p>
    <w:p w14:paraId="27F24F36">
      <w:pPr>
        <w:snapToGrid/>
        <w:spacing w:line="360" w:lineRule="auto"/>
        <w:ind w:firstLine="420" w:firstLineChars="200"/>
        <w:textAlignment w:val="center"/>
        <w:rPr>
          <w:ins w:id="1766" w:author="Somomgbeom" w:date="2025-10-12T21:02:00Z"/>
          <w:rFonts w:eastAsia="宋体" w:cs="宋体"/>
          <w:snapToGrid/>
          <w:spacing w:val="0"/>
          <w:kern w:val="0"/>
          <w:sz w:val="21"/>
          <w:szCs w:val="21"/>
        </w:rPr>
      </w:pPr>
      <w:ins w:id="1767" w:author="Somomgbeom" w:date="2025-10-12T21:02:00Z">
        <w:r>
          <w:rPr>
            <w:rFonts w:hint="eastAsia" w:eastAsia="宋体" w:cs="宋体"/>
            <w:snapToGrid/>
            <w:spacing w:val="0"/>
            <w:kern w:val="0"/>
            <w:sz w:val="21"/>
            <w:szCs w:val="21"/>
          </w:rPr>
          <w:t>（4）doudouyun：</w:t>
        </w:r>
      </w:ins>
      <w:ins w:id="1768" w:author="Somomgbeom" w:date="2025-10-12T21:02:00Z">
        <w:del w:id="1769" w:author="hui wan" w:date="2025-12-28T20:16:00Z">
          <w:r>
            <w:rPr>
              <w:rFonts w:hint="eastAsia" w:eastAsia="宋体" w:cs="宋体"/>
              <w:snapToGrid/>
              <w:spacing w:val="0"/>
              <w:kern w:val="0"/>
              <w:sz w:val="21"/>
              <w:szCs w:val="21"/>
            </w:rPr>
            <w:delText>该数据集</w:delText>
          </w:r>
        </w:del>
      </w:ins>
      <w:ins w:id="1770" w:author="Somomgbeom" w:date="2025-10-12T21:02:00Z">
        <w:r>
          <w:rPr>
            <w:rFonts w:hint="eastAsia" w:eastAsia="宋体" w:cs="宋体"/>
            <w:snapToGrid/>
            <w:spacing w:val="0"/>
            <w:kern w:val="0"/>
            <w:sz w:val="21"/>
            <w:szCs w:val="21"/>
          </w:rPr>
          <w:t>采集自本</w:t>
        </w:r>
      </w:ins>
      <w:ins w:id="1771" w:author="hui wan" w:date="2025-12-28T20:16:00Z">
        <w:r>
          <w:rPr>
            <w:rFonts w:hint="eastAsia" w:eastAsia="宋体" w:cs="宋体"/>
            <w:snapToGrid/>
            <w:spacing w:val="0"/>
            <w:kern w:val="0"/>
            <w:sz w:val="21"/>
            <w:szCs w:val="21"/>
          </w:rPr>
          <w:t>研究</w:t>
        </w:r>
      </w:ins>
      <w:ins w:id="1772" w:author="Somomgbeom" w:date="2025-10-12T21:02:00Z">
        <w:r>
          <w:rPr>
            <w:rFonts w:hint="eastAsia" w:eastAsia="宋体" w:cs="宋体"/>
            <w:snapToGrid/>
            <w:spacing w:val="0"/>
            <w:kern w:val="0"/>
            <w:sz w:val="21"/>
            <w:szCs w:val="21"/>
          </w:rPr>
          <w:t>团队自主</w:t>
        </w:r>
      </w:ins>
      <w:ins w:id="1773" w:author="hui wan" w:date="2025-12-28T20:16:00Z">
        <w:r>
          <w:rPr>
            <w:rFonts w:hint="eastAsia" w:eastAsia="宋体" w:cs="宋体"/>
            <w:snapToGrid/>
            <w:spacing w:val="0"/>
            <w:kern w:val="0"/>
            <w:sz w:val="21"/>
            <w:szCs w:val="21"/>
          </w:rPr>
          <w:t>研发</w:t>
        </w:r>
      </w:ins>
      <w:ins w:id="1774" w:author="Somomgbeom" w:date="2025-10-12T21:02:00Z">
        <w:del w:id="1775" w:author="hui wan" w:date="2025-12-28T20:16:00Z">
          <w:r>
            <w:rPr>
              <w:rFonts w:hint="eastAsia" w:eastAsia="宋体" w:cs="宋体"/>
              <w:snapToGrid/>
              <w:spacing w:val="0"/>
              <w:kern w:val="0"/>
              <w:sz w:val="21"/>
              <w:szCs w:val="21"/>
            </w:rPr>
            <w:delText>所开发</w:delText>
          </w:r>
        </w:del>
      </w:ins>
      <w:ins w:id="1776" w:author="Somomgbeom" w:date="2025-10-12T21:02:00Z">
        <w:r>
          <w:rPr>
            <w:rFonts w:hint="eastAsia" w:eastAsia="宋体" w:cs="宋体"/>
            <w:snapToGrid/>
            <w:spacing w:val="0"/>
            <w:kern w:val="0"/>
            <w:sz w:val="21"/>
            <w:szCs w:val="21"/>
          </w:rPr>
          <w:t>的智慧在线教育系统豆豆云助教小程序的做题记录，数据库中有近两千多万条历史学习数据。本文</w:t>
        </w:r>
      </w:ins>
      <w:ins w:id="1777" w:author="hui wan" w:date="2025-12-28T20:17:00Z">
        <w:r>
          <w:rPr>
            <w:rFonts w:hint="eastAsia" w:eastAsia="宋体" w:cs="宋体"/>
            <w:snapToGrid/>
            <w:spacing w:val="0"/>
            <w:kern w:val="0"/>
            <w:sz w:val="21"/>
            <w:szCs w:val="21"/>
          </w:rPr>
          <w:t>采用</w:t>
        </w:r>
      </w:ins>
      <w:ins w:id="1778" w:author="Somomgbeom" w:date="2025-10-12T21:02:00Z">
        <w:del w:id="1779" w:author="hui wan" w:date="2025-12-28T20:17:00Z">
          <w:r>
            <w:rPr>
              <w:rFonts w:hint="eastAsia" w:eastAsia="宋体" w:cs="宋体"/>
              <w:snapToGrid/>
              <w:spacing w:val="0"/>
              <w:kern w:val="0"/>
              <w:sz w:val="21"/>
              <w:szCs w:val="21"/>
            </w:rPr>
            <w:delText>使用</w:delText>
          </w:r>
        </w:del>
      </w:ins>
      <w:ins w:id="1780" w:author="Somomgbeom" w:date="2025-10-12T21:02:00Z">
        <w:r>
          <w:rPr>
            <w:rFonts w:hint="eastAsia" w:eastAsia="宋体" w:cs="宋体"/>
            <w:snapToGrid/>
            <w:spacing w:val="0"/>
            <w:kern w:val="0"/>
            <w:sz w:val="21"/>
            <w:szCs w:val="21"/>
          </w:rPr>
          <w:t>大学本科阶段</w:t>
        </w:r>
      </w:ins>
      <w:ins w:id="1781" w:author="hui wan" w:date="2025-12-28T20:17:00Z">
        <w:r>
          <w:rPr>
            <w:rFonts w:hint="eastAsia" w:eastAsia="宋体" w:cs="宋体"/>
            <w:snapToGrid/>
            <w:spacing w:val="0"/>
            <w:kern w:val="0"/>
            <w:sz w:val="21"/>
            <w:szCs w:val="21"/>
          </w:rPr>
          <w:t>“</w:t>
        </w:r>
      </w:ins>
      <w:ins w:id="1782" w:author="Somomgbeom" w:date="2025-10-12T21:02:00Z">
        <w:r>
          <w:rPr>
            <w:rFonts w:hint="eastAsia" w:eastAsia="宋体" w:cs="宋体"/>
            <w:snapToGrid/>
            <w:spacing w:val="0"/>
            <w:kern w:val="0"/>
            <w:sz w:val="21"/>
            <w:szCs w:val="21"/>
          </w:rPr>
          <w:t>思想道德修养与法律基础</w:t>
        </w:r>
      </w:ins>
      <w:ins w:id="1783" w:author="hui wan" w:date="2025-12-28T20:17:00Z">
        <w:r>
          <w:rPr>
            <w:rFonts w:hint="eastAsia" w:eastAsia="宋体" w:cs="宋体"/>
            <w:snapToGrid/>
            <w:spacing w:val="0"/>
            <w:kern w:val="0"/>
            <w:sz w:val="21"/>
            <w:szCs w:val="21"/>
          </w:rPr>
          <w:t>”</w:t>
        </w:r>
      </w:ins>
      <w:ins w:id="1784" w:author="Somomgbeom" w:date="2025-10-12T21:02:00Z">
        <w:r>
          <w:rPr>
            <w:rFonts w:hint="eastAsia" w:eastAsia="宋体" w:cs="宋体"/>
            <w:snapToGrid/>
            <w:spacing w:val="0"/>
            <w:kern w:val="0"/>
            <w:sz w:val="21"/>
            <w:szCs w:val="21"/>
          </w:rPr>
          <w:t>课程的</w:t>
        </w:r>
      </w:ins>
      <w:ins w:id="1785" w:author="hui wan" w:date="2025-12-28T20:17:00Z">
        <w:r>
          <w:rPr>
            <w:rFonts w:hint="eastAsia" w:eastAsia="宋体" w:cs="宋体"/>
            <w:snapToGrid/>
            <w:spacing w:val="0"/>
            <w:kern w:val="0"/>
            <w:sz w:val="21"/>
            <w:szCs w:val="21"/>
          </w:rPr>
          <w:t>大</w:t>
        </w:r>
      </w:ins>
      <w:ins w:id="1786" w:author="Somomgbeom" w:date="2025-10-12T21:02:00Z">
        <w:r>
          <w:rPr>
            <w:rFonts w:hint="eastAsia" w:eastAsia="宋体" w:cs="宋体"/>
            <w:snapToGrid/>
            <w:spacing w:val="0"/>
            <w:kern w:val="0"/>
            <w:sz w:val="21"/>
            <w:szCs w:val="21"/>
          </w:rPr>
          <w:t>学生答题数据，</w:t>
        </w:r>
      </w:ins>
      <w:ins w:id="1787" w:author="Somomgbeom" w:date="2025-10-12T21:02:00Z">
        <w:del w:id="1788" w:author="hui wan" w:date="2025-12-28T20:17:00Z">
          <w:r>
            <w:rPr>
              <w:rFonts w:hint="eastAsia" w:eastAsia="宋体" w:cs="宋体"/>
              <w:snapToGrid/>
              <w:spacing w:val="0"/>
              <w:kern w:val="0"/>
              <w:sz w:val="21"/>
              <w:szCs w:val="21"/>
            </w:rPr>
            <w:delText>共有</w:delText>
          </w:r>
        </w:del>
      </w:ins>
      <w:ins w:id="1789" w:author="hui wan" w:date="2025-12-28T20:17:00Z">
        <w:r>
          <w:rPr>
            <w:rFonts w:hint="eastAsia" w:eastAsia="宋体" w:cs="宋体"/>
            <w:snapToGrid/>
            <w:spacing w:val="0"/>
            <w:kern w:val="0"/>
            <w:sz w:val="21"/>
            <w:szCs w:val="21"/>
          </w:rPr>
          <w:t>包含</w:t>
        </w:r>
      </w:ins>
      <w:ins w:id="1790" w:author="Somomgbeom" w:date="2025-10-12T21:02:00Z">
        <w:r>
          <w:rPr>
            <w:rFonts w:hint="eastAsia" w:eastAsia="宋体" w:cs="宋体"/>
            <w:snapToGrid/>
            <w:spacing w:val="0"/>
            <w:kern w:val="0"/>
            <w:sz w:val="21"/>
            <w:szCs w:val="21"/>
          </w:rPr>
          <w:t>955名学生者</w:t>
        </w:r>
      </w:ins>
      <w:ins w:id="1791" w:author="Somomgbeom" w:date="2025-10-12T21:02:00Z">
        <w:del w:id="1792" w:author="hui wan" w:date="2025-12-28T20:17:00Z">
          <w:r>
            <w:rPr>
              <w:rFonts w:hint="eastAsia" w:eastAsia="宋体" w:cs="宋体"/>
              <w:snapToGrid/>
              <w:spacing w:val="0"/>
              <w:kern w:val="0"/>
              <w:sz w:val="21"/>
              <w:szCs w:val="21"/>
            </w:rPr>
            <w:delText>，</w:delText>
          </w:r>
        </w:del>
      </w:ins>
      <w:ins w:id="1793" w:author="hui wan" w:date="2025-12-28T20:17:00Z">
        <w:r>
          <w:rPr>
            <w:rFonts w:hint="eastAsia" w:eastAsia="宋体" w:cs="宋体"/>
            <w:snapToGrid/>
            <w:spacing w:val="0"/>
            <w:kern w:val="0"/>
            <w:sz w:val="21"/>
            <w:szCs w:val="21"/>
          </w:rPr>
          <w:t>、</w:t>
        </w:r>
      </w:ins>
      <w:ins w:id="1794" w:author="Somomgbeom" w:date="2025-10-12T21:02:00Z">
        <w:r>
          <w:rPr>
            <w:rFonts w:hint="eastAsia" w:eastAsia="宋体" w:cs="宋体"/>
            <w:snapToGrid/>
            <w:spacing w:val="0"/>
            <w:kern w:val="0"/>
            <w:sz w:val="21"/>
            <w:szCs w:val="21"/>
          </w:rPr>
          <w:t>345</w:t>
        </w:r>
      </w:ins>
      <w:ins w:id="1795" w:author="Somomgbeom" w:date="2025-10-12T21:02:00Z">
        <w:del w:id="1796" w:author="hui wan" w:date="2025-12-28T20:17:00Z">
          <w:r>
            <w:rPr>
              <w:rFonts w:hint="eastAsia" w:eastAsia="宋体" w:cs="宋体"/>
              <w:snapToGrid/>
              <w:spacing w:val="0"/>
              <w:kern w:val="0"/>
              <w:sz w:val="21"/>
              <w:szCs w:val="21"/>
            </w:rPr>
            <w:delText>,</w:delText>
          </w:r>
        </w:del>
      </w:ins>
      <w:ins w:id="1797" w:author="hui wan" w:date="2025-12-28T20:17:00Z">
        <w:r>
          <w:rPr>
            <w:rFonts w:hint="eastAsia" w:eastAsia="宋体" w:cs="宋体"/>
            <w:snapToGrid/>
            <w:spacing w:val="0"/>
            <w:kern w:val="0"/>
            <w:sz w:val="21"/>
            <w:szCs w:val="21"/>
          </w:rPr>
          <w:t xml:space="preserve"> </w:t>
        </w:r>
      </w:ins>
      <w:ins w:id="1798" w:author="Somomgbeom" w:date="2025-10-12T21:02:00Z">
        <w:r>
          <w:rPr>
            <w:rFonts w:hint="eastAsia" w:eastAsia="宋体" w:cs="宋体"/>
            <w:snapToGrid/>
            <w:spacing w:val="0"/>
            <w:kern w:val="0"/>
            <w:sz w:val="21"/>
            <w:szCs w:val="21"/>
          </w:rPr>
          <w:t>517条交互记录，平均每名学习者的</w:t>
        </w:r>
      </w:ins>
      <w:ins w:id="1799" w:author="hui wan" w:date="2025-12-28T20:17:00Z">
        <w:r>
          <w:rPr>
            <w:rFonts w:hint="eastAsia" w:eastAsia="宋体" w:cs="宋体"/>
            <w:snapToGrid/>
            <w:spacing w:val="0"/>
            <w:kern w:val="0"/>
            <w:sz w:val="21"/>
            <w:szCs w:val="21"/>
          </w:rPr>
          <w:t>交互序列长度约</w:t>
        </w:r>
      </w:ins>
      <w:ins w:id="1800" w:author="Somomgbeom" w:date="2025-10-12T21:02:00Z">
        <w:del w:id="1801" w:author="hui wan" w:date="2025-12-28T20:17:00Z">
          <w:r>
            <w:rPr>
              <w:rFonts w:hint="eastAsia" w:eastAsia="宋体" w:cs="宋体"/>
              <w:snapToGrid/>
              <w:spacing w:val="0"/>
              <w:kern w:val="0"/>
              <w:sz w:val="21"/>
              <w:szCs w:val="21"/>
            </w:rPr>
            <w:delText>记录长度约</w:delText>
          </w:r>
        </w:del>
      </w:ins>
      <w:ins w:id="1802" w:author="Somomgbeom" w:date="2025-10-12T21:02:00Z">
        <w:r>
          <w:rPr>
            <w:rFonts w:hint="eastAsia" w:eastAsia="宋体" w:cs="宋体"/>
            <w:snapToGrid/>
            <w:spacing w:val="0"/>
            <w:kern w:val="0"/>
            <w:sz w:val="21"/>
            <w:szCs w:val="21"/>
          </w:rPr>
          <w:t>为361.8。</w:t>
        </w:r>
      </w:ins>
    </w:p>
    <w:p w14:paraId="15D5A283">
      <w:pPr>
        <w:snapToGrid/>
        <w:spacing w:line="360" w:lineRule="auto"/>
        <w:ind w:firstLine="0"/>
        <w:jc w:val="center"/>
        <w:textAlignment w:val="center"/>
        <w:rPr>
          <w:rFonts w:eastAsia="宋体" w:cs="宋体"/>
          <w:snapToGrid/>
          <w:spacing w:val="0"/>
          <w:kern w:val="0"/>
          <w:sz w:val="21"/>
          <w:szCs w:val="21"/>
        </w:rPr>
      </w:pPr>
      <w:bookmarkStart w:id="7" w:name="_Ref7508"/>
      <w:r>
        <w:rPr>
          <w:rFonts w:hint="eastAsia" w:eastAsia="宋体" w:cs="宋体"/>
          <w:snapToGrid/>
          <w:spacing w:val="0"/>
          <w:kern w:val="0"/>
          <w:sz w:val="21"/>
          <w:szCs w:val="21"/>
        </w:rPr>
        <w:t>表</w:t>
      </w:r>
      <w:bookmarkEnd w:id="7"/>
      <w:bookmarkStart w:id="8" w:name="_Toc31560"/>
      <w:r>
        <w:rPr>
          <w:rFonts w:hint="eastAsia" w:eastAsia="宋体" w:cs="宋体"/>
          <w:snapToGrid/>
          <w:spacing w:val="0"/>
          <w:kern w:val="0"/>
          <w:sz w:val="21"/>
          <w:szCs w:val="21"/>
        </w:rPr>
        <w:t>1 数据集信息</w:t>
      </w:r>
      <w:bookmarkEnd w:id="8"/>
    </w:p>
    <w:tbl>
      <w:tblPr>
        <w:tblStyle w:val="18"/>
        <w:tblW w:w="4998"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29"/>
        <w:gridCol w:w="2130"/>
        <w:gridCol w:w="2130"/>
        <w:gridCol w:w="2130"/>
      </w:tblGrid>
      <w:tr w14:paraId="1B14157F">
        <w:trPr>
          <w:jc w:val="center"/>
        </w:trPr>
        <w:tc>
          <w:tcPr>
            <w:tcW w:w="1250" w:type="pct"/>
            <w:tcBorders>
              <w:top w:val="single" w:color="auto" w:sz="12" w:space="0"/>
              <w:bottom w:val="single" w:color="auto" w:sz="6" w:space="0"/>
            </w:tcBorders>
            <w:vAlign w:val="center"/>
          </w:tcPr>
          <w:p w14:paraId="3FC8318A">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数据集名称</w:t>
            </w:r>
          </w:p>
        </w:tc>
        <w:tc>
          <w:tcPr>
            <w:tcW w:w="1250" w:type="pct"/>
            <w:tcBorders>
              <w:top w:val="single" w:color="auto" w:sz="12" w:space="0"/>
              <w:bottom w:val="single" w:color="auto" w:sz="6" w:space="0"/>
            </w:tcBorders>
            <w:vAlign w:val="center"/>
          </w:tcPr>
          <w:p w14:paraId="7E214C94">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学生数</w:t>
            </w:r>
            <w:ins w:id="1803" w:author="hui wan" w:date="2025-12-28T20:18:00Z">
              <w:r>
                <w:rPr>
                  <w:rFonts w:hint="eastAsia" w:eastAsia="宋体" w:cs="宋体"/>
                  <w:snapToGrid/>
                  <w:spacing w:val="0"/>
                  <w:kern w:val="0"/>
                  <w:sz w:val="21"/>
                  <w:szCs w:val="21"/>
                </w:rPr>
                <w:t>/名</w:t>
              </w:r>
            </w:ins>
          </w:p>
        </w:tc>
        <w:tc>
          <w:tcPr>
            <w:tcW w:w="1250" w:type="pct"/>
            <w:tcBorders>
              <w:top w:val="single" w:color="auto" w:sz="12" w:space="0"/>
              <w:bottom w:val="single" w:color="auto" w:sz="6" w:space="0"/>
            </w:tcBorders>
            <w:vAlign w:val="center"/>
          </w:tcPr>
          <w:p w14:paraId="5E83B49D">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题目数</w:t>
            </w:r>
            <w:ins w:id="1804" w:author="hui wan" w:date="2025-12-28T20:18:00Z">
              <w:r>
                <w:rPr>
                  <w:rFonts w:hint="eastAsia" w:eastAsia="宋体" w:cs="宋体"/>
                  <w:snapToGrid/>
                  <w:spacing w:val="0"/>
                  <w:kern w:val="0"/>
                  <w:sz w:val="21"/>
                  <w:szCs w:val="21"/>
                </w:rPr>
                <w:t>/个</w:t>
              </w:r>
            </w:ins>
          </w:p>
        </w:tc>
        <w:tc>
          <w:tcPr>
            <w:tcW w:w="1250" w:type="pct"/>
            <w:tcBorders>
              <w:top w:val="single" w:color="auto" w:sz="12" w:space="0"/>
              <w:bottom w:val="single" w:color="auto" w:sz="6" w:space="0"/>
            </w:tcBorders>
            <w:vAlign w:val="center"/>
          </w:tcPr>
          <w:p w14:paraId="7DB4C5C5">
            <w:pPr>
              <w:snapToGrid/>
              <w:spacing w:line="360" w:lineRule="auto"/>
              <w:ind w:firstLine="420" w:firstLineChars="200"/>
              <w:jc w:val="center"/>
              <w:textAlignment w:val="center"/>
              <w:rPr>
                <w:rFonts w:eastAsia="宋体" w:cs="宋体"/>
                <w:snapToGrid/>
                <w:spacing w:val="0"/>
                <w:kern w:val="0"/>
                <w:sz w:val="21"/>
                <w:szCs w:val="21"/>
              </w:rPr>
            </w:pPr>
            <w:ins w:id="1805" w:author="hui wan" w:date="2025-12-28T20:19:00Z">
              <w:r>
                <w:rPr>
                  <w:rFonts w:hint="eastAsia" w:eastAsia="宋体" w:cs="宋体"/>
                  <w:snapToGrid/>
                  <w:spacing w:val="0"/>
                  <w:kern w:val="0"/>
                  <w:sz w:val="21"/>
                  <w:szCs w:val="21"/>
                </w:rPr>
                <w:t>交互记录数</w:t>
              </w:r>
            </w:ins>
            <w:del w:id="1806" w:author="hui wan" w:date="2025-12-28T20:19:00Z">
              <w:r>
                <w:rPr>
                  <w:rFonts w:hint="eastAsia" w:eastAsia="宋体" w:cs="宋体"/>
                  <w:snapToGrid/>
                  <w:spacing w:val="0"/>
                  <w:kern w:val="0"/>
                  <w:sz w:val="21"/>
                  <w:szCs w:val="21"/>
                </w:rPr>
                <w:delText>做题记录数</w:delText>
              </w:r>
            </w:del>
            <w:ins w:id="1807" w:author="hui wan" w:date="2025-12-28T20:18:00Z">
              <w:r>
                <w:rPr>
                  <w:rFonts w:hint="eastAsia" w:eastAsia="宋体" w:cs="宋体"/>
                  <w:snapToGrid/>
                  <w:spacing w:val="0"/>
                  <w:kern w:val="0"/>
                  <w:sz w:val="21"/>
                  <w:szCs w:val="21"/>
                </w:rPr>
                <w:t>/条</w:t>
              </w:r>
            </w:ins>
          </w:p>
        </w:tc>
      </w:tr>
      <w:tr w14:paraId="499AA65D">
        <w:trPr>
          <w:jc w:val="center"/>
        </w:trPr>
        <w:tc>
          <w:tcPr>
            <w:tcW w:w="1250" w:type="pct"/>
            <w:vAlign w:val="center"/>
          </w:tcPr>
          <w:p w14:paraId="6C897796">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assist09</w:t>
            </w:r>
          </w:p>
        </w:tc>
        <w:tc>
          <w:tcPr>
            <w:tcW w:w="1250" w:type="pct"/>
            <w:vAlign w:val="center"/>
          </w:tcPr>
          <w:p w14:paraId="70BD9626">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4</w:t>
            </w:r>
            <w:ins w:id="1808" w:author="hui wan" w:date="2025-12-28T20:18: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217</w:t>
            </w:r>
          </w:p>
        </w:tc>
        <w:tc>
          <w:tcPr>
            <w:tcW w:w="1250" w:type="pct"/>
            <w:vAlign w:val="center"/>
          </w:tcPr>
          <w:p w14:paraId="343615EF">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123</w:t>
            </w:r>
          </w:p>
        </w:tc>
        <w:tc>
          <w:tcPr>
            <w:tcW w:w="1250" w:type="pct"/>
            <w:vAlign w:val="center"/>
          </w:tcPr>
          <w:p w14:paraId="19F43B7B">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346</w:t>
            </w:r>
            <w:ins w:id="1809" w:author="hui wan" w:date="2025-12-28T20:18: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860</w:t>
            </w:r>
          </w:p>
        </w:tc>
      </w:tr>
      <w:tr w14:paraId="1FF86A7D">
        <w:trPr>
          <w:jc w:val="center"/>
        </w:trPr>
        <w:tc>
          <w:tcPr>
            <w:tcW w:w="1250" w:type="pct"/>
            <w:vAlign w:val="center"/>
          </w:tcPr>
          <w:p w14:paraId="4CED1EF7">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algebra05</w:t>
            </w:r>
          </w:p>
        </w:tc>
        <w:tc>
          <w:tcPr>
            <w:tcW w:w="1250" w:type="pct"/>
            <w:vAlign w:val="center"/>
          </w:tcPr>
          <w:p w14:paraId="3FC9DA20">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574</w:t>
            </w:r>
          </w:p>
        </w:tc>
        <w:tc>
          <w:tcPr>
            <w:tcW w:w="1250" w:type="pct"/>
            <w:vAlign w:val="center"/>
          </w:tcPr>
          <w:p w14:paraId="3DC1C2C9">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138</w:t>
            </w:r>
          </w:p>
        </w:tc>
        <w:tc>
          <w:tcPr>
            <w:tcW w:w="1250" w:type="pct"/>
            <w:vAlign w:val="center"/>
          </w:tcPr>
          <w:p w14:paraId="4D5A6599">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809</w:t>
            </w:r>
            <w:ins w:id="1810" w:author="hui wan" w:date="2025-12-28T20:18: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694</w:t>
            </w:r>
          </w:p>
        </w:tc>
      </w:tr>
      <w:tr w14:paraId="19EE2478">
        <w:trPr>
          <w:jc w:val="center"/>
        </w:trPr>
        <w:tc>
          <w:tcPr>
            <w:tcW w:w="1250" w:type="pct"/>
            <w:vAlign w:val="center"/>
          </w:tcPr>
          <w:p w14:paraId="1819F0F7">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statics</w:t>
            </w:r>
          </w:p>
        </w:tc>
        <w:tc>
          <w:tcPr>
            <w:tcW w:w="1250" w:type="pct"/>
            <w:vAlign w:val="center"/>
          </w:tcPr>
          <w:p w14:paraId="363DE602">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331</w:t>
            </w:r>
          </w:p>
        </w:tc>
        <w:tc>
          <w:tcPr>
            <w:tcW w:w="1250" w:type="pct"/>
            <w:vAlign w:val="center"/>
          </w:tcPr>
          <w:p w14:paraId="7FADAFFE">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1</w:t>
            </w:r>
            <w:ins w:id="1811" w:author="hui wan" w:date="2025-12-28T20:18: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223</w:t>
            </w:r>
          </w:p>
        </w:tc>
        <w:tc>
          <w:tcPr>
            <w:tcW w:w="1250" w:type="pct"/>
            <w:vAlign w:val="center"/>
          </w:tcPr>
          <w:p w14:paraId="4545983D">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142</w:t>
            </w:r>
            <w:ins w:id="1812" w:author="hui wan" w:date="2025-12-28T20:18: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124</w:t>
            </w:r>
          </w:p>
        </w:tc>
      </w:tr>
      <w:tr w14:paraId="5512CAF9">
        <w:trPr>
          <w:jc w:val="center"/>
        </w:trPr>
        <w:tc>
          <w:tcPr>
            <w:tcW w:w="1250" w:type="pct"/>
            <w:tcBorders>
              <w:bottom w:val="single" w:color="auto" w:sz="12" w:space="0"/>
            </w:tcBorders>
            <w:vAlign w:val="center"/>
          </w:tcPr>
          <w:p w14:paraId="5FF9CDEF">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doudouyun</w:t>
            </w:r>
          </w:p>
        </w:tc>
        <w:tc>
          <w:tcPr>
            <w:tcW w:w="1250" w:type="pct"/>
            <w:tcBorders>
              <w:bottom w:val="single" w:color="auto" w:sz="12" w:space="0"/>
            </w:tcBorders>
            <w:vAlign w:val="center"/>
          </w:tcPr>
          <w:p w14:paraId="0D5E2876">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955</w:t>
            </w:r>
          </w:p>
        </w:tc>
        <w:tc>
          <w:tcPr>
            <w:tcW w:w="1250" w:type="pct"/>
            <w:tcBorders>
              <w:bottom w:val="single" w:color="auto" w:sz="12" w:space="0"/>
            </w:tcBorders>
            <w:vAlign w:val="center"/>
          </w:tcPr>
          <w:p w14:paraId="7042FA26">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1</w:t>
            </w:r>
            <w:ins w:id="1813" w:author="hui wan" w:date="2025-12-28T20:18: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118</w:t>
            </w:r>
          </w:p>
        </w:tc>
        <w:tc>
          <w:tcPr>
            <w:tcW w:w="1250" w:type="pct"/>
            <w:tcBorders>
              <w:bottom w:val="single" w:color="auto" w:sz="12" w:space="0"/>
            </w:tcBorders>
            <w:vAlign w:val="center"/>
          </w:tcPr>
          <w:p w14:paraId="5483885A">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345</w:t>
            </w:r>
            <w:ins w:id="1814" w:author="hui wan" w:date="2025-12-28T20:18: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517</w:t>
            </w:r>
          </w:p>
        </w:tc>
      </w:tr>
    </w:tbl>
    <w:p w14:paraId="4D0189F9">
      <w:pPr>
        <w:snapToGrid/>
        <w:spacing w:line="360" w:lineRule="auto"/>
        <w:ind w:firstLine="420" w:firstLineChars="200"/>
        <w:textAlignment w:val="center"/>
        <w:rPr>
          <w:ins w:id="1815" w:author="Somomgbeom" w:date="2025-10-12T17:06:00Z"/>
          <w:rFonts w:eastAsia="宋体" w:cs="宋体"/>
          <w:snapToGrid/>
          <w:spacing w:val="0"/>
          <w:kern w:val="0"/>
          <w:sz w:val="21"/>
          <w:szCs w:val="21"/>
        </w:rPr>
      </w:pPr>
      <w:r>
        <w:rPr>
          <w:rFonts w:hint="eastAsia" w:eastAsia="宋体" w:cs="宋体"/>
          <w:snapToGrid/>
          <w:spacing w:val="0"/>
          <w:kern w:val="0"/>
          <w:sz w:val="21"/>
          <w:szCs w:val="21"/>
        </w:rPr>
        <w:t>为深入理解模型在处理答题行为中</w:t>
      </w:r>
      <w:ins w:id="1816" w:author="hui wan" w:date="2025-12-28T20:20:00Z">
        <w:r>
          <w:rPr>
            <w:rFonts w:hint="eastAsia" w:eastAsia="宋体" w:cs="宋体"/>
            <w:snapToGrid/>
            <w:spacing w:val="0"/>
            <w:kern w:val="0"/>
            <w:sz w:val="21"/>
            <w:szCs w:val="21"/>
          </w:rPr>
          <w:t>处理</w:t>
        </w:r>
      </w:ins>
      <w:del w:id="1817" w:author="hui wan" w:date="2025-12-28T20:20:00Z">
        <w:r>
          <w:rPr>
            <w:rFonts w:hint="eastAsia" w:eastAsia="宋体" w:cs="宋体"/>
            <w:snapToGrid/>
            <w:spacing w:val="0"/>
            <w:kern w:val="0"/>
            <w:sz w:val="21"/>
            <w:szCs w:val="21"/>
          </w:rPr>
          <w:delText>的</w:delText>
        </w:r>
      </w:del>
      <w:r>
        <w:rPr>
          <w:rFonts w:hint="eastAsia" w:eastAsia="宋体" w:cs="宋体"/>
          <w:snapToGrid/>
          <w:spacing w:val="0"/>
          <w:kern w:val="0"/>
          <w:sz w:val="21"/>
          <w:szCs w:val="21"/>
        </w:rPr>
        <w:t>正负样本</w:t>
      </w:r>
      <w:ins w:id="1818" w:author="hui wan" w:date="2025-12-28T20:20:00Z">
        <w:r>
          <w:rPr>
            <w:rFonts w:hint="eastAsia" w:eastAsia="宋体" w:cs="宋体"/>
            <w:snapToGrid/>
            <w:spacing w:val="0"/>
            <w:kern w:val="0"/>
            <w:sz w:val="21"/>
            <w:szCs w:val="21"/>
          </w:rPr>
          <w:t>的能力</w:t>
        </w:r>
      </w:ins>
      <w:del w:id="1819" w:author="hui wan" w:date="2025-12-28T20:20:00Z">
        <w:r>
          <w:rPr>
            <w:rFonts w:hint="eastAsia" w:eastAsia="宋体" w:cs="宋体"/>
            <w:snapToGrid/>
            <w:spacing w:val="0"/>
            <w:kern w:val="0"/>
            <w:sz w:val="21"/>
            <w:szCs w:val="21"/>
          </w:rPr>
          <w:delText>分布情况</w:delText>
        </w:r>
      </w:del>
      <w:r>
        <w:rPr>
          <w:rFonts w:hint="eastAsia" w:eastAsia="宋体" w:cs="宋体"/>
          <w:snapToGrid/>
          <w:spacing w:val="0"/>
          <w:kern w:val="0"/>
          <w:sz w:val="21"/>
          <w:szCs w:val="21"/>
        </w:rPr>
        <w:t>，</w:t>
      </w:r>
      <w:del w:id="1820" w:author="hui wan" w:date="2025-12-28T20:20:00Z">
        <w:r>
          <w:rPr>
            <w:rFonts w:hint="eastAsia" w:eastAsia="宋体" w:cs="宋体"/>
            <w:snapToGrid/>
            <w:spacing w:val="0"/>
            <w:kern w:val="0"/>
            <w:sz w:val="21"/>
            <w:szCs w:val="21"/>
          </w:rPr>
          <w:delText>实验</w:delText>
        </w:r>
      </w:del>
      <w:r>
        <w:rPr>
          <w:rFonts w:hint="eastAsia" w:eastAsia="宋体" w:cs="宋体"/>
          <w:snapToGrid/>
          <w:spacing w:val="0"/>
          <w:kern w:val="0"/>
          <w:sz w:val="21"/>
          <w:szCs w:val="21"/>
        </w:rPr>
        <w:t>对划分后的训练集与测试集分别进行了统计</w:t>
      </w:r>
      <w:del w:id="1821" w:author="hui wan" w:date="2025-12-28T20:20:00Z">
        <w:r>
          <w:rPr>
            <w:rFonts w:hint="eastAsia" w:eastAsia="宋体" w:cs="宋体"/>
            <w:snapToGrid/>
            <w:spacing w:val="0"/>
            <w:kern w:val="0"/>
            <w:sz w:val="21"/>
            <w:szCs w:val="21"/>
          </w:rPr>
          <w:delText>分析</w:delText>
        </w:r>
      </w:del>
      <w:r>
        <w:rPr>
          <w:rFonts w:hint="eastAsia" w:eastAsia="宋体" w:cs="宋体"/>
          <w:snapToGrid/>
          <w:spacing w:val="0"/>
          <w:kern w:val="0"/>
          <w:sz w:val="21"/>
          <w:szCs w:val="21"/>
        </w:rPr>
        <w:t>，计算了</w:t>
      </w:r>
      <w:del w:id="1822" w:author="hui wan" w:date="2025-12-28T20:21:00Z">
        <w:r>
          <w:rPr>
            <w:rFonts w:hint="eastAsia" w:eastAsia="宋体" w:cs="宋体"/>
            <w:snapToGrid/>
            <w:spacing w:val="0"/>
            <w:kern w:val="0"/>
            <w:sz w:val="21"/>
            <w:szCs w:val="21"/>
          </w:rPr>
          <w:delText>每</w:delText>
        </w:r>
      </w:del>
      <w:ins w:id="1823" w:author="hui wan" w:date="2025-12-28T20:21:00Z">
        <w:r>
          <w:rPr>
            <w:rFonts w:hint="eastAsia" w:eastAsia="宋体" w:cs="宋体"/>
            <w:snapToGrid/>
            <w:spacing w:val="0"/>
            <w:kern w:val="0"/>
            <w:sz w:val="21"/>
            <w:szCs w:val="21"/>
          </w:rPr>
          <w:t>各</w:t>
        </w:r>
      </w:ins>
      <w:r>
        <w:rPr>
          <w:rFonts w:hint="eastAsia" w:eastAsia="宋体" w:cs="宋体"/>
          <w:snapToGrid/>
          <w:spacing w:val="0"/>
          <w:kern w:val="0"/>
          <w:sz w:val="21"/>
          <w:szCs w:val="21"/>
        </w:rPr>
        <w:t>个数据集中答题结果为“正确”（</w:t>
      </w:r>
      <w:del w:id="1824" w:author="hui wan" w:date="2025-12-28T20:21:00Z">
        <w:r>
          <w:rPr>
            <w:rFonts w:hint="eastAsia" w:eastAsia="宋体" w:cs="宋体"/>
            <w:snapToGrid/>
            <w:spacing w:val="0"/>
            <w:kern w:val="0"/>
            <w:sz w:val="21"/>
            <w:szCs w:val="21"/>
          </w:rPr>
          <w:delText>即</w:delText>
        </w:r>
      </w:del>
      <w:r>
        <w:rPr>
          <w:rFonts w:hint="eastAsia" w:eastAsia="宋体" w:cs="宋体"/>
          <w:snapToGrid/>
          <w:spacing w:val="0"/>
          <w:kern w:val="0"/>
          <w:sz w:val="21"/>
          <w:szCs w:val="21"/>
        </w:rPr>
        <w:t>标签为1</w:t>
      </w:r>
      <w:ins w:id="1825" w:author="hui wan" w:date="2025-12-28T20:21:00Z">
        <w:r>
          <w:rPr>
            <w:rFonts w:hint="eastAsia" w:eastAsia="宋体" w:cs="宋体"/>
            <w:snapToGrid/>
            <w:spacing w:val="0"/>
            <w:kern w:val="0"/>
            <w:sz w:val="21"/>
            <w:szCs w:val="21"/>
          </w:rPr>
          <w:t>，即</w:t>
        </w:r>
      </w:ins>
      <w:del w:id="1826" w:author="hui wan" w:date="2025-12-28T20:21:00Z">
        <w:r>
          <w:rPr>
            <w:rFonts w:hint="eastAsia" w:eastAsia="宋体" w:cs="宋体"/>
            <w:snapToGrid/>
            <w:spacing w:val="0"/>
            <w:kern w:val="0"/>
            <w:sz w:val="21"/>
            <w:szCs w:val="21"/>
          </w:rPr>
          <w:delText>的</w:delText>
        </w:r>
      </w:del>
      <w:r>
        <w:rPr>
          <w:rFonts w:hint="eastAsia" w:eastAsia="宋体" w:cs="宋体"/>
          <w:snapToGrid/>
          <w:spacing w:val="0"/>
          <w:kern w:val="0"/>
          <w:sz w:val="21"/>
          <w:szCs w:val="21"/>
        </w:rPr>
        <w:t>正样本）与“错误”（</w:t>
      </w:r>
      <w:del w:id="1827" w:author="hui wan" w:date="2025-12-28T20:21:00Z">
        <w:r>
          <w:rPr>
            <w:rFonts w:hint="eastAsia" w:eastAsia="宋体" w:cs="宋体"/>
            <w:snapToGrid/>
            <w:spacing w:val="0"/>
            <w:kern w:val="0"/>
            <w:sz w:val="21"/>
            <w:szCs w:val="21"/>
          </w:rPr>
          <w:delText>即</w:delText>
        </w:r>
      </w:del>
      <w:r>
        <w:rPr>
          <w:rFonts w:hint="eastAsia" w:eastAsia="宋体" w:cs="宋体"/>
          <w:snapToGrid/>
          <w:spacing w:val="0"/>
          <w:kern w:val="0"/>
          <w:sz w:val="21"/>
          <w:szCs w:val="21"/>
        </w:rPr>
        <w:t>标签为0</w:t>
      </w:r>
      <w:ins w:id="1828" w:author="hui wan" w:date="2025-12-28T20:21:00Z">
        <w:r>
          <w:rPr>
            <w:rFonts w:hint="eastAsia" w:eastAsia="宋体" w:cs="宋体"/>
            <w:snapToGrid/>
            <w:spacing w:val="0"/>
            <w:kern w:val="0"/>
            <w:sz w:val="21"/>
            <w:szCs w:val="21"/>
          </w:rPr>
          <w:t>，即</w:t>
        </w:r>
      </w:ins>
      <w:del w:id="1829" w:author="hui wan" w:date="2025-12-28T20:21:00Z">
        <w:r>
          <w:rPr>
            <w:rFonts w:hint="eastAsia" w:eastAsia="宋体" w:cs="宋体"/>
            <w:snapToGrid/>
            <w:spacing w:val="0"/>
            <w:kern w:val="0"/>
            <w:sz w:val="21"/>
            <w:szCs w:val="21"/>
          </w:rPr>
          <w:delText>的</w:delText>
        </w:r>
      </w:del>
      <w:r>
        <w:rPr>
          <w:rFonts w:hint="eastAsia" w:eastAsia="宋体" w:cs="宋体"/>
          <w:snapToGrid/>
          <w:spacing w:val="0"/>
          <w:kern w:val="0"/>
          <w:sz w:val="21"/>
          <w:szCs w:val="21"/>
        </w:rPr>
        <w:t>负样本）的比例</w:t>
      </w:r>
      <w:del w:id="1830" w:author="hui wan" w:date="2025-12-28T20:21:00Z">
        <w:r>
          <w:rPr>
            <w:rFonts w:hint="eastAsia" w:eastAsia="宋体" w:cs="宋体"/>
            <w:snapToGrid/>
            <w:spacing w:val="0"/>
            <w:kern w:val="0"/>
            <w:sz w:val="21"/>
            <w:szCs w:val="21"/>
          </w:rPr>
          <w:delText>情况，</w:delText>
        </w:r>
      </w:del>
      <w:ins w:id="1831" w:author="hui wan" w:date="2025-12-28T20:21:00Z">
        <w:r>
          <w:rPr>
            <w:rFonts w:hint="eastAsia" w:eastAsia="宋体" w:cs="宋体"/>
            <w:snapToGrid/>
            <w:spacing w:val="0"/>
            <w:kern w:val="0"/>
            <w:sz w:val="21"/>
            <w:szCs w:val="21"/>
          </w:rPr>
          <w:t>。各数据集正样本比例见</w:t>
        </w:r>
      </w:ins>
      <w:del w:id="1832" w:author="hui wan" w:date="2025-12-28T20:21:00Z">
        <w:r>
          <w:rPr>
            <w:rFonts w:hint="eastAsia" w:eastAsia="宋体" w:cs="宋体"/>
            <w:snapToGrid/>
            <w:spacing w:val="0"/>
            <w:kern w:val="0"/>
            <w:sz w:val="21"/>
            <w:szCs w:val="21"/>
          </w:rPr>
          <w:delText>结果如</w:delText>
        </w:r>
      </w:del>
      <w:r>
        <w:rPr>
          <w:rFonts w:hint="eastAsia" w:eastAsia="宋体" w:cs="宋体"/>
          <w:snapToGrid/>
          <w:spacing w:val="0"/>
          <w:kern w:val="0"/>
          <w:sz w:val="21"/>
          <w:szCs w:val="21"/>
        </w:rPr>
        <w:t>表2</w:t>
      </w:r>
      <w:del w:id="1833" w:author="hui wan" w:date="2025-12-28T20:21:00Z">
        <w:r>
          <w:rPr>
            <w:rFonts w:hint="eastAsia" w:eastAsia="宋体" w:cs="宋体"/>
            <w:snapToGrid/>
            <w:spacing w:val="0"/>
            <w:kern w:val="0"/>
            <w:sz w:val="21"/>
            <w:szCs w:val="21"/>
          </w:rPr>
          <w:delText>所示</w:delText>
        </w:r>
      </w:del>
      <w:r>
        <w:rPr>
          <w:rFonts w:hint="eastAsia" w:eastAsia="宋体" w:cs="宋体"/>
          <w:snapToGrid/>
          <w:spacing w:val="0"/>
          <w:kern w:val="0"/>
          <w:sz w:val="21"/>
          <w:szCs w:val="21"/>
        </w:rPr>
        <w:t>，为模型在处理数据不平衡问题</w:t>
      </w:r>
      <w:del w:id="1834" w:author="hui wan" w:date="2025-12-28T20:22:00Z">
        <w:r>
          <w:rPr>
            <w:rFonts w:hint="eastAsia" w:eastAsia="宋体" w:cs="宋体"/>
            <w:snapToGrid/>
            <w:spacing w:val="0"/>
            <w:kern w:val="0"/>
            <w:sz w:val="21"/>
            <w:szCs w:val="21"/>
          </w:rPr>
          <w:delText>时</w:delText>
        </w:r>
      </w:del>
      <w:r>
        <w:rPr>
          <w:rFonts w:hint="eastAsia" w:eastAsia="宋体" w:cs="宋体"/>
          <w:snapToGrid/>
          <w:spacing w:val="0"/>
          <w:kern w:val="0"/>
          <w:sz w:val="21"/>
          <w:szCs w:val="21"/>
        </w:rPr>
        <w:t>提供了直观依据。</w:t>
      </w:r>
    </w:p>
    <w:p w14:paraId="4F16F54A">
      <w:pPr>
        <w:snapToGrid/>
        <w:spacing w:line="360" w:lineRule="auto"/>
        <w:ind w:firstLine="0"/>
        <w:jc w:val="center"/>
        <w:textAlignment w:val="center"/>
        <w:rPr>
          <w:rFonts w:eastAsia="宋体" w:cs="宋体"/>
          <w:snapToGrid/>
          <w:spacing w:val="0"/>
          <w:kern w:val="0"/>
          <w:sz w:val="21"/>
          <w:szCs w:val="21"/>
        </w:rPr>
      </w:pPr>
      <w:bookmarkStart w:id="9" w:name="_Ref26526"/>
      <w:r>
        <w:rPr>
          <w:rFonts w:hint="eastAsia" w:eastAsia="宋体" w:cs="宋体"/>
          <w:snapToGrid/>
          <w:spacing w:val="0"/>
          <w:kern w:val="0"/>
          <w:sz w:val="21"/>
          <w:szCs w:val="21"/>
        </w:rPr>
        <w:t>表</w:t>
      </w:r>
      <w:bookmarkEnd w:id="9"/>
      <w:bookmarkStart w:id="10" w:name="_Toc16108"/>
      <w:r>
        <w:rPr>
          <w:rFonts w:hint="eastAsia" w:eastAsia="宋体" w:cs="宋体"/>
          <w:snapToGrid/>
          <w:spacing w:val="0"/>
          <w:kern w:val="0"/>
          <w:sz w:val="21"/>
          <w:szCs w:val="21"/>
        </w:rPr>
        <w:t xml:space="preserve">2 </w:t>
      </w:r>
      <w:ins w:id="1835" w:author="hui wan" w:date="2025-12-28T20:21:00Z">
        <w:r>
          <w:rPr>
            <w:rFonts w:hint="eastAsia" w:eastAsia="宋体" w:cs="宋体"/>
            <w:snapToGrid/>
            <w:spacing w:val="0"/>
            <w:kern w:val="0"/>
            <w:sz w:val="21"/>
            <w:szCs w:val="21"/>
          </w:rPr>
          <w:t>各</w:t>
        </w:r>
      </w:ins>
      <w:r>
        <w:rPr>
          <w:rFonts w:hint="eastAsia" w:eastAsia="宋体" w:cs="宋体"/>
          <w:snapToGrid/>
          <w:spacing w:val="0"/>
          <w:kern w:val="0"/>
          <w:sz w:val="21"/>
          <w:szCs w:val="21"/>
        </w:rPr>
        <w:t>数据集正样本比例</w:t>
      </w:r>
      <w:del w:id="1836" w:author="hui wan" w:date="2025-12-28T20:21:00Z">
        <w:r>
          <w:rPr>
            <w:rFonts w:hint="eastAsia" w:eastAsia="宋体" w:cs="宋体"/>
            <w:snapToGrid/>
            <w:spacing w:val="0"/>
            <w:kern w:val="0"/>
            <w:sz w:val="21"/>
            <w:szCs w:val="21"/>
          </w:rPr>
          <w:delText>统计</w:delText>
        </w:r>
        <w:bookmarkEnd w:id="10"/>
      </w:del>
    </w:p>
    <w:tbl>
      <w:tblPr>
        <w:tblStyle w:val="17"/>
        <w:tblW w:w="4998" w:type="pct"/>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07"/>
        <w:gridCol w:w="3356"/>
        <w:gridCol w:w="3356"/>
      </w:tblGrid>
      <w:tr w14:paraId="2E188D44">
        <w:trPr>
          <w:jc w:val="center"/>
        </w:trPr>
        <w:tc>
          <w:tcPr>
            <w:tcW w:w="1061" w:type="pct"/>
            <w:tcBorders>
              <w:top w:val="single" w:color="000000" w:themeColor="text1" w:sz="12" w:space="0"/>
              <w:bottom w:val="single" w:color="000000" w:themeColor="text1" w:sz="6" w:space="0"/>
            </w:tcBorders>
            <w:vAlign w:val="center"/>
          </w:tcPr>
          <w:p w14:paraId="3ECCFDEF">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数据集</w:t>
            </w:r>
          </w:p>
        </w:tc>
        <w:tc>
          <w:tcPr>
            <w:tcW w:w="1969" w:type="pct"/>
            <w:tcBorders>
              <w:top w:val="single" w:color="000000" w:themeColor="text1" w:sz="12" w:space="0"/>
              <w:bottom w:val="single" w:color="000000" w:themeColor="text1" w:sz="6" w:space="0"/>
            </w:tcBorders>
            <w:vAlign w:val="center"/>
          </w:tcPr>
          <w:p w14:paraId="5936A2CC">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训练集正样本比例（%）</w:t>
            </w:r>
          </w:p>
        </w:tc>
        <w:tc>
          <w:tcPr>
            <w:tcW w:w="1969" w:type="pct"/>
            <w:tcBorders>
              <w:top w:val="single" w:color="000000" w:themeColor="text1" w:sz="12" w:space="0"/>
              <w:bottom w:val="single" w:color="000000" w:themeColor="text1" w:sz="6" w:space="0"/>
            </w:tcBorders>
            <w:vAlign w:val="center"/>
          </w:tcPr>
          <w:p w14:paraId="2010584F">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测试集正样本比例（%）</w:t>
            </w:r>
          </w:p>
        </w:tc>
      </w:tr>
      <w:tr w14:paraId="07D612EC">
        <w:trPr>
          <w:jc w:val="center"/>
        </w:trPr>
        <w:tc>
          <w:tcPr>
            <w:tcW w:w="1061" w:type="pct"/>
            <w:tcBorders>
              <w:top w:val="single" w:color="000000" w:themeColor="text1" w:sz="6" w:space="0"/>
            </w:tcBorders>
            <w:vAlign w:val="center"/>
          </w:tcPr>
          <w:p w14:paraId="7EF036E0">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assist09</w:t>
            </w:r>
          </w:p>
        </w:tc>
        <w:tc>
          <w:tcPr>
            <w:tcW w:w="1969" w:type="pct"/>
            <w:tcBorders>
              <w:top w:val="single" w:color="000000" w:themeColor="text1" w:sz="6" w:space="0"/>
            </w:tcBorders>
            <w:vAlign w:val="center"/>
          </w:tcPr>
          <w:p w14:paraId="60763306">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61.21</w:t>
            </w:r>
          </w:p>
        </w:tc>
        <w:tc>
          <w:tcPr>
            <w:tcW w:w="1969" w:type="pct"/>
            <w:tcBorders>
              <w:top w:val="single" w:color="000000" w:themeColor="text1" w:sz="6" w:space="0"/>
            </w:tcBorders>
            <w:vAlign w:val="center"/>
          </w:tcPr>
          <w:p w14:paraId="31904C91">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64.06</w:t>
            </w:r>
          </w:p>
        </w:tc>
      </w:tr>
      <w:tr w14:paraId="2C0AB7B6">
        <w:trPr>
          <w:jc w:val="center"/>
        </w:trPr>
        <w:tc>
          <w:tcPr>
            <w:tcW w:w="1061" w:type="pct"/>
            <w:vAlign w:val="center"/>
          </w:tcPr>
          <w:p w14:paraId="3AA09CB6">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algebra05</w:t>
            </w:r>
          </w:p>
        </w:tc>
        <w:tc>
          <w:tcPr>
            <w:tcW w:w="1969" w:type="pct"/>
            <w:vAlign w:val="center"/>
          </w:tcPr>
          <w:p w14:paraId="3EA8B5B4">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79.08</w:t>
            </w:r>
          </w:p>
        </w:tc>
        <w:tc>
          <w:tcPr>
            <w:tcW w:w="1969" w:type="pct"/>
            <w:vAlign w:val="center"/>
          </w:tcPr>
          <w:p w14:paraId="694F8E15">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84.29</w:t>
            </w:r>
          </w:p>
        </w:tc>
      </w:tr>
      <w:tr w14:paraId="573C155F">
        <w:trPr>
          <w:jc w:val="center"/>
        </w:trPr>
        <w:tc>
          <w:tcPr>
            <w:tcW w:w="1061" w:type="pct"/>
            <w:vAlign w:val="center"/>
          </w:tcPr>
          <w:p w14:paraId="3236932A">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statics</w:t>
            </w:r>
          </w:p>
        </w:tc>
        <w:tc>
          <w:tcPr>
            <w:tcW w:w="1969" w:type="pct"/>
            <w:vAlign w:val="center"/>
          </w:tcPr>
          <w:p w14:paraId="72B8881F">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70.20</w:t>
            </w:r>
          </w:p>
        </w:tc>
        <w:tc>
          <w:tcPr>
            <w:tcW w:w="1969" w:type="pct"/>
            <w:vAlign w:val="center"/>
          </w:tcPr>
          <w:p w14:paraId="2C4B139C">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70.51</w:t>
            </w:r>
          </w:p>
        </w:tc>
      </w:tr>
      <w:tr w14:paraId="11FF1606">
        <w:trPr>
          <w:jc w:val="center"/>
        </w:trPr>
        <w:tc>
          <w:tcPr>
            <w:tcW w:w="1061" w:type="pct"/>
            <w:tcBorders>
              <w:bottom w:val="single" w:color="000000" w:themeColor="text1" w:sz="12" w:space="0"/>
            </w:tcBorders>
            <w:vAlign w:val="center"/>
          </w:tcPr>
          <w:p w14:paraId="370CC537">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doudouyun</w:t>
            </w:r>
          </w:p>
        </w:tc>
        <w:tc>
          <w:tcPr>
            <w:tcW w:w="1969" w:type="pct"/>
            <w:tcBorders>
              <w:bottom w:val="single" w:color="000000" w:themeColor="text1" w:sz="12" w:space="0"/>
            </w:tcBorders>
            <w:vAlign w:val="center"/>
          </w:tcPr>
          <w:p w14:paraId="7FF69170">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49.86</w:t>
            </w:r>
          </w:p>
        </w:tc>
        <w:tc>
          <w:tcPr>
            <w:tcW w:w="1969" w:type="pct"/>
            <w:tcBorders>
              <w:bottom w:val="single" w:color="000000" w:themeColor="text1" w:sz="12" w:space="0"/>
            </w:tcBorders>
            <w:vAlign w:val="center"/>
          </w:tcPr>
          <w:p w14:paraId="31367A50">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49.75</w:t>
            </w:r>
          </w:p>
        </w:tc>
      </w:tr>
    </w:tbl>
    <w:p w14:paraId="01FC982F">
      <w:pPr>
        <w:pStyle w:val="2"/>
        <w:spacing w:before="0" w:after="0" w:line="360" w:lineRule="auto"/>
        <w:rPr>
          <w:rFonts w:ascii="Times New Roman" w:hAnsi="Times New Roman" w:eastAsia="宋体"/>
          <w:sz w:val="21"/>
          <w:szCs w:val="21"/>
        </w:rPr>
      </w:pPr>
      <w:del w:id="1837" w:author="hui wan" w:date="2025-12-28T08:48:00Z">
        <w:bookmarkStart w:id="11" w:name="_Toc30586"/>
        <w:bookmarkStart w:id="12" w:name="_Toc15840"/>
        <w:bookmarkStart w:id="13" w:name="_Toc12566"/>
        <w:bookmarkStart w:id="14" w:name="_Toc19648"/>
        <w:bookmarkStart w:id="15" w:name="_Toc20521"/>
        <w:bookmarkStart w:id="16" w:name="_Toc20608"/>
        <w:bookmarkStart w:id="17" w:name="_Toc8090"/>
        <w:bookmarkStart w:id="18" w:name="_Toc17405"/>
        <w:r>
          <w:rPr>
            <w:rFonts w:hint="eastAsia" w:ascii="Times New Roman" w:hAnsi="Times New Roman" w:eastAsia="宋体"/>
            <w:sz w:val="21"/>
            <w:szCs w:val="21"/>
          </w:rPr>
          <w:delText>4</w:delText>
        </w:r>
      </w:del>
      <w:ins w:id="1838" w:author="hui wan" w:date="2025-12-28T08:48:00Z">
        <w:r>
          <w:rPr>
            <w:rFonts w:hint="eastAsia" w:ascii="Times New Roman" w:hAnsi="Times New Roman" w:eastAsia="宋体"/>
            <w:sz w:val="21"/>
            <w:szCs w:val="21"/>
          </w:rPr>
          <w:t>3</w:t>
        </w:r>
      </w:ins>
      <w:r>
        <w:rPr>
          <w:rFonts w:hint="eastAsia" w:ascii="Times New Roman" w:hAnsi="Times New Roman" w:eastAsia="宋体"/>
          <w:sz w:val="21"/>
          <w:szCs w:val="21"/>
        </w:rPr>
        <w:t>.2 实验细节</w:t>
      </w:r>
      <w:bookmarkEnd w:id="11"/>
      <w:bookmarkEnd w:id="12"/>
      <w:bookmarkEnd w:id="13"/>
      <w:bookmarkEnd w:id="14"/>
      <w:bookmarkEnd w:id="15"/>
      <w:bookmarkEnd w:id="16"/>
      <w:bookmarkEnd w:id="17"/>
      <w:bookmarkEnd w:id="18"/>
    </w:p>
    <w:p w14:paraId="5266F8CC">
      <w:pPr>
        <w:pStyle w:val="4"/>
        <w:spacing w:line="360" w:lineRule="auto"/>
        <w:rPr>
          <w:rFonts w:eastAsia="宋体"/>
          <w:b/>
          <w:bCs w:val="0"/>
          <w:sz w:val="21"/>
          <w:szCs w:val="21"/>
        </w:rPr>
      </w:pPr>
      <w:del w:id="1839" w:author="hui wan" w:date="2025-12-28T08:49:00Z">
        <w:r>
          <w:rPr>
            <w:rFonts w:hint="eastAsia" w:eastAsia="宋体"/>
            <w:b/>
            <w:bCs w:val="0"/>
            <w:sz w:val="21"/>
            <w:szCs w:val="21"/>
          </w:rPr>
          <w:delText>4</w:delText>
        </w:r>
      </w:del>
      <w:ins w:id="1840" w:author="hui wan" w:date="2025-12-28T08:49:00Z">
        <w:r>
          <w:rPr>
            <w:rFonts w:hint="eastAsia" w:eastAsia="宋体"/>
            <w:b/>
            <w:bCs w:val="0"/>
            <w:sz w:val="21"/>
            <w:szCs w:val="21"/>
          </w:rPr>
          <w:t>3</w:t>
        </w:r>
      </w:ins>
      <w:r>
        <w:rPr>
          <w:rFonts w:hint="eastAsia" w:eastAsia="宋体"/>
          <w:b/>
          <w:bCs w:val="0"/>
          <w:sz w:val="21"/>
          <w:szCs w:val="21"/>
        </w:rPr>
        <w:t>.2.1 实验环境及参数设置</w:t>
      </w:r>
    </w:p>
    <w:p w14:paraId="53638D04">
      <w:pPr>
        <w:snapToGrid/>
        <w:spacing w:line="360" w:lineRule="auto"/>
        <w:ind w:firstLine="420" w:firstLineChars="200"/>
        <w:textAlignment w:val="center"/>
        <w:rPr>
          <w:ins w:id="1841" w:author="Somomgbeom" w:date="2025-10-12T20:57:00Z"/>
          <w:rFonts w:eastAsia="宋体" w:cs="宋体"/>
          <w:snapToGrid/>
          <w:spacing w:val="0"/>
          <w:kern w:val="0"/>
          <w:sz w:val="21"/>
          <w:szCs w:val="21"/>
        </w:rPr>
      </w:pPr>
      <w:r>
        <w:rPr>
          <w:rFonts w:hint="eastAsia" w:eastAsia="宋体" w:cs="宋体"/>
          <w:snapToGrid/>
          <w:spacing w:val="0"/>
          <w:kern w:val="0"/>
          <w:sz w:val="21"/>
          <w:szCs w:val="21"/>
        </w:rPr>
        <w:t>实验</w:t>
      </w:r>
      <w:ins w:id="1842" w:author="hui wan" w:date="2025-12-28T20:23:00Z">
        <w:r>
          <w:rPr>
            <w:rFonts w:hint="eastAsia" w:eastAsia="宋体" w:cs="宋体"/>
            <w:snapToGrid/>
            <w:spacing w:val="0"/>
            <w:kern w:val="0"/>
            <w:sz w:val="21"/>
            <w:szCs w:val="21"/>
          </w:rPr>
          <w:t>环境</w:t>
        </w:r>
      </w:ins>
      <w:r>
        <w:rPr>
          <w:rFonts w:hint="eastAsia" w:eastAsia="宋体" w:cs="宋体"/>
          <w:snapToGrid/>
          <w:spacing w:val="0"/>
          <w:kern w:val="0"/>
          <w:sz w:val="21"/>
          <w:szCs w:val="21"/>
        </w:rPr>
        <w:t>操作系统为Ubuntu 22.04.4 LTS，</w:t>
      </w:r>
      <w:del w:id="1843" w:author="hui wan" w:date="2025-12-28T20:23:00Z">
        <w:r>
          <w:rPr>
            <w:rFonts w:hint="eastAsia" w:eastAsia="宋体" w:cs="宋体"/>
            <w:snapToGrid/>
            <w:spacing w:val="0"/>
            <w:kern w:val="0"/>
            <w:sz w:val="21"/>
            <w:szCs w:val="21"/>
          </w:rPr>
          <w:delText>开发</w:delText>
        </w:r>
      </w:del>
      <w:ins w:id="1844" w:author="hui wan" w:date="2025-12-28T20:23:00Z">
        <w:r>
          <w:rPr>
            <w:rFonts w:hint="eastAsia" w:eastAsia="宋体" w:cs="宋体"/>
            <w:snapToGrid/>
            <w:spacing w:val="0"/>
            <w:kern w:val="0"/>
            <w:sz w:val="21"/>
            <w:szCs w:val="21"/>
          </w:rPr>
          <w:t>编程</w:t>
        </w:r>
      </w:ins>
      <w:r>
        <w:rPr>
          <w:rFonts w:hint="eastAsia" w:eastAsia="宋体" w:cs="宋体"/>
          <w:snapToGrid/>
          <w:spacing w:val="0"/>
          <w:kern w:val="0"/>
          <w:sz w:val="21"/>
          <w:szCs w:val="21"/>
        </w:rPr>
        <w:t>语言为python3.8.20，</w:t>
      </w:r>
      <w:ins w:id="1845" w:author="hui wan" w:date="2025-12-28T20:23:00Z">
        <w:r>
          <w:rPr>
            <w:rFonts w:hint="eastAsia" w:eastAsia="宋体" w:cs="宋体"/>
            <w:snapToGrid/>
            <w:spacing w:val="0"/>
            <w:kern w:val="0"/>
            <w:sz w:val="21"/>
            <w:szCs w:val="21"/>
          </w:rPr>
          <w:t>模型实现基于</w:t>
        </w:r>
      </w:ins>
      <w:del w:id="1846" w:author="hui wan" w:date="2025-12-28T20:23:00Z">
        <w:r>
          <w:rPr>
            <w:rFonts w:hint="eastAsia" w:eastAsia="宋体" w:cs="宋体"/>
            <w:snapToGrid/>
            <w:spacing w:val="0"/>
            <w:kern w:val="0"/>
            <w:sz w:val="21"/>
            <w:szCs w:val="21"/>
          </w:rPr>
          <w:delText>采用</w:delText>
        </w:r>
      </w:del>
      <w:r>
        <w:rPr>
          <w:rFonts w:hint="eastAsia" w:eastAsia="宋体" w:cs="宋体"/>
          <w:snapToGrid/>
          <w:spacing w:val="0"/>
          <w:kern w:val="0"/>
          <w:sz w:val="21"/>
          <w:szCs w:val="21"/>
        </w:rPr>
        <w:t>PyTorch1.9.0和</w:t>
      </w:r>
      <w:ins w:id="1847" w:author="hui wan" w:date="2025-12-28T20:23:00Z">
        <w:r>
          <w:rPr>
            <w:rFonts w:eastAsia="宋体" w:cs="宋体"/>
            <w:snapToGrid/>
            <w:spacing w:val="0"/>
            <w:kern w:val="0"/>
            <w:sz w:val="21"/>
            <w:szCs w:val="21"/>
          </w:rPr>
          <w:t>CUDA </w:t>
        </w:r>
      </w:ins>
      <w:del w:id="1848" w:author="hui wan" w:date="2025-12-28T20:23:00Z">
        <w:r>
          <w:rPr>
            <w:rFonts w:hint="eastAsia" w:eastAsia="宋体" w:cs="宋体"/>
            <w:snapToGrid/>
            <w:spacing w:val="0"/>
            <w:kern w:val="0"/>
            <w:sz w:val="21"/>
            <w:szCs w:val="21"/>
          </w:rPr>
          <w:delText>cu</w:delText>
        </w:r>
      </w:del>
      <w:r>
        <w:rPr>
          <w:rFonts w:hint="eastAsia" w:eastAsia="宋体" w:cs="宋体"/>
          <w:snapToGrid/>
          <w:spacing w:val="0"/>
          <w:kern w:val="0"/>
          <w:sz w:val="21"/>
          <w:szCs w:val="21"/>
        </w:rPr>
        <w:t>10.2</w:t>
      </w:r>
      <w:del w:id="1849" w:author="hui wan" w:date="2025-12-28T20:23:00Z">
        <w:r>
          <w:rPr>
            <w:rFonts w:hint="eastAsia" w:eastAsia="宋体" w:cs="宋体"/>
            <w:snapToGrid/>
            <w:spacing w:val="0"/>
            <w:kern w:val="0"/>
            <w:sz w:val="21"/>
            <w:szCs w:val="21"/>
          </w:rPr>
          <w:delText>版本</w:delText>
        </w:r>
      </w:del>
      <w:r>
        <w:rPr>
          <w:rFonts w:hint="eastAsia" w:eastAsia="宋体" w:cs="宋体"/>
          <w:snapToGrid/>
          <w:spacing w:val="0"/>
          <w:kern w:val="0"/>
          <w:sz w:val="21"/>
          <w:szCs w:val="21"/>
        </w:rPr>
        <w:t>。SATKT模型在</w:t>
      </w:r>
      <w:del w:id="1850" w:author="hui wan" w:date="2025-12-28T20:23:00Z">
        <w:r>
          <w:rPr>
            <w:rFonts w:hint="eastAsia" w:eastAsia="宋体" w:cs="宋体"/>
            <w:snapToGrid/>
            <w:spacing w:val="0"/>
            <w:kern w:val="0"/>
            <w:sz w:val="21"/>
            <w:szCs w:val="21"/>
          </w:rPr>
          <w:delText>四</w:delText>
        </w:r>
      </w:del>
      <w:ins w:id="1851" w:author="hui wan" w:date="2025-12-28T20:23:00Z">
        <w:r>
          <w:rPr>
            <w:rFonts w:hint="eastAsia" w:eastAsia="宋体" w:cs="宋体"/>
            <w:snapToGrid/>
            <w:spacing w:val="0"/>
            <w:kern w:val="0"/>
            <w:sz w:val="21"/>
            <w:szCs w:val="21"/>
          </w:rPr>
          <w:t>4</w:t>
        </w:r>
      </w:ins>
      <w:r>
        <w:rPr>
          <w:rFonts w:hint="eastAsia" w:eastAsia="宋体" w:cs="宋体"/>
          <w:snapToGrid/>
          <w:spacing w:val="0"/>
          <w:kern w:val="0"/>
          <w:sz w:val="21"/>
          <w:szCs w:val="21"/>
        </w:rPr>
        <w:t>个数据集下的实验参数设置</w:t>
      </w:r>
      <w:del w:id="1852" w:author="hui wan" w:date="2025-12-28T20:23:00Z">
        <w:r>
          <w:rPr>
            <w:rFonts w:hint="eastAsia" w:eastAsia="宋体" w:cs="宋体"/>
            <w:snapToGrid/>
            <w:spacing w:val="0"/>
            <w:kern w:val="0"/>
            <w:sz w:val="21"/>
            <w:szCs w:val="21"/>
          </w:rPr>
          <w:delText>如</w:delText>
        </w:r>
      </w:del>
      <w:ins w:id="1853" w:author="hui wan" w:date="2025-12-28T20:23:00Z">
        <w:r>
          <w:rPr>
            <w:rFonts w:hint="eastAsia" w:eastAsia="宋体" w:cs="宋体"/>
            <w:snapToGrid/>
            <w:spacing w:val="0"/>
            <w:kern w:val="0"/>
            <w:sz w:val="21"/>
            <w:szCs w:val="21"/>
          </w:rPr>
          <w:t>见</w:t>
        </w:r>
      </w:ins>
      <w:r>
        <w:rPr>
          <w:rFonts w:hint="eastAsia" w:eastAsia="宋体" w:cs="宋体"/>
          <w:snapToGrid/>
          <w:spacing w:val="0"/>
          <w:kern w:val="0"/>
          <w:sz w:val="21"/>
          <w:szCs w:val="21"/>
        </w:rPr>
        <w:t>表3</w:t>
      </w:r>
      <w:del w:id="1854" w:author="hui wan" w:date="2025-12-28T20:23:00Z">
        <w:r>
          <w:rPr>
            <w:rFonts w:hint="eastAsia" w:eastAsia="宋体" w:cs="宋体"/>
            <w:snapToGrid/>
            <w:spacing w:val="0"/>
            <w:kern w:val="0"/>
            <w:sz w:val="21"/>
            <w:szCs w:val="21"/>
          </w:rPr>
          <w:delText>所示</w:delText>
        </w:r>
      </w:del>
      <w:r>
        <w:rPr>
          <w:rFonts w:hint="eastAsia" w:eastAsia="宋体" w:cs="宋体"/>
          <w:snapToGrid/>
          <w:spacing w:val="0"/>
          <w:kern w:val="0"/>
          <w:sz w:val="21"/>
          <w:szCs w:val="21"/>
        </w:rPr>
        <w:t>，</w:t>
      </w:r>
      <w:del w:id="1855" w:author="hui wan" w:date="2025-12-28T20:24:00Z">
        <w:r>
          <w:rPr>
            <w:rFonts w:hint="eastAsia" w:eastAsia="宋体" w:cs="宋体"/>
            <w:snapToGrid/>
            <w:spacing w:val="0"/>
            <w:kern w:val="0"/>
            <w:sz w:val="21"/>
            <w:szCs w:val="21"/>
          </w:rPr>
          <w:delText>展示了</w:delText>
        </w:r>
      </w:del>
      <w:ins w:id="1856" w:author="hui wan" w:date="2025-12-28T20:24:00Z">
        <w:r>
          <w:rPr>
            <w:rFonts w:hint="eastAsia" w:eastAsia="宋体" w:cs="宋体"/>
            <w:snapToGrid/>
            <w:spacing w:val="0"/>
            <w:kern w:val="0"/>
            <w:sz w:val="21"/>
            <w:szCs w:val="21"/>
          </w:rPr>
          <w:t>其中包含了</w:t>
        </w:r>
      </w:ins>
      <w:del w:id="1857" w:author="hui wan" w:date="2025-12-28T20:24:00Z">
        <w:r>
          <w:rPr>
            <w:rFonts w:hint="eastAsia" w:eastAsia="宋体" w:cs="宋体"/>
            <w:snapToGrid/>
            <w:spacing w:val="0"/>
            <w:kern w:val="0"/>
            <w:sz w:val="21"/>
            <w:szCs w:val="21"/>
          </w:rPr>
          <w:delText>包括</w:delText>
        </w:r>
      </w:del>
      <w:r>
        <w:rPr>
          <w:rFonts w:hint="eastAsia" w:eastAsia="宋体" w:cs="宋体"/>
          <w:snapToGrid/>
          <w:spacing w:val="0"/>
          <w:kern w:val="0"/>
          <w:sz w:val="21"/>
          <w:szCs w:val="21"/>
        </w:rPr>
        <w:t>嵌入维度、训练轮次、学习率等在内的主要参数</w:t>
      </w:r>
      <w:del w:id="1858" w:author="hui wan" w:date="2025-12-28T20:24:00Z">
        <w:r>
          <w:rPr>
            <w:rFonts w:hint="eastAsia" w:eastAsia="宋体" w:cs="宋体"/>
            <w:snapToGrid/>
            <w:spacing w:val="0"/>
            <w:kern w:val="0"/>
            <w:sz w:val="21"/>
            <w:szCs w:val="21"/>
          </w:rPr>
          <w:delText>在实验中</w:delText>
        </w:r>
      </w:del>
      <w:r>
        <w:rPr>
          <w:rFonts w:hint="eastAsia" w:eastAsia="宋体" w:cs="宋体"/>
          <w:snapToGrid/>
          <w:spacing w:val="0"/>
          <w:kern w:val="0"/>
          <w:sz w:val="21"/>
          <w:szCs w:val="21"/>
        </w:rPr>
        <w:t>的取值。为防止模型在训练过程中发生过拟合，本实验采用早停机制</w:t>
      </w:r>
      <w:ins w:id="1859" w:author="hui wan" w:date="2025-12-28T20:24:00Z">
        <w:r>
          <w:rPr>
            <w:rFonts w:eastAsia="宋体" w:cs="宋体"/>
            <w:snapToGrid/>
            <w:spacing w:val="0"/>
            <w:kern w:val="0"/>
            <w:sz w:val="21"/>
            <w:szCs w:val="21"/>
          </w:rPr>
          <w:t>（early_stop）</w:t>
        </w:r>
      </w:ins>
      <w:ins w:id="1860" w:author="hui wan" w:date="2025-12-28T20:24:00Z">
        <w:r>
          <w:rPr>
            <w:rFonts w:hint="eastAsia" w:eastAsia="宋体" w:cs="宋体"/>
            <w:snapToGrid/>
            <w:spacing w:val="0"/>
            <w:kern w:val="0"/>
            <w:sz w:val="21"/>
            <w:szCs w:val="21"/>
          </w:rPr>
          <w:t>，其</w:t>
        </w:r>
      </w:ins>
      <w:del w:id="1861" w:author="hui wan" w:date="2025-12-28T20:24:00Z">
        <w:r>
          <w:rPr>
            <w:rFonts w:hint="eastAsia" w:eastAsia="宋体" w:cs="宋体"/>
            <w:snapToGrid/>
            <w:spacing w:val="0"/>
            <w:kern w:val="0"/>
            <w:sz w:val="21"/>
            <w:szCs w:val="21"/>
          </w:rPr>
          <w:delText>并设置</w:delText>
        </w:r>
      </w:del>
      <w:r>
        <w:rPr>
          <w:rFonts w:hint="eastAsia" w:eastAsia="宋体" w:cs="宋体"/>
          <w:snapToGrid/>
          <w:spacing w:val="0"/>
          <w:kern w:val="0"/>
          <w:sz w:val="21"/>
          <w:szCs w:val="21"/>
        </w:rPr>
        <w:t>耐心值（early_stop）</w:t>
      </w:r>
      <w:ins w:id="1862" w:author="hui wan" w:date="2025-12-28T20:24:00Z">
        <w:r>
          <w:rPr>
            <w:rFonts w:hint="eastAsia" w:eastAsia="宋体" w:cs="宋体"/>
            <w:snapToGrid/>
            <w:spacing w:val="0"/>
            <w:kern w:val="0"/>
            <w:sz w:val="21"/>
            <w:szCs w:val="21"/>
          </w:rPr>
          <w:t>设</w:t>
        </w:r>
      </w:ins>
      <w:r>
        <w:rPr>
          <w:rFonts w:hint="eastAsia" w:eastAsia="宋体" w:cs="宋体"/>
          <w:snapToGrid/>
          <w:spacing w:val="0"/>
          <w:kern w:val="0"/>
          <w:sz w:val="21"/>
          <w:szCs w:val="21"/>
        </w:rPr>
        <w:t>为10，即</w:t>
      </w:r>
      <w:ins w:id="1863" w:author="hui wan" w:date="2025-12-28T20:25:00Z">
        <w:r>
          <w:rPr>
            <w:rFonts w:hint="eastAsia" w:eastAsia="宋体" w:cs="宋体"/>
            <w:snapToGrid/>
            <w:spacing w:val="0"/>
            <w:kern w:val="0"/>
            <w:sz w:val="21"/>
            <w:szCs w:val="21"/>
          </w:rPr>
          <w:t>当验证集性能</w:t>
        </w:r>
      </w:ins>
      <w:r>
        <w:rPr>
          <w:rFonts w:hint="eastAsia" w:eastAsia="宋体" w:cs="宋体"/>
          <w:snapToGrid/>
          <w:spacing w:val="0"/>
          <w:kern w:val="0"/>
          <w:sz w:val="21"/>
          <w:szCs w:val="21"/>
        </w:rPr>
        <w:t>在连续10个训练周期中</w:t>
      </w:r>
      <w:del w:id="1864" w:author="hui wan" w:date="2025-12-28T20:25:00Z">
        <w:r>
          <w:rPr>
            <w:rFonts w:hint="eastAsia" w:eastAsia="宋体" w:cs="宋体"/>
            <w:snapToGrid/>
            <w:spacing w:val="0"/>
            <w:kern w:val="0"/>
            <w:sz w:val="21"/>
            <w:szCs w:val="21"/>
          </w:rPr>
          <w:delText>验证集性能</w:delText>
        </w:r>
      </w:del>
      <w:r>
        <w:rPr>
          <w:rFonts w:hint="eastAsia" w:eastAsia="宋体" w:cs="宋体"/>
          <w:snapToGrid/>
          <w:spacing w:val="0"/>
          <w:kern w:val="0"/>
          <w:sz w:val="21"/>
          <w:szCs w:val="21"/>
        </w:rPr>
        <w:t>未显著提升时</w:t>
      </w:r>
      <w:ins w:id="1865" w:author="hui wan" w:date="2025-12-28T20:25:00Z">
        <w:r>
          <w:rPr>
            <w:rFonts w:hint="eastAsia" w:eastAsia="宋体" w:cs="宋体"/>
            <w:snapToGrid/>
            <w:spacing w:val="0"/>
            <w:kern w:val="0"/>
            <w:sz w:val="21"/>
            <w:szCs w:val="21"/>
          </w:rPr>
          <w:t>，</w:t>
        </w:r>
      </w:ins>
      <w:r>
        <w:rPr>
          <w:rFonts w:hint="eastAsia" w:eastAsia="宋体" w:cs="宋体"/>
          <w:snapToGrid/>
          <w:spacing w:val="0"/>
          <w:kern w:val="0"/>
          <w:sz w:val="21"/>
          <w:szCs w:val="21"/>
        </w:rPr>
        <w:t>提前终止训练</w:t>
      </w:r>
      <w:ins w:id="1866" w:author="hui wan" w:date="2025-12-28T20:25:00Z">
        <w:r>
          <w:rPr>
            <w:rFonts w:hint="eastAsia" w:eastAsia="宋体" w:cs="宋体"/>
            <w:snapToGrid/>
            <w:spacing w:val="0"/>
            <w:kern w:val="0"/>
            <w:sz w:val="21"/>
            <w:szCs w:val="21"/>
          </w:rPr>
          <w:t>。此举有助于</w:t>
        </w:r>
      </w:ins>
      <w:del w:id="1867" w:author="hui wan" w:date="2025-12-28T20:25:00Z">
        <w:r>
          <w:rPr>
            <w:rFonts w:hint="eastAsia" w:eastAsia="宋体" w:cs="宋体"/>
            <w:snapToGrid/>
            <w:spacing w:val="0"/>
            <w:kern w:val="0"/>
            <w:sz w:val="21"/>
            <w:szCs w:val="21"/>
          </w:rPr>
          <w:delText>，</w:delText>
        </w:r>
      </w:del>
      <w:r>
        <w:rPr>
          <w:rFonts w:hint="eastAsia" w:eastAsia="宋体" w:cs="宋体"/>
          <w:snapToGrid/>
          <w:spacing w:val="0"/>
          <w:kern w:val="0"/>
          <w:sz w:val="21"/>
          <w:szCs w:val="21"/>
        </w:rPr>
        <w:t>节省计算资源并增强模型泛化能力。</w:t>
      </w:r>
      <w:bookmarkStart w:id="19" w:name="_Ref23136"/>
      <w:bookmarkStart w:id="20" w:name="_Toc5894"/>
    </w:p>
    <w:p w14:paraId="2D25BA4E">
      <w:pPr>
        <w:snapToGrid/>
        <w:spacing w:line="360" w:lineRule="auto"/>
        <w:ind w:firstLine="420" w:firstLineChars="200"/>
        <w:textAlignment w:val="center"/>
        <w:rPr>
          <w:rFonts w:eastAsia="宋体" w:cs="宋体"/>
          <w:snapToGrid/>
          <w:spacing w:val="0"/>
          <w:kern w:val="0"/>
          <w:sz w:val="21"/>
          <w:szCs w:val="21"/>
        </w:rPr>
      </w:pPr>
      <w:ins w:id="1868" w:author="Somomgbeom" w:date="2025-10-12T20:57:00Z">
        <w:del w:id="1869" w:author="hui wan" w:date="2025-12-28T20:26:00Z">
          <w:r>
            <w:rPr>
              <w:rFonts w:hint="eastAsia" w:eastAsia="宋体" w:cs="宋体"/>
              <w:snapToGrid/>
              <w:spacing w:val="0"/>
              <w:kern w:val="0"/>
              <w:sz w:val="21"/>
              <w:szCs w:val="21"/>
            </w:rPr>
            <w:delText>此外</w:delText>
          </w:r>
        </w:del>
      </w:ins>
      <w:ins w:id="1870" w:author="Somomgbeom" w:date="2025-10-12T20:57:00Z">
        <w:r>
          <w:rPr>
            <w:rFonts w:hint="eastAsia" w:eastAsia="宋体" w:cs="宋体"/>
            <w:snapToGrid/>
            <w:spacing w:val="0"/>
            <w:kern w:val="0"/>
            <w:sz w:val="21"/>
            <w:szCs w:val="21"/>
          </w:rPr>
          <w:t>为</w:t>
        </w:r>
      </w:ins>
      <w:ins w:id="1871" w:author="hui wan" w:date="2025-12-28T20:26:00Z">
        <w:r>
          <w:rPr>
            <w:rFonts w:hint="eastAsia" w:eastAsia="宋体" w:cs="宋体"/>
            <w:snapToGrid/>
            <w:spacing w:val="0"/>
            <w:kern w:val="0"/>
            <w:sz w:val="21"/>
            <w:szCs w:val="21"/>
          </w:rPr>
          <w:t>进一步提高训练效率，针对</w:t>
        </w:r>
      </w:ins>
      <w:ins w:id="1872" w:author="Somomgbeom" w:date="2025-10-12T20:57:00Z">
        <w:del w:id="1873" w:author="hui wan" w:date="2025-12-28T20:26:00Z">
          <w:r>
            <w:rPr>
              <w:rFonts w:hint="eastAsia" w:eastAsia="宋体" w:cs="宋体"/>
              <w:snapToGrid/>
              <w:spacing w:val="0"/>
              <w:kern w:val="0"/>
              <w:sz w:val="21"/>
              <w:szCs w:val="21"/>
            </w:rPr>
            <w:delText>解决</w:delText>
          </w:r>
        </w:del>
      </w:ins>
      <w:ins w:id="1874" w:author="Somomgbeom" w:date="2025-10-12T20:57:00Z">
        <w:r>
          <w:rPr>
            <w:rFonts w:hint="eastAsia" w:eastAsia="宋体" w:cs="宋体"/>
            <w:snapToGrid/>
            <w:spacing w:val="0"/>
            <w:kern w:val="0"/>
            <w:sz w:val="21"/>
            <w:szCs w:val="21"/>
          </w:rPr>
          <w:t>交互序列长度不一</w:t>
        </w:r>
      </w:ins>
      <w:ins w:id="1875" w:author="Somomgbeom" w:date="2025-10-12T20:57:00Z">
        <w:del w:id="1876" w:author="hui wan" w:date="2025-12-28T20:26:00Z">
          <w:r>
            <w:rPr>
              <w:rFonts w:hint="eastAsia" w:eastAsia="宋体" w:cs="宋体"/>
              <w:snapToGrid/>
              <w:spacing w:val="0"/>
              <w:kern w:val="0"/>
              <w:sz w:val="21"/>
              <w:szCs w:val="21"/>
            </w:rPr>
            <w:delText>所带来的模型训练效率</w:delText>
          </w:r>
        </w:del>
      </w:ins>
      <w:ins w:id="1877" w:author="hui wan" w:date="2025-12-28T20:26:00Z">
        <w:r>
          <w:rPr>
            <w:rFonts w:hint="eastAsia" w:eastAsia="宋体" w:cs="宋体"/>
            <w:snapToGrid/>
            <w:spacing w:val="0"/>
            <w:kern w:val="0"/>
            <w:sz w:val="21"/>
            <w:szCs w:val="21"/>
          </w:rPr>
          <w:t>致的</w:t>
        </w:r>
      </w:ins>
      <w:ins w:id="1878" w:author="Somomgbeom" w:date="2025-10-12T20:57:00Z">
        <w:r>
          <w:rPr>
            <w:rFonts w:hint="eastAsia" w:eastAsia="宋体" w:cs="宋体"/>
            <w:snapToGrid/>
            <w:spacing w:val="0"/>
            <w:kern w:val="0"/>
            <w:sz w:val="21"/>
            <w:szCs w:val="21"/>
          </w:rPr>
          <w:t>问题，</w:t>
        </w:r>
      </w:ins>
      <w:ins w:id="1879" w:author="hui wan" w:date="2025-12-28T20:26:00Z">
        <w:r>
          <w:rPr>
            <w:rFonts w:hint="eastAsia" w:eastAsia="宋体" w:cs="宋体"/>
            <w:snapToGrid/>
            <w:spacing w:val="0"/>
            <w:kern w:val="0"/>
            <w:sz w:val="21"/>
            <w:szCs w:val="21"/>
          </w:rPr>
          <w:t>本文</w:t>
        </w:r>
      </w:ins>
      <w:ins w:id="1880" w:author="Somomgbeom" w:date="2025-10-12T20:57:00Z">
        <w:r>
          <w:rPr>
            <w:rFonts w:hint="eastAsia" w:eastAsia="宋体" w:cs="宋体"/>
            <w:snapToGrid/>
            <w:spacing w:val="0"/>
            <w:kern w:val="0"/>
            <w:sz w:val="21"/>
            <w:szCs w:val="21"/>
          </w:rPr>
          <w:t>引入了基于固定窗口长度的序列切分机制。通过设置参数seq_len，将原始</w:t>
        </w:r>
      </w:ins>
      <w:ins w:id="1881" w:author="Somomgbeom" w:date="2025-10-12T20:57:00Z">
        <w:del w:id="1882" w:author="hui wan" w:date="2025-12-28T20:26:00Z">
          <w:r>
            <w:rPr>
              <w:rFonts w:hint="eastAsia" w:eastAsia="宋体" w:cs="宋体"/>
              <w:snapToGrid/>
              <w:spacing w:val="0"/>
              <w:kern w:val="0"/>
              <w:sz w:val="21"/>
              <w:szCs w:val="21"/>
            </w:rPr>
            <w:delText>的</w:delText>
          </w:r>
        </w:del>
      </w:ins>
      <w:ins w:id="1883" w:author="Somomgbeom" w:date="2025-10-12T20:57:00Z">
        <w:r>
          <w:rPr>
            <w:rFonts w:hint="eastAsia" w:eastAsia="宋体" w:cs="宋体"/>
            <w:snapToGrid/>
            <w:spacing w:val="0"/>
            <w:kern w:val="0"/>
            <w:sz w:val="21"/>
            <w:szCs w:val="21"/>
          </w:rPr>
          <w:t>不</w:t>
        </w:r>
      </w:ins>
      <w:ins w:id="1884" w:author="hui wan" w:date="2025-12-28T20:26:00Z">
        <w:r>
          <w:rPr>
            <w:rFonts w:hint="eastAsia" w:eastAsia="宋体" w:cs="宋体"/>
            <w:snapToGrid/>
            <w:spacing w:val="0"/>
            <w:kern w:val="0"/>
            <w:sz w:val="21"/>
            <w:szCs w:val="21"/>
          </w:rPr>
          <w:t>等</w:t>
        </w:r>
      </w:ins>
      <w:ins w:id="1885" w:author="Somomgbeom" w:date="2025-10-12T20:57:00Z">
        <w:del w:id="1886" w:author="hui wan" w:date="2025-12-28T20:27:00Z">
          <w:r>
            <w:rPr>
              <w:rFonts w:hint="eastAsia" w:eastAsia="宋体" w:cs="宋体"/>
              <w:snapToGrid/>
              <w:spacing w:val="0"/>
              <w:kern w:val="0"/>
              <w:sz w:val="21"/>
              <w:szCs w:val="21"/>
            </w:rPr>
            <w:delText>定</w:delText>
          </w:r>
        </w:del>
      </w:ins>
      <w:ins w:id="1887" w:author="Somomgbeom" w:date="2025-10-12T20:57:00Z">
        <w:r>
          <w:rPr>
            <w:rFonts w:hint="eastAsia" w:eastAsia="宋体" w:cs="宋体"/>
            <w:snapToGrid/>
            <w:spacing w:val="0"/>
            <w:kern w:val="0"/>
            <w:sz w:val="21"/>
            <w:szCs w:val="21"/>
          </w:rPr>
          <w:t>长</w:t>
        </w:r>
      </w:ins>
      <w:ins w:id="1888" w:author="hui wan" w:date="2025-12-28T20:27:00Z">
        <w:r>
          <w:rPr>
            <w:rFonts w:hint="eastAsia" w:eastAsia="宋体" w:cs="宋体"/>
            <w:snapToGrid/>
            <w:spacing w:val="0"/>
            <w:kern w:val="0"/>
            <w:sz w:val="21"/>
            <w:szCs w:val="21"/>
          </w:rPr>
          <w:t>的</w:t>
        </w:r>
      </w:ins>
      <w:ins w:id="1889" w:author="Somomgbeom" w:date="2025-10-12T20:57:00Z">
        <w:r>
          <w:rPr>
            <w:rFonts w:hint="eastAsia" w:eastAsia="宋体" w:cs="宋体"/>
            <w:snapToGrid/>
            <w:spacing w:val="0"/>
            <w:kern w:val="0"/>
            <w:sz w:val="21"/>
            <w:szCs w:val="21"/>
          </w:rPr>
          <w:t>交互序列划分为</w:t>
        </w:r>
      </w:ins>
      <w:ins w:id="1890" w:author="hui wan" w:date="2025-12-28T20:27:00Z">
        <w:r>
          <w:rPr>
            <w:rFonts w:hint="eastAsia" w:eastAsia="宋体" w:cs="宋体"/>
            <w:snapToGrid/>
            <w:spacing w:val="0"/>
            <w:kern w:val="0"/>
            <w:sz w:val="21"/>
            <w:szCs w:val="21"/>
          </w:rPr>
          <w:t>若干</w:t>
        </w:r>
      </w:ins>
      <w:ins w:id="1891" w:author="Somomgbeom" w:date="2025-10-12T20:57:00Z">
        <w:del w:id="1892" w:author="hui wan" w:date="2025-12-28T20:27:00Z">
          <w:r>
            <w:rPr>
              <w:rFonts w:hint="eastAsia" w:eastAsia="宋体" w:cs="宋体"/>
              <w:snapToGrid/>
              <w:spacing w:val="0"/>
              <w:kern w:val="0"/>
              <w:sz w:val="21"/>
              <w:szCs w:val="21"/>
            </w:rPr>
            <w:delText>多个</w:delText>
          </w:r>
        </w:del>
      </w:ins>
      <w:ins w:id="1893" w:author="Somomgbeom" w:date="2025-10-12T20:57:00Z">
        <w:r>
          <w:rPr>
            <w:rFonts w:hint="eastAsia" w:eastAsia="宋体" w:cs="宋体"/>
            <w:snapToGrid/>
            <w:spacing w:val="0"/>
            <w:kern w:val="0"/>
            <w:sz w:val="21"/>
            <w:szCs w:val="21"/>
          </w:rPr>
          <w:t>长度固定的子序列，</w:t>
        </w:r>
      </w:ins>
      <w:ins w:id="1894" w:author="Somomgbeom" w:date="2025-10-12T20:57:00Z">
        <w:del w:id="1895" w:author="hui wan" w:date="2025-12-28T20:27:00Z">
          <w:r>
            <w:rPr>
              <w:rFonts w:hint="eastAsia" w:eastAsia="宋体" w:cs="宋体"/>
              <w:snapToGrid/>
              <w:spacing w:val="0"/>
              <w:kern w:val="0"/>
              <w:sz w:val="21"/>
              <w:szCs w:val="21"/>
            </w:rPr>
            <w:delText>从而</w:delText>
          </w:r>
        </w:del>
      </w:ins>
      <w:ins w:id="1896" w:author="Somomgbeom" w:date="2025-10-12T20:57:00Z">
        <w:r>
          <w:rPr>
            <w:rFonts w:hint="eastAsia" w:eastAsia="宋体" w:cs="宋体"/>
            <w:snapToGrid/>
            <w:spacing w:val="0"/>
            <w:kern w:val="0"/>
            <w:sz w:val="21"/>
            <w:szCs w:val="21"/>
          </w:rPr>
          <w:t>使</w:t>
        </w:r>
      </w:ins>
      <w:ins w:id="1897" w:author="Somomgbeom" w:date="2025-10-12T20:57:00Z">
        <w:del w:id="1898" w:author="hui wan" w:date="2025-12-28T20:27:00Z">
          <w:r>
            <w:rPr>
              <w:rFonts w:hint="eastAsia" w:eastAsia="宋体" w:cs="宋体"/>
              <w:snapToGrid/>
              <w:spacing w:val="0"/>
              <w:kern w:val="0"/>
              <w:sz w:val="21"/>
              <w:szCs w:val="21"/>
            </w:rPr>
            <w:delText>得</w:delText>
          </w:r>
        </w:del>
      </w:ins>
      <w:ins w:id="1899" w:author="Somomgbeom" w:date="2025-10-12T20:57:00Z">
        <w:r>
          <w:rPr>
            <w:rFonts w:hint="eastAsia" w:eastAsia="宋体" w:cs="宋体"/>
            <w:snapToGrid/>
            <w:spacing w:val="0"/>
            <w:kern w:val="0"/>
            <w:sz w:val="21"/>
            <w:szCs w:val="21"/>
          </w:rPr>
          <w:t>模型在训练过程中可以以</w:t>
        </w:r>
      </w:ins>
      <w:ins w:id="1900" w:author="Somomgbeom" w:date="2025-10-12T20:57:00Z">
        <w:del w:id="1901" w:author="hui wan" w:date="2025-12-28T20:27:00Z">
          <w:r>
            <w:rPr>
              <w:rFonts w:hint="eastAsia" w:eastAsia="宋体" w:cs="宋体"/>
              <w:snapToGrid/>
              <w:spacing w:val="0"/>
              <w:kern w:val="0"/>
              <w:sz w:val="21"/>
              <w:szCs w:val="21"/>
            </w:rPr>
            <w:delText>统一的</w:delText>
          </w:r>
        </w:del>
      </w:ins>
      <w:ins w:id="1902" w:author="hui wan" w:date="2025-12-28T20:27:00Z">
        <w:r>
          <w:rPr>
            <w:rFonts w:hint="eastAsia" w:eastAsia="宋体" w:cs="宋体"/>
            <w:snapToGrid/>
            <w:spacing w:val="0"/>
            <w:kern w:val="0"/>
            <w:sz w:val="21"/>
            <w:szCs w:val="21"/>
          </w:rPr>
          <w:t>固定</w:t>
        </w:r>
      </w:ins>
      <w:ins w:id="1903" w:author="Somomgbeom" w:date="2025-10-12T20:57:00Z">
        <w:r>
          <w:rPr>
            <w:rFonts w:hint="eastAsia" w:eastAsia="宋体" w:cs="宋体"/>
            <w:snapToGrid/>
            <w:spacing w:val="0"/>
            <w:kern w:val="0"/>
            <w:sz w:val="21"/>
            <w:szCs w:val="21"/>
          </w:rPr>
          <w:t>序列长度进行批量处理，</w:t>
        </w:r>
      </w:ins>
      <w:ins w:id="1904" w:author="hui wan" w:date="2025-12-28T20:27:00Z">
        <w:r>
          <w:rPr>
            <w:rFonts w:hint="eastAsia" w:eastAsia="宋体" w:cs="宋体"/>
            <w:snapToGrid/>
            <w:spacing w:val="0"/>
            <w:kern w:val="0"/>
            <w:sz w:val="21"/>
            <w:szCs w:val="21"/>
          </w:rPr>
          <w:t>从而</w:t>
        </w:r>
      </w:ins>
      <w:ins w:id="1905" w:author="Somomgbeom" w:date="2025-10-12T20:57:00Z">
        <w:r>
          <w:rPr>
            <w:rFonts w:hint="eastAsia" w:eastAsia="宋体" w:cs="宋体"/>
            <w:snapToGrid/>
            <w:spacing w:val="0"/>
            <w:kern w:val="0"/>
            <w:sz w:val="21"/>
            <w:szCs w:val="21"/>
          </w:rPr>
          <w:t>避免因序列长度差异</w:t>
        </w:r>
      </w:ins>
      <w:ins w:id="1906" w:author="Somomgbeom" w:date="2025-10-12T20:57:00Z">
        <w:del w:id="1907" w:author="hui wan" w:date="2025-12-28T20:27:00Z">
          <w:r>
            <w:rPr>
              <w:rFonts w:hint="eastAsia" w:eastAsia="宋体" w:cs="宋体"/>
              <w:snapToGrid/>
              <w:spacing w:val="0"/>
              <w:kern w:val="0"/>
              <w:sz w:val="21"/>
              <w:szCs w:val="21"/>
            </w:rPr>
            <w:delText>而</w:delText>
          </w:r>
        </w:del>
      </w:ins>
      <w:ins w:id="1908" w:author="Somomgbeom" w:date="2025-10-12T20:57:00Z">
        <w:r>
          <w:rPr>
            <w:rFonts w:hint="eastAsia" w:eastAsia="宋体" w:cs="宋体"/>
            <w:snapToGrid/>
            <w:spacing w:val="0"/>
            <w:kern w:val="0"/>
            <w:sz w:val="21"/>
            <w:szCs w:val="21"/>
          </w:rPr>
          <w:t>导致的显存占用不均或模型学习效率</w:t>
        </w:r>
      </w:ins>
      <w:ins w:id="1909" w:author="Somomgbeom" w:date="2025-10-12T20:57:00Z">
        <w:del w:id="1910" w:author="hui wan" w:date="2025-12-28T20:27:00Z">
          <w:r>
            <w:rPr>
              <w:rFonts w:hint="eastAsia" w:eastAsia="宋体" w:cs="宋体"/>
              <w:snapToGrid/>
              <w:spacing w:val="0"/>
              <w:kern w:val="0"/>
              <w:sz w:val="21"/>
              <w:szCs w:val="21"/>
            </w:rPr>
            <w:delText>下降</w:delText>
          </w:r>
        </w:del>
      </w:ins>
      <w:ins w:id="1911" w:author="hui wan" w:date="2025-12-28T20:27:00Z">
        <w:r>
          <w:rPr>
            <w:rFonts w:hint="eastAsia" w:eastAsia="宋体" w:cs="宋体"/>
            <w:snapToGrid/>
            <w:spacing w:val="0"/>
            <w:kern w:val="0"/>
            <w:sz w:val="21"/>
            <w:szCs w:val="21"/>
          </w:rPr>
          <w:t>降低</w:t>
        </w:r>
      </w:ins>
      <w:ins w:id="1912" w:author="Somomgbeom" w:date="2025-10-12T20:57:00Z">
        <w:r>
          <w:rPr>
            <w:rFonts w:hint="eastAsia" w:eastAsia="宋体" w:cs="宋体"/>
            <w:snapToGrid/>
            <w:spacing w:val="0"/>
            <w:kern w:val="0"/>
            <w:sz w:val="21"/>
            <w:szCs w:val="21"/>
          </w:rPr>
          <w:t>。</w:t>
        </w:r>
      </w:ins>
    </w:p>
    <w:bookmarkEnd w:id="19"/>
    <w:p w14:paraId="1B6912BD">
      <w:pPr>
        <w:snapToGrid/>
        <w:spacing w:line="360" w:lineRule="auto"/>
        <w:ind w:firstLine="0"/>
        <w:jc w:val="center"/>
        <w:textAlignment w:val="center"/>
        <w:rPr>
          <w:rFonts w:eastAsia="宋体" w:cs="宋体"/>
          <w:snapToGrid/>
          <w:spacing w:val="0"/>
          <w:kern w:val="0"/>
          <w:sz w:val="21"/>
          <w:szCs w:val="21"/>
        </w:rPr>
      </w:pPr>
      <w:bookmarkStart w:id="21" w:name="_Toc3912"/>
      <w:r>
        <w:rPr>
          <w:rFonts w:hint="eastAsia" w:eastAsia="宋体" w:cs="宋体"/>
          <w:snapToGrid/>
          <w:spacing w:val="0"/>
          <w:kern w:val="0"/>
          <w:sz w:val="21"/>
          <w:szCs w:val="21"/>
        </w:rPr>
        <w:t>表3 实验参数</w:t>
      </w:r>
      <w:bookmarkEnd w:id="20"/>
      <w:bookmarkEnd w:id="21"/>
    </w:p>
    <w:tbl>
      <w:tblPr>
        <w:tblStyle w:val="17"/>
        <w:tblW w:w="4999" w:type="pct"/>
        <w:jc w:val="center"/>
        <w:tblBorders>
          <w:top w:val="single" w:color="008000" w:sz="12" w:space="0"/>
          <w:left w:val="none" w:color="auto" w:sz="0" w:space="0"/>
          <w:bottom w:val="single" w:color="008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204"/>
        <w:gridCol w:w="4356"/>
        <w:gridCol w:w="1960"/>
      </w:tblGrid>
      <w:tr w14:paraId="5C7069F1">
        <w:trPr>
          <w:jc w:val="center"/>
        </w:trPr>
        <w:tc>
          <w:tcPr>
            <w:tcW w:w="1293" w:type="pct"/>
            <w:tcBorders>
              <w:top w:val="single" w:color="000000" w:themeColor="text1" w:sz="12" w:space="0"/>
              <w:bottom w:val="single" w:color="000000" w:themeColor="text1" w:sz="6" w:space="0"/>
            </w:tcBorders>
            <w:vAlign w:val="center"/>
          </w:tcPr>
          <w:p w14:paraId="29008C51">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参数名称</w:t>
            </w:r>
          </w:p>
        </w:tc>
        <w:tc>
          <w:tcPr>
            <w:tcW w:w="2556" w:type="pct"/>
            <w:tcBorders>
              <w:top w:val="single" w:color="000000" w:themeColor="text1" w:sz="12" w:space="0"/>
              <w:bottom w:val="single" w:color="000000" w:themeColor="text1" w:sz="6" w:space="0"/>
            </w:tcBorders>
            <w:vAlign w:val="center"/>
          </w:tcPr>
          <w:p w14:paraId="1513C6FC">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参数含义</w:t>
            </w:r>
          </w:p>
        </w:tc>
        <w:tc>
          <w:tcPr>
            <w:tcW w:w="1150" w:type="pct"/>
            <w:tcBorders>
              <w:top w:val="single" w:color="000000" w:themeColor="text1" w:sz="12" w:space="0"/>
              <w:bottom w:val="single" w:color="000000" w:themeColor="text1" w:sz="6" w:space="0"/>
            </w:tcBorders>
            <w:vAlign w:val="center"/>
          </w:tcPr>
          <w:p w14:paraId="32C576EE">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参数值</w:t>
            </w:r>
          </w:p>
        </w:tc>
      </w:tr>
      <w:tr w14:paraId="1BD75A34">
        <w:trPr>
          <w:jc w:val="center"/>
        </w:trPr>
        <w:tc>
          <w:tcPr>
            <w:tcW w:w="1293" w:type="pct"/>
            <w:tcBorders>
              <w:top w:val="single" w:color="000000" w:themeColor="text1" w:sz="6" w:space="0"/>
            </w:tcBorders>
            <w:vAlign w:val="center"/>
          </w:tcPr>
          <w:p w14:paraId="5F9D2874">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batch size</w:t>
            </w:r>
          </w:p>
        </w:tc>
        <w:tc>
          <w:tcPr>
            <w:tcW w:w="2556" w:type="pct"/>
            <w:tcBorders>
              <w:top w:val="single" w:color="000000" w:themeColor="text1" w:sz="6" w:space="0"/>
            </w:tcBorders>
            <w:vAlign w:val="center"/>
          </w:tcPr>
          <w:p w14:paraId="2B25C52E">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每次训练迭代中使用的样本数量</w:t>
            </w:r>
          </w:p>
        </w:tc>
        <w:tc>
          <w:tcPr>
            <w:tcW w:w="1150" w:type="pct"/>
            <w:tcBorders>
              <w:top w:val="single" w:color="000000" w:themeColor="text1" w:sz="6" w:space="0"/>
            </w:tcBorders>
            <w:vAlign w:val="center"/>
          </w:tcPr>
          <w:p w14:paraId="630A43C9">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16</w:t>
            </w:r>
          </w:p>
        </w:tc>
      </w:tr>
      <w:tr w14:paraId="18721E62">
        <w:trPr>
          <w:jc w:val="center"/>
        </w:trPr>
        <w:tc>
          <w:tcPr>
            <w:tcW w:w="1293" w:type="pct"/>
            <w:vAlign w:val="center"/>
          </w:tcPr>
          <w:p w14:paraId="2FAC2AC0">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d_model</w:t>
            </w:r>
          </w:p>
        </w:tc>
        <w:tc>
          <w:tcPr>
            <w:tcW w:w="2556" w:type="pct"/>
            <w:vAlign w:val="center"/>
          </w:tcPr>
          <w:p w14:paraId="7AF0C184">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模型中嵌入向量的维度</w:t>
            </w:r>
          </w:p>
        </w:tc>
        <w:tc>
          <w:tcPr>
            <w:tcW w:w="1150" w:type="pct"/>
            <w:vAlign w:val="center"/>
          </w:tcPr>
          <w:p w14:paraId="013CE6E2">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128</w:t>
            </w:r>
          </w:p>
        </w:tc>
      </w:tr>
      <w:tr w14:paraId="51E3FAA5">
        <w:trPr>
          <w:jc w:val="center"/>
        </w:trPr>
        <w:tc>
          <w:tcPr>
            <w:tcW w:w="1293" w:type="pct"/>
            <w:vAlign w:val="center"/>
          </w:tcPr>
          <w:p w14:paraId="6D044481">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dropout</w:t>
            </w:r>
          </w:p>
        </w:tc>
        <w:tc>
          <w:tcPr>
            <w:tcW w:w="2556" w:type="pct"/>
            <w:vAlign w:val="center"/>
          </w:tcPr>
          <w:p w14:paraId="57C50954">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在训练过程中应用的dropout概率</w:t>
            </w:r>
          </w:p>
        </w:tc>
        <w:tc>
          <w:tcPr>
            <w:tcW w:w="1150" w:type="pct"/>
            <w:vAlign w:val="center"/>
          </w:tcPr>
          <w:p w14:paraId="3D03B282">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0.3</w:t>
            </w:r>
          </w:p>
        </w:tc>
      </w:tr>
      <w:tr w14:paraId="32A5BFCF">
        <w:trPr>
          <w:jc w:val="center"/>
        </w:trPr>
        <w:tc>
          <w:tcPr>
            <w:tcW w:w="1293" w:type="pct"/>
            <w:vAlign w:val="center"/>
          </w:tcPr>
          <w:p w14:paraId="3213687B">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learning_rate</w:t>
            </w:r>
          </w:p>
        </w:tc>
        <w:tc>
          <w:tcPr>
            <w:tcW w:w="2556" w:type="pct"/>
            <w:vAlign w:val="center"/>
          </w:tcPr>
          <w:p w14:paraId="2D9BF6AC">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学习率</w:t>
            </w:r>
          </w:p>
        </w:tc>
        <w:tc>
          <w:tcPr>
            <w:tcW w:w="1150" w:type="pct"/>
            <w:vAlign w:val="center"/>
          </w:tcPr>
          <w:p w14:paraId="535302F8">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0.001</w:t>
            </w:r>
          </w:p>
        </w:tc>
      </w:tr>
      <w:tr w14:paraId="6C24900B">
        <w:trPr>
          <w:jc w:val="center"/>
        </w:trPr>
        <w:tc>
          <w:tcPr>
            <w:tcW w:w="1293" w:type="pct"/>
            <w:vAlign w:val="center"/>
          </w:tcPr>
          <w:p w14:paraId="1BBC2844">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n_epochs</w:t>
            </w:r>
          </w:p>
        </w:tc>
        <w:tc>
          <w:tcPr>
            <w:tcW w:w="2556" w:type="pct"/>
            <w:vAlign w:val="center"/>
          </w:tcPr>
          <w:p w14:paraId="1C6177CC">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训练过程中完整通过训练集的次数</w:t>
            </w:r>
          </w:p>
        </w:tc>
        <w:tc>
          <w:tcPr>
            <w:tcW w:w="1150" w:type="pct"/>
            <w:vAlign w:val="center"/>
          </w:tcPr>
          <w:p w14:paraId="623D7E56">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100</w:t>
            </w:r>
          </w:p>
        </w:tc>
      </w:tr>
      <w:tr w14:paraId="68F8BAB8">
        <w:trPr>
          <w:jc w:val="center"/>
        </w:trPr>
        <w:tc>
          <w:tcPr>
            <w:tcW w:w="1293" w:type="pct"/>
            <w:vAlign w:val="center"/>
          </w:tcPr>
          <w:p w14:paraId="51B6D7ED">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n_heads</w:t>
            </w:r>
          </w:p>
        </w:tc>
        <w:tc>
          <w:tcPr>
            <w:tcW w:w="2556" w:type="pct"/>
            <w:vAlign w:val="center"/>
          </w:tcPr>
          <w:p w14:paraId="6E868885">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多头注意力机制中的注意力头数量</w:t>
            </w:r>
          </w:p>
        </w:tc>
        <w:tc>
          <w:tcPr>
            <w:tcW w:w="1150" w:type="pct"/>
            <w:vAlign w:val="center"/>
          </w:tcPr>
          <w:p w14:paraId="3A3045F6">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8</w:t>
            </w:r>
          </w:p>
        </w:tc>
      </w:tr>
      <w:tr w14:paraId="5C05A68C">
        <w:trPr>
          <w:jc w:val="center"/>
        </w:trPr>
        <w:tc>
          <w:tcPr>
            <w:tcW w:w="1293" w:type="pct"/>
            <w:vAlign w:val="center"/>
          </w:tcPr>
          <w:p w14:paraId="29200235">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n_layers</w:t>
            </w:r>
          </w:p>
        </w:tc>
        <w:tc>
          <w:tcPr>
            <w:tcW w:w="2556" w:type="pct"/>
            <w:vAlign w:val="center"/>
          </w:tcPr>
          <w:p w14:paraId="4C016B2B">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模型中的Transformer层数</w:t>
            </w:r>
          </w:p>
        </w:tc>
        <w:tc>
          <w:tcPr>
            <w:tcW w:w="1150" w:type="pct"/>
            <w:vAlign w:val="center"/>
          </w:tcPr>
          <w:p w14:paraId="6D792823">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3</w:t>
            </w:r>
          </w:p>
        </w:tc>
      </w:tr>
      <w:tr w14:paraId="42D5225A">
        <w:trPr>
          <w:jc w:val="center"/>
        </w:trPr>
        <w:tc>
          <w:tcPr>
            <w:tcW w:w="1293" w:type="pct"/>
            <w:tcBorders>
              <w:bottom w:val="single" w:color="000000" w:themeColor="text1" w:sz="12" w:space="0"/>
            </w:tcBorders>
            <w:vAlign w:val="center"/>
          </w:tcPr>
          <w:p w14:paraId="5FD32EFC">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early_stop</w:t>
            </w:r>
          </w:p>
        </w:tc>
        <w:tc>
          <w:tcPr>
            <w:tcW w:w="2556" w:type="pct"/>
            <w:tcBorders>
              <w:bottom w:val="single" w:color="000000" w:themeColor="text1" w:sz="12" w:space="0"/>
            </w:tcBorders>
            <w:vAlign w:val="center"/>
          </w:tcPr>
          <w:p w14:paraId="43BE697D">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早停机制的耐心值</w:t>
            </w:r>
          </w:p>
        </w:tc>
        <w:tc>
          <w:tcPr>
            <w:tcW w:w="1150" w:type="pct"/>
            <w:tcBorders>
              <w:bottom w:val="single" w:color="000000" w:themeColor="text1" w:sz="12" w:space="0"/>
            </w:tcBorders>
            <w:vAlign w:val="center"/>
          </w:tcPr>
          <w:p w14:paraId="7AE1C87B">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10</w:t>
            </w:r>
          </w:p>
        </w:tc>
      </w:tr>
    </w:tbl>
    <w:p w14:paraId="0593A05B">
      <w:pPr>
        <w:pStyle w:val="4"/>
        <w:spacing w:line="360" w:lineRule="auto"/>
        <w:rPr>
          <w:rFonts w:eastAsia="宋体"/>
          <w:b/>
          <w:bCs w:val="0"/>
          <w:sz w:val="21"/>
          <w:szCs w:val="21"/>
        </w:rPr>
      </w:pPr>
      <w:del w:id="1913" w:author="hui wan" w:date="2025-12-28T08:49:00Z">
        <w:r>
          <w:rPr>
            <w:rFonts w:eastAsia="宋体"/>
            <w:b/>
            <w:bCs w:val="0"/>
            <w:sz w:val="21"/>
            <w:szCs w:val="21"/>
          </w:rPr>
          <w:delText>4</w:delText>
        </w:r>
      </w:del>
      <w:ins w:id="1914" w:author="hui wan" w:date="2025-12-28T08:49:00Z">
        <w:r>
          <w:rPr>
            <w:rFonts w:hint="eastAsia" w:eastAsia="宋体"/>
            <w:b/>
            <w:bCs w:val="0"/>
            <w:sz w:val="21"/>
            <w:szCs w:val="21"/>
          </w:rPr>
          <w:t>3</w:t>
        </w:r>
      </w:ins>
      <w:r>
        <w:rPr>
          <w:rFonts w:eastAsia="宋体"/>
          <w:b/>
          <w:bCs w:val="0"/>
          <w:sz w:val="21"/>
          <w:szCs w:val="21"/>
        </w:rPr>
        <w:t>.2.2 评估指标</w:t>
      </w:r>
    </w:p>
    <w:p w14:paraId="0B7B6561">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为</w:t>
      </w:r>
      <w:del w:id="1915" w:author="hui wan" w:date="2025-12-28T20:29:00Z">
        <w:r>
          <w:rPr>
            <w:rFonts w:hint="eastAsia" w:eastAsia="宋体" w:cs="宋体"/>
            <w:snapToGrid/>
            <w:spacing w:val="0"/>
            <w:kern w:val="0"/>
            <w:sz w:val="21"/>
            <w:szCs w:val="21"/>
          </w:rPr>
          <w:delText>了</w:delText>
        </w:r>
      </w:del>
      <w:r>
        <w:rPr>
          <w:rFonts w:hint="eastAsia" w:eastAsia="宋体" w:cs="宋体"/>
          <w:snapToGrid/>
          <w:spacing w:val="0"/>
          <w:kern w:val="0"/>
          <w:sz w:val="21"/>
          <w:szCs w:val="21"/>
        </w:rPr>
        <w:t>评估</w:t>
      </w:r>
      <w:del w:id="1916" w:author="hui wan" w:date="2025-12-28T20:29:00Z">
        <w:r>
          <w:rPr>
            <w:rFonts w:hint="eastAsia" w:eastAsia="宋体" w:cs="宋体"/>
            <w:snapToGrid/>
            <w:spacing w:val="0"/>
            <w:kern w:val="0"/>
            <w:sz w:val="21"/>
            <w:szCs w:val="21"/>
          </w:rPr>
          <w:delText>本章</w:delText>
        </w:r>
      </w:del>
      <w:r>
        <w:rPr>
          <w:rFonts w:hint="eastAsia" w:eastAsia="宋体" w:cs="宋体"/>
          <w:snapToGrid/>
          <w:spacing w:val="0"/>
          <w:kern w:val="0"/>
          <w:sz w:val="21"/>
          <w:szCs w:val="21"/>
        </w:rPr>
        <w:t>SATKT模型的有效性，实验</w:t>
      </w:r>
      <w:del w:id="1917" w:author="hui wan" w:date="2025-12-28T20:29:00Z">
        <w:r>
          <w:rPr>
            <w:rFonts w:hint="eastAsia" w:eastAsia="宋体" w:cs="宋体"/>
            <w:snapToGrid/>
            <w:spacing w:val="0"/>
            <w:kern w:val="0"/>
            <w:sz w:val="21"/>
            <w:szCs w:val="21"/>
          </w:rPr>
          <w:delText>使用评估指标</w:delText>
        </w:r>
      </w:del>
      <w:ins w:id="1918" w:author="hui wan" w:date="2025-12-28T20:29:00Z">
        <w:r>
          <w:rPr>
            <w:rFonts w:hint="eastAsia" w:eastAsia="宋体" w:cs="宋体"/>
            <w:snapToGrid/>
            <w:spacing w:val="0"/>
            <w:kern w:val="0"/>
            <w:sz w:val="21"/>
            <w:szCs w:val="21"/>
          </w:rPr>
          <w:t>采用</w:t>
        </w:r>
      </w:ins>
      <w:ins w:id="1919" w:author="hui wan" w:date="2025-12-28T20:30:00Z">
        <w:r>
          <w:rPr>
            <w:rFonts w:eastAsia="宋体" w:cs="宋体"/>
            <w:snapToGrid/>
            <w:spacing w:val="0"/>
            <w:kern w:val="0"/>
            <w:sz w:val="21"/>
            <w:szCs w:val="21"/>
          </w:rPr>
          <w:t>曲线下面积</w:t>
        </w:r>
      </w:ins>
      <w:ins w:id="1920" w:author="hui wan" w:date="2025-12-28T20:30:00Z">
        <w:r>
          <w:rPr>
            <w:rFonts w:hint="eastAsia" w:eastAsia="宋体" w:cs="宋体"/>
            <w:snapToGrid/>
            <w:spacing w:val="0"/>
            <w:kern w:val="0"/>
            <w:sz w:val="21"/>
            <w:szCs w:val="21"/>
          </w:rPr>
          <w:t>（</w:t>
        </w:r>
      </w:ins>
      <w:ins w:id="1921" w:author="hui wan" w:date="2025-12-28T20:30:00Z">
        <w:r>
          <w:rPr>
            <w:rFonts w:eastAsia="宋体" w:cs="宋体"/>
            <w:snapToGrid/>
            <w:spacing w:val="0"/>
            <w:kern w:val="0"/>
            <w:sz w:val="21"/>
            <w:szCs w:val="21"/>
          </w:rPr>
          <w:t>area under the curve</w:t>
        </w:r>
      </w:ins>
      <w:ins w:id="1922" w:author="hui wan" w:date="2025-12-28T20:30:00Z">
        <w:r>
          <w:rPr>
            <w:rFonts w:hint="eastAsia" w:eastAsia="宋体" w:cs="宋体"/>
            <w:snapToGrid/>
            <w:spacing w:val="0"/>
            <w:kern w:val="0"/>
            <w:sz w:val="21"/>
            <w:szCs w:val="21"/>
          </w:rPr>
          <w:t>，</w:t>
        </w:r>
      </w:ins>
      <w:r>
        <w:rPr>
          <w:rFonts w:hint="eastAsia" w:eastAsia="宋体" w:cs="宋体"/>
          <w:snapToGrid/>
          <w:spacing w:val="0"/>
          <w:kern w:val="0"/>
          <w:sz w:val="21"/>
          <w:szCs w:val="21"/>
        </w:rPr>
        <w:t>AUC</w:t>
      </w:r>
      <w:ins w:id="1923" w:author="hui wan" w:date="2025-12-28T20:30:00Z">
        <w:r>
          <w:rPr>
            <w:rFonts w:hint="eastAsia" w:eastAsia="宋体" w:cs="宋体"/>
            <w:snapToGrid/>
            <w:spacing w:val="0"/>
            <w:kern w:val="0"/>
            <w:sz w:val="21"/>
            <w:szCs w:val="21"/>
          </w:rPr>
          <w:t>）</w:t>
        </w:r>
      </w:ins>
      <w:r>
        <w:rPr>
          <w:rFonts w:hint="eastAsia" w:eastAsia="宋体" w:cs="宋体"/>
          <w:snapToGrid/>
          <w:spacing w:val="0"/>
          <w:kern w:val="0"/>
          <w:sz w:val="21"/>
          <w:szCs w:val="21"/>
        </w:rPr>
        <w:t>、</w:t>
      </w:r>
      <w:ins w:id="1924" w:author="hui wan" w:date="2025-12-28T20:31:00Z">
        <w:r>
          <w:rPr>
            <w:rFonts w:hint="eastAsia" w:eastAsia="宋体" w:cs="宋体"/>
            <w:snapToGrid/>
            <w:spacing w:val="0"/>
            <w:kern w:val="0"/>
            <w:sz w:val="21"/>
            <w:szCs w:val="21"/>
          </w:rPr>
          <w:t>准确率</w:t>
        </w:r>
      </w:ins>
      <w:ins w:id="1925" w:author="hui wan" w:date="2025-12-28T20:30:00Z">
        <w:r>
          <w:rPr>
            <w:rFonts w:hint="eastAsia" w:eastAsia="宋体" w:cs="宋体"/>
            <w:snapToGrid/>
            <w:spacing w:val="0"/>
            <w:kern w:val="0"/>
            <w:sz w:val="21"/>
            <w:szCs w:val="21"/>
          </w:rPr>
          <w:t>（</w:t>
        </w:r>
      </w:ins>
      <w:ins w:id="1926" w:author="hui wan" w:date="2025-12-28T20:31:00Z">
        <w:r>
          <w:rPr>
            <w:rFonts w:eastAsia="宋体" w:cs="宋体"/>
            <w:snapToGrid/>
            <w:spacing w:val="0"/>
            <w:kern w:val="0"/>
            <w:sz w:val="21"/>
            <w:szCs w:val="21"/>
          </w:rPr>
          <w:t>accuracy</w:t>
        </w:r>
      </w:ins>
      <w:ins w:id="1927" w:author="hui wan" w:date="2025-12-28T20:31:00Z">
        <w:r>
          <w:rPr>
            <w:rFonts w:hint="eastAsia" w:eastAsia="宋体" w:cs="宋体"/>
            <w:snapToGrid/>
            <w:spacing w:val="0"/>
            <w:kern w:val="0"/>
            <w:sz w:val="21"/>
            <w:szCs w:val="21"/>
          </w:rPr>
          <w:t>，</w:t>
        </w:r>
      </w:ins>
      <w:r>
        <w:rPr>
          <w:rFonts w:hint="eastAsia" w:eastAsia="宋体" w:cs="宋体"/>
          <w:snapToGrid/>
          <w:spacing w:val="0"/>
          <w:kern w:val="0"/>
          <w:sz w:val="21"/>
          <w:szCs w:val="21"/>
        </w:rPr>
        <w:t>ACC</w:t>
      </w:r>
      <w:ins w:id="1928" w:author="hui wan" w:date="2025-12-28T20:30:00Z">
        <w:r>
          <w:rPr>
            <w:rFonts w:hint="eastAsia" w:eastAsia="宋体" w:cs="宋体"/>
            <w:snapToGrid/>
            <w:spacing w:val="0"/>
            <w:kern w:val="0"/>
            <w:sz w:val="21"/>
            <w:szCs w:val="21"/>
          </w:rPr>
          <w:t>）</w:t>
        </w:r>
      </w:ins>
      <w:del w:id="1929" w:author="hui wan" w:date="2025-12-28T20:31:00Z">
        <w:r>
          <w:rPr>
            <w:rFonts w:hint="eastAsia" w:eastAsia="宋体" w:cs="宋体"/>
            <w:snapToGrid/>
            <w:spacing w:val="0"/>
            <w:kern w:val="0"/>
            <w:sz w:val="21"/>
            <w:szCs w:val="21"/>
          </w:rPr>
          <w:delText xml:space="preserve"> </w:delText>
        </w:r>
      </w:del>
      <w:r>
        <w:rPr>
          <w:rFonts w:hint="eastAsia" w:eastAsia="宋体" w:cs="宋体"/>
          <w:snapToGrid/>
          <w:spacing w:val="0"/>
          <w:kern w:val="0"/>
          <w:sz w:val="21"/>
          <w:szCs w:val="21"/>
        </w:rPr>
        <w:t>和</w:t>
      </w:r>
      <w:ins w:id="1930" w:author="hui wan" w:date="2025-12-28T20:31:00Z">
        <w:r>
          <w:rPr>
            <w:rFonts w:hint="eastAsia" w:eastAsia="宋体" w:cs="宋体"/>
            <w:snapToGrid/>
            <w:spacing w:val="0"/>
            <w:kern w:val="0"/>
            <w:sz w:val="21"/>
            <w:szCs w:val="21"/>
          </w:rPr>
          <w:t>均方根误差</w:t>
        </w:r>
      </w:ins>
      <w:del w:id="1931" w:author="hui wan" w:date="2025-12-28T20:31:00Z">
        <w:r>
          <w:rPr>
            <w:rFonts w:hint="eastAsia" w:eastAsia="宋体" w:cs="宋体"/>
            <w:snapToGrid/>
            <w:spacing w:val="0"/>
            <w:kern w:val="0"/>
            <w:sz w:val="21"/>
            <w:szCs w:val="21"/>
          </w:rPr>
          <w:delText xml:space="preserve"> </w:delText>
        </w:r>
      </w:del>
      <w:ins w:id="1932" w:author="hui wan" w:date="2025-12-28T20:31:00Z">
        <w:r>
          <w:rPr>
            <w:rFonts w:hint="eastAsia" w:eastAsia="宋体" w:cs="宋体"/>
            <w:snapToGrid/>
            <w:spacing w:val="0"/>
            <w:kern w:val="0"/>
            <w:sz w:val="21"/>
            <w:szCs w:val="21"/>
          </w:rPr>
          <w:t>（</w:t>
        </w:r>
      </w:ins>
      <w:ins w:id="1933" w:author="hui wan" w:date="2025-12-28T20:31:00Z">
        <w:r>
          <w:rPr>
            <w:rFonts w:eastAsia="宋体" w:cs="宋体"/>
            <w:snapToGrid/>
            <w:spacing w:val="0"/>
            <w:kern w:val="0"/>
            <w:sz w:val="21"/>
            <w:szCs w:val="21"/>
          </w:rPr>
          <w:t>root mean squared error</w:t>
        </w:r>
      </w:ins>
      <w:ins w:id="1934" w:author="hui wan" w:date="2025-12-28T20:31:00Z">
        <w:r>
          <w:rPr>
            <w:rFonts w:hint="eastAsia" w:eastAsia="宋体" w:cs="宋体"/>
            <w:snapToGrid/>
            <w:spacing w:val="0"/>
            <w:kern w:val="0"/>
            <w:sz w:val="21"/>
            <w:szCs w:val="21"/>
          </w:rPr>
          <w:t>，</w:t>
        </w:r>
      </w:ins>
      <w:r>
        <w:rPr>
          <w:rFonts w:hint="eastAsia" w:eastAsia="宋体" w:cs="宋体"/>
          <w:snapToGrid/>
          <w:spacing w:val="0"/>
          <w:kern w:val="0"/>
          <w:sz w:val="21"/>
          <w:szCs w:val="21"/>
        </w:rPr>
        <w:t>RMSE</w:t>
      </w:r>
      <w:ins w:id="1935" w:author="hui wan" w:date="2025-12-28T20:31:00Z">
        <w:r>
          <w:rPr>
            <w:rFonts w:hint="eastAsia" w:eastAsia="宋体" w:cs="宋体"/>
            <w:snapToGrid/>
            <w:spacing w:val="0"/>
            <w:kern w:val="0"/>
            <w:sz w:val="21"/>
            <w:szCs w:val="21"/>
          </w:rPr>
          <w:t>）</w:t>
        </w:r>
      </w:ins>
      <w:ins w:id="1936" w:author="hui wan" w:date="2025-12-28T20:29:00Z">
        <w:r>
          <w:rPr>
            <w:rFonts w:hint="eastAsia" w:eastAsia="宋体" w:cs="宋体"/>
            <w:snapToGrid/>
            <w:spacing w:val="0"/>
            <w:kern w:val="0"/>
            <w:sz w:val="21"/>
            <w:szCs w:val="21"/>
          </w:rPr>
          <w:t>3个指标进行性能评估</w:t>
        </w:r>
      </w:ins>
      <w:r>
        <w:rPr>
          <w:rFonts w:hint="eastAsia" w:eastAsia="宋体" w:cs="宋体"/>
          <w:snapToGrid/>
          <w:spacing w:val="0"/>
          <w:kern w:val="0"/>
          <w:sz w:val="21"/>
          <w:szCs w:val="21"/>
        </w:rPr>
        <w:t>。</w:t>
      </w:r>
    </w:p>
    <w:p w14:paraId="17ECF50F">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（1）AUC</w:t>
      </w:r>
      <w:ins w:id="1937" w:author="hui wan" w:date="2025-12-28T20:31:00Z">
        <w:r>
          <w:rPr>
            <w:rFonts w:hint="eastAsia" w:eastAsia="宋体" w:cs="宋体"/>
            <w:snapToGrid/>
            <w:spacing w:val="0"/>
            <w:kern w:val="0"/>
            <w:sz w:val="21"/>
            <w:szCs w:val="21"/>
          </w:rPr>
          <w:t>。</w:t>
        </w:r>
      </w:ins>
      <w:del w:id="1938" w:author="hui wan" w:date="2025-12-28T20:31:00Z">
        <w:r>
          <w:rPr>
            <w:rFonts w:hint="eastAsia" w:eastAsia="宋体" w:cs="宋体"/>
            <w:snapToGrid/>
            <w:spacing w:val="0"/>
            <w:kern w:val="0"/>
            <w:sz w:val="21"/>
            <w:szCs w:val="21"/>
          </w:rPr>
          <w:delText>（</w:delText>
        </w:r>
      </w:del>
      <w:del w:id="1939" w:author="hui wan" w:date="2025-12-28T20:30:00Z">
        <w:r>
          <w:rPr>
            <w:rFonts w:hint="eastAsia" w:eastAsia="宋体" w:cs="宋体"/>
            <w:snapToGrid/>
            <w:spacing w:val="0"/>
            <w:kern w:val="0"/>
            <w:sz w:val="21"/>
            <w:szCs w:val="21"/>
          </w:rPr>
          <w:delText>Area Under the Curve</w:delText>
        </w:r>
      </w:del>
      <w:del w:id="1940" w:author="hui wan" w:date="2025-12-28T20:31:00Z">
        <w:r>
          <w:rPr>
            <w:rFonts w:hint="eastAsia" w:eastAsia="宋体" w:cs="宋体"/>
            <w:snapToGrid/>
            <w:spacing w:val="0"/>
            <w:kern w:val="0"/>
            <w:sz w:val="21"/>
            <w:szCs w:val="21"/>
          </w:rPr>
          <w:delText>）</w:delText>
        </w:r>
      </w:del>
    </w:p>
    <w:p w14:paraId="78820A7A">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AUC作为二分类模型性能评估的核心指标，通过计算受试者工作特征曲线（ROC曲线）与横轴围成的面积，综合</w:t>
      </w:r>
      <w:del w:id="1941" w:author="hui wan" w:date="2025-12-28T20:32:00Z">
        <w:r>
          <w:rPr>
            <w:rFonts w:hint="eastAsia" w:eastAsia="宋体" w:cs="宋体"/>
            <w:snapToGrid/>
            <w:spacing w:val="0"/>
            <w:kern w:val="0"/>
            <w:sz w:val="21"/>
            <w:szCs w:val="21"/>
          </w:rPr>
          <w:delText>反映</w:delText>
        </w:r>
      </w:del>
      <w:ins w:id="1942" w:author="hui wan" w:date="2025-12-28T20:32:00Z">
        <w:r>
          <w:rPr>
            <w:rFonts w:hint="eastAsia" w:eastAsia="宋体" w:cs="宋体"/>
            <w:snapToGrid/>
            <w:spacing w:val="0"/>
            <w:kern w:val="0"/>
            <w:sz w:val="21"/>
            <w:szCs w:val="21"/>
          </w:rPr>
          <w:t>评价</w:t>
        </w:r>
      </w:ins>
      <w:r>
        <w:rPr>
          <w:rFonts w:hint="eastAsia" w:eastAsia="宋体" w:cs="宋体"/>
          <w:snapToGrid/>
          <w:spacing w:val="0"/>
          <w:kern w:val="0"/>
          <w:sz w:val="21"/>
          <w:szCs w:val="21"/>
        </w:rPr>
        <w:t>模型在不同分类阈值下对正负样本的判别能力。ROC曲线以真阳性率（</w:t>
      </w:r>
      <w:r>
        <w:rPr>
          <w:rFonts w:eastAsia="宋体" w:cs="宋体"/>
          <w:snapToGrid/>
          <w:spacing w:val="0"/>
          <w:kern w:val="0"/>
          <w:sz w:val="21"/>
          <w:szCs w:val="21"/>
        </w:rPr>
        <w:t>true positive rate</w:t>
      </w:r>
      <w:del w:id="1943" w:author="hui wan" w:date="2025-12-28T20:32:00Z">
        <w:r>
          <w:rPr>
            <w:rFonts w:hint="eastAsia" w:eastAsia="宋体" w:cs="宋体"/>
            <w:snapToGrid/>
            <w:spacing w:val="0"/>
            <w:kern w:val="0"/>
            <w:sz w:val="21"/>
            <w:szCs w:val="21"/>
          </w:rPr>
          <w:delText xml:space="preserve">, </w:delText>
        </w:r>
      </w:del>
      <w:ins w:id="1944" w:author="hui wan" w:date="2025-12-28T20:32:00Z">
        <w:r>
          <w:rPr>
            <w:rFonts w:hint="eastAsia" w:eastAsia="宋体" w:cs="宋体"/>
            <w:snapToGrid/>
            <w:spacing w:val="0"/>
            <w:kern w:val="0"/>
            <w:sz w:val="21"/>
            <w:szCs w:val="21"/>
          </w:rPr>
          <w:t>，</w:t>
        </w:r>
      </w:ins>
      <w:r>
        <w:rPr>
          <w:rFonts w:hint="eastAsia" w:eastAsia="宋体" w:cs="宋体"/>
          <w:snapToGrid/>
          <w:spacing w:val="0"/>
          <w:kern w:val="0"/>
          <w:sz w:val="21"/>
          <w:szCs w:val="21"/>
        </w:rPr>
        <w:t>TPR）为纵轴、假阳性率（</w:t>
      </w:r>
      <w:r>
        <w:rPr>
          <w:rFonts w:eastAsia="宋体" w:cs="宋体"/>
          <w:snapToGrid/>
          <w:spacing w:val="0"/>
          <w:kern w:val="0"/>
          <w:sz w:val="21"/>
          <w:szCs w:val="21"/>
        </w:rPr>
        <w:t>false positive rate</w:t>
      </w:r>
      <w:del w:id="1945" w:author="hui wan" w:date="2025-12-28T20:32:00Z">
        <w:r>
          <w:rPr>
            <w:rFonts w:hint="eastAsia" w:eastAsia="宋体" w:cs="宋体"/>
            <w:snapToGrid/>
            <w:spacing w:val="0"/>
            <w:kern w:val="0"/>
            <w:sz w:val="21"/>
            <w:szCs w:val="21"/>
          </w:rPr>
          <w:delText xml:space="preserve">, </w:delText>
        </w:r>
      </w:del>
      <w:ins w:id="1946" w:author="hui wan" w:date="2025-12-28T20:32:00Z">
        <w:r>
          <w:rPr>
            <w:rFonts w:hint="eastAsia" w:eastAsia="宋体" w:cs="宋体"/>
            <w:snapToGrid/>
            <w:spacing w:val="0"/>
            <w:kern w:val="0"/>
            <w:sz w:val="21"/>
            <w:szCs w:val="21"/>
          </w:rPr>
          <w:t>，</w:t>
        </w:r>
      </w:ins>
      <w:r>
        <w:rPr>
          <w:rFonts w:hint="eastAsia" w:eastAsia="宋体" w:cs="宋体"/>
          <w:snapToGrid/>
          <w:spacing w:val="0"/>
          <w:kern w:val="0"/>
          <w:sz w:val="21"/>
          <w:szCs w:val="21"/>
        </w:rPr>
        <w:t>FPR）为横轴，</w:t>
      </w:r>
      <w:del w:id="1947" w:author="hui wan" w:date="2025-12-28T20:33:00Z">
        <w:r>
          <w:rPr>
            <w:rFonts w:hint="eastAsia" w:eastAsia="宋体" w:cs="宋体"/>
            <w:snapToGrid/>
            <w:spacing w:val="0"/>
            <w:kern w:val="0"/>
            <w:sz w:val="21"/>
            <w:szCs w:val="21"/>
          </w:rPr>
          <w:delText>描绘</w:delText>
        </w:r>
      </w:del>
      <w:ins w:id="1948" w:author="hui wan" w:date="2025-12-28T20:33:00Z">
        <w:r>
          <w:rPr>
            <w:rFonts w:hint="eastAsia" w:eastAsia="宋体" w:cs="宋体"/>
            <w:snapToGrid/>
            <w:spacing w:val="0"/>
            <w:kern w:val="0"/>
            <w:sz w:val="21"/>
            <w:szCs w:val="21"/>
          </w:rPr>
          <w:t>反映</w:t>
        </w:r>
      </w:ins>
      <w:r>
        <w:rPr>
          <w:rFonts w:hint="eastAsia" w:eastAsia="宋体" w:cs="宋体"/>
          <w:snapToGrid/>
          <w:spacing w:val="0"/>
          <w:kern w:val="0"/>
          <w:sz w:val="21"/>
          <w:szCs w:val="21"/>
        </w:rPr>
        <w:t>分类器在灵敏度与特异性间的权衡关系。AUC</w:t>
      </w:r>
      <w:ins w:id="1949" w:author="hui wan" w:date="2025-12-28T20:33:00Z">
        <w:r>
          <w:rPr>
            <w:rFonts w:hint="eastAsia" w:eastAsia="宋体" w:cs="宋体"/>
            <w:snapToGrid/>
            <w:spacing w:val="0"/>
            <w:kern w:val="0"/>
            <w:sz w:val="21"/>
            <w:szCs w:val="21"/>
          </w:rPr>
          <w:t>的</w:t>
        </w:r>
      </w:ins>
      <w:r>
        <w:rPr>
          <w:rFonts w:hint="eastAsia" w:eastAsia="宋体" w:cs="宋体"/>
          <w:snapToGrid/>
          <w:spacing w:val="0"/>
          <w:kern w:val="0"/>
          <w:sz w:val="21"/>
          <w:szCs w:val="21"/>
        </w:rPr>
        <w:t>取值范围严格限定于[0.5,1]区间，其中AUC=0.5表示模型没有分类能力，与随机猜测相当；AUC=1则表示模型有完美的分类能力。该指标的</w:t>
      </w:r>
      <w:del w:id="1950" w:author="hui wan" w:date="2025-12-28T20:33:00Z">
        <w:r>
          <w:rPr>
            <w:rFonts w:hint="eastAsia" w:eastAsia="宋体" w:cs="宋体"/>
            <w:snapToGrid/>
            <w:spacing w:val="0"/>
            <w:kern w:val="0"/>
            <w:sz w:val="21"/>
            <w:szCs w:val="21"/>
          </w:rPr>
          <w:delText>核心</w:delText>
        </w:r>
      </w:del>
      <w:r>
        <w:rPr>
          <w:rFonts w:hint="eastAsia" w:eastAsia="宋体" w:cs="宋体"/>
          <w:snapToGrid/>
          <w:spacing w:val="0"/>
          <w:kern w:val="0"/>
          <w:sz w:val="21"/>
          <w:szCs w:val="21"/>
        </w:rPr>
        <w:t>优势在于其</w:t>
      </w:r>
      <w:ins w:id="1951" w:author="hui wan" w:date="2025-12-28T20:34:00Z">
        <w:r>
          <w:rPr>
            <w:rFonts w:hint="eastAsia" w:eastAsia="宋体" w:cs="宋体"/>
            <w:snapToGrid/>
            <w:spacing w:val="0"/>
            <w:kern w:val="0"/>
            <w:sz w:val="21"/>
            <w:szCs w:val="21"/>
          </w:rPr>
          <w:t>不受分类</w:t>
        </w:r>
      </w:ins>
      <w:r>
        <w:rPr>
          <w:rFonts w:hint="eastAsia" w:eastAsia="宋体" w:cs="宋体"/>
          <w:snapToGrid/>
          <w:spacing w:val="0"/>
          <w:kern w:val="0"/>
          <w:sz w:val="21"/>
          <w:szCs w:val="21"/>
        </w:rPr>
        <w:t>阈值</w:t>
      </w:r>
      <w:ins w:id="1952" w:author="hui wan" w:date="2025-12-28T20:34:00Z">
        <w:r>
          <w:rPr>
            <w:rFonts w:hint="eastAsia" w:eastAsia="宋体" w:cs="宋体"/>
            <w:snapToGrid/>
            <w:spacing w:val="0"/>
            <w:kern w:val="0"/>
            <w:sz w:val="21"/>
            <w:szCs w:val="21"/>
          </w:rPr>
          <w:t>影响</w:t>
        </w:r>
      </w:ins>
      <w:del w:id="1953" w:author="hui wan" w:date="2025-12-28T20:34:00Z">
        <w:r>
          <w:rPr>
            <w:rFonts w:hint="eastAsia" w:eastAsia="宋体" w:cs="宋体"/>
            <w:snapToGrid/>
            <w:spacing w:val="0"/>
            <w:kern w:val="0"/>
            <w:sz w:val="21"/>
            <w:szCs w:val="21"/>
          </w:rPr>
          <w:delText>无关性</w:delText>
        </w:r>
      </w:del>
      <w:r>
        <w:rPr>
          <w:rFonts w:hint="eastAsia" w:eastAsia="宋体" w:cs="宋体"/>
          <w:snapToGrid/>
          <w:spacing w:val="0"/>
          <w:kern w:val="0"/>
          <w:sz w:val="21"/>
          <w:szCs w:val="21"/>
        </w:rPr>
        <w:t>，能够消除决策边界选择带来的偏差，从而提供对模型全局判别效力的稳健评估，尤其在类别分布不平衡的场景中展现出显著的应用价值。</w:t>
      </w:r>
    </w:p>
    <w:p w14:paraId="2FD8D5D8">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（2）ACC</w:t>
      </w:r>
      <w:ins w:id="1954" w:author="hui wan" w:date="2025-12-28T20:34:00Z">
        <w:r>
          <w:rPr>
            <w:rFonts w:hint="eastAsia" w:eastAsia="宋体" w:cs="宋体"/>
            <w:snapToGrid/>
            <w:spacing w:val="0"/>
            <w:kern w:val="0"/>
            <w:sz w:val="21"/>
            <w:szCs w:val="21"/>
          </w:rPr>
          <w:t>。</w:t>
        </w:r>
      </w:ins>
      <w:del w:id="1955" w:author="hui wan" w:date="2025-12-28T20:31:00Z">
        <w:r>
          <w:rPr>
            <w:rFonts w:hint="eastAsia" w:eastAsia="宋体" w:cs="宋体"/>
            <w:snapToGrid/>
            <w:spacing w:val="0"/>
            <w:kern w:val="0"/>
            <w:sz w:val="21"/>
            <w:szCs w:val="21"/>
          </w:rPr>
          <w:delText>（Accuracy）</w:delText>
        </w:r>
      </w:del>
    </w:p>
    <w:p w14:paraId="2C908C1F">
      <w:pPr>
        <w:snapToGrid/>
        <w:spacing w:line="360" w:lineRule="auto"/>
        <w:ind w:firstLine="420" w:firstLineChars="200"/>
        <w:textAlignment w:val="center"/>
        <w:rPr>
          <w:rFonts w:eastAsia="宋体" w:cs="宋体"/>
          <w:snapToGrid/>
          <w:spacing w:val="0"/>
          <w:kern w:val="0"/>
          <w:sz w:val="21"/>
          <w:szCs w:val="21"/>
        </w:rPr>
      </w:pPr>
      <w:del w:id="1956" w:author="hui wan" w:date="2025-12-28T20:34:00Z">
        <w:r>
          <w:rPr>
            <w:rFonts w:hint="eastAsia" w:eastAsia="宋体" w:cs="宋体"/>
            <w:snapToGrid/>
            <w:spacing w:val="0"/>
            <w:kern w:val="0"/>
            <w:sz w:val="21"/>
            <w:szCs w:val="21"/>
          </w:rPr>
          <w:delText>ACC</w:delText>
        </w:r>
      </w:del>
      <w:r>
        <w:rPr>
          <w:rFonts w:hint="eastAsia" w:eastAsia="宋体" w:cs="宋体"/>
          <w:snapToGrid/>
          <w:spacing w:val="0"/>
          <w:kern w:val="0"/>
          <w:sz w:val="21"/>
          <w:szCs w:val="21"/>
        </w:rPr>
        <w:t>准确率定义为模型正确预测样本数与总体样本量的比值，其数学表达如</w:t>
      </w:r>
      <w:ins w:id="1957" w:author="Somomgbeom" w:date="2025-09-02T20:28:00Z">
        <w:del w:id="1958" w:author="hui wan" w:date="2025-12-28T20:35:00Z">
          <w:r>
            <w:rPr>
              <w:rFonts w:hint="eastAsia" w:eastAsia="宋体" w:cs="宋体"/>
              <w:snapToGrid/>
              <w:spacing w:val="0"/>
              <w:kern w:val="0"/>
              <w:sz w:val="21"/>
              <w:szCs w:val="21"/>
            </w:rPr>
            <w:delText>公</w:delText>
          </w:r>
        </w:del>
      </w:ins>
      <w:ins w:id="1959" w:author="Somomgbeom" w:date="2025-09-02T20:28:00Z">
        <w:r>
          <w:rPr>
            <w:rFonts w:hint="eastAsia" w:eastAsia="宋体" w:cs="宋体"/>
            <w:snapToGrid/>
            <w:spacing w:val="0"/>
            <w:kern w:val="0"/>
            <w:sz w:val="21"/>
            <w:szCs w:val="21"/>
          </w:rPr>
          <w:t>式</w:t>
        </w:r>
      </w:ins>
      <w:ins w:id="1960" w:author="Somomgbeom" w:date="2025-09-02T20:29:00Z">
        <w:r>
          <w:rPr>
            <w:rFonts w:hint="eastAsia" w:eastAsia="宋体" w:cs="宋体"/>
            <w:snapToGrid/>
            <w:spacing w:val="0"/>
            <w:kern w:val="0"/>
            <w:sz w:val="21"/>
            <w:szCs w:val="21"/>
          </w:rPr>
          <w:t>（11）</w:t>
        </w:r>
      </w:ins>
      <w:r>
        <w:rPr>
          <w:rFonts w:hint="eastAsia" w:eastAsia="宋体" w:cs="宋体"/>
          <w:snapToGrid/>
          <w:spacing w:val="0"/>
          <w:kern w:val="0"/>
          <w:sz w:val="21"/>
          <w:szCs w:val="21"/>
        </w:rPr>
        <w:t>所示</w:t>
      </w:r>
      <w:del w:id="1961" w:author="hui wan" w:date="2025-12-28T20:35:00Z">
        <w:r>
          <w:rPr>
            <w:rFonts w:hint="eastAsia" w:eastAsia="宋体" w:cs="宋体"/>
            <w:snapToGrid/>
            <w:spacing w:val="0"/>
            <w:kern w:val="0"/>
            <w:sz w:val="21"/>
            <w:szCs w:val="21"/>
          </w:rPr>
          <w:delText>：</w:delText>
        </w:r>
      </w:del>
      <w:ins w:id="1962" w:author="hui wan" w:date="2025-12-28T20:35:00Z">
        <w:r>
          <w:rPr>
            <w:rFonts w:hint="eastAsia" w:eastAsia="宋体" w:cs="宋体"/>
            <w:snapToGrid/>
            <w:spacing w:val="0"/>
            <w:kern w:val="0"/>
            <w:sz w:val="21"/>
            <w:szCs w:val="21"/>
          </w:rPr>
          <w:t>。</w:t>
        </w:r>
      </w:ins>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8"/>
        <w:gridCol w:w="1014"/>
      </w:tblGrid>
      <w:tr w14:paraId="786BCE74">
        <w:trPr>
          <w:jc w:val="center"/>
        </w:trPr>
        <w:tc>
          <w:tcPr>
            <w:tcW w:w="7508" w:type="dxa"/>
            <w:tcBorders>
              <w:top w:val="nil"/>
              <w:left w:val="nil"/>
              <w:bottom w:val="nil"/>
              <w:right w:val="nil"/>
            </w:tcBorders>
            <w:noWrap/>
            <w:vAlign w:val="center"/>
          </w:tcPr>
          <w:p w14:paraId="405C5422">
            <w:pPr>
              <w:spacing w:line="360" w:lineRule="auto"/>
              <w:jc w:val="center"/>
              <w:rPr>
                <w:rFonts w:eastAsia="宋体" w:cs="宋体"/>
                <w:snapToGrid/>
                <w:spacing w:val="0"/>
                <w:kern w:val="0"/>
                <w:sz w:val="21"/>
                <w:szCs w:val="21"/>
              </w:rPr>
            </w:pPr>
            <m:oMathPara>
              <m:oMath>
                <w:ins w:id="1963" w:author="Somomgbeom" w:date="2025-09-02T20:26:00Z">
                  <m:r>
                    <m:rPr>
                      <m:sty m:val="p"/>
                    </m:rPr>
                    <w:rPr>
                      <w:rFonts w:ascii="Cambria Math" w:hAnsi="Cambria Math"/>
                    </w:rPr>
                    <m:t>ACC</m:t>
                  </m:r>
                </w:ins>
                <w:ins w:id="1964" w:author="Somomgbeom" w:date="2025-09-02T20:26:00Z">
                  <m:r>
                    <m:rPr/>
                    <w:rPr>
                      <w:rFonts w:ascii="Cambria Math" w:hAnsi="Cambria Math"/>
                      <w:kern w:val="0"/>
                    </w:rPr>
                    <m:t>=</m:t>
                  </m:r>
                </w:ins>
                <m:f>
                  <m:fPr>
                    <m:ctrlPr>
                      <w:ins w:id="1965" w:author="Somomgbeom" w:date="2025-09-02T20:26:00Z">
                        <w:rPr>
                          <w:rFonts w:ascii="Cambria Math" w:hAnsi="Cambria Math"/>
                          <w:kern w:val="0"/>
                        </w:rPr>
                      </w:ins>
                    </m:ctrlPr>
                  </m:fPr>
                  <m:num>
                    <w:ins w:id="1966" w:author="Somomgbeom" w:date="2025-09-02T20:26:00Z">
                      <m:r>
                        <m:rPr>
                          <m:sty m:val="p"/>
                        </m:rPr>
                        <w:rPr>
                          <w:rFonts w:ascii="Cambria Math" w:hAnsi="Cambria Math"/>
                          <w:kern w:val="0"/>
                        </w:rPr>
                        <m:t>TP+TN</m:t>
                      </m:r>
                    </w:ins>
                    <m:ctrlPr>
                      <w:ins w:id="1967" w:author="Somomgbeom" w:date="2025-09-02T20:26:00Z">
                        <w:rPr>
                          <w:rFonts w:ascii="Cambria Math" w:hAnsi="Cambria Math"/>
                          <w:kern w:val="0"/>
                        </w:rPr>
                      </w:ins>
                    </m:ctrlPr>
                  </m:num>
                  <m:den>
                    <w:ins w:id="1968" w:author="Somomgbeom" w:date="2025-09-02T20:26:00Z">
                      <m:r>
                        <m:rPr>
                          <m:sty m:val="p"/>
                        </m:rPr>
                        <w:rPr>
                          <w:rFonts w:ascii="Cambria Math" w:hAnsi="Cambria Math"/>
                          <w:kern w:val="0"/>
                        </w:rPr>
                        <m:t>TP++TN+FP+FN</m:t>
                      </m:r>
                    </w:ins>
                    <m:ctrlPr>
                      <w:ins w:id="1969" w:author="Somomgbeom" w:date="2025-09-02T20:26:00Z">
                        <w:rPr>
                          <w:rFonts w:ascii="Cambria Math" w:hAnsi="Cambria Math"/>
                          <w:kern w:val="0"/>
                        </w:rPr>
                      </w:ins>
                    </m:ctrlPr>
                  </m:den>
                </m:f>
              </m:oMath>
            </m:oMathPara>
          </w:p>
        </w:tc>
        <w:tc>
          <w:tcPr>
            <w:tcW w:w="1014" w:type="dxa"/>
            <w:tcBorders>
              <w:top w:val="nil"/>
              <w:left w:val="nil"/>
              <w:bottom w:val="nil"/>
              <w:right w:val="nil"/>
            </w:tcBorders>
            <w:noWrap/>
            <w:vAlign w:val="center"/>
          </w:tcPr>
          <w:p w14:paraId="31147225">
            <w:pPr>
              <w:spacing w:line="360" w:lineRule="auto"/>
              <w:ind w:firstLine="0"/>
              <w:jc w:val="right"/>
              <w:rPr>
                <w:rFonts w:eastAsia="宋体" w:cs="宋体"/>
                <w:snapToGrid/>
                <w:spacing w:val="0"/>
                <w:kern w:val="0"/>
                <w:sz w:val="21"/>
                <w:szCs w:val="21"/>
              </w:rPr>
            </w:pPr>
            <w:ins w:id="1970" w:author="Somomgbeom" w:date="2025-09-02T20:26:00Z">
              <w:r>
                <w:rPr/>
                <w:t>(</w:t>
              </w:r>
            </w:ins>
            <w:ins w:id="1971" w:author="Somomgbeom" w:date="2025-09-02T20:26:00Z">
              <w:r>
                <w:rPr>
                  <w:rFonts w:hint="eastAsia"/>
                </w:rPr>
                <w:t>11</w:t>
              </w:r>
            </w:ins>
            <w:ins w:id="1972" w:author="Somomgbeom" w:date="2025-09-02T20:26:00Z">
              <w:r>
                <w:rPr/>
                <w:t>)</w:t>
              </w:r>
            </w:ins>
          </w:p>
        </w:tc>
      </w:tr>
    </w:tbl>
    <w:p w14:paraId="5ADC3040">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其中，</w:t>
      </w:r>
      <m:oMath>
        <w:ins w:id="1973" w:author="Somomgbeom" w:date="2025-09-02T20:26:00Z">
          <m:r>
            <m:rPr>
              <m:sty m:val="p"/>
            </m:rPr>
            <w:rPr>
              <w:rFonts w:ascii="Cambria Math" w:hAnsi="Cambria Math"/>
              <w:kern w:val="0"/>
            </w:rPr>
            <m:t>TP</m:t>
          </m:r>
        </w:ins>
      </m:oMath>
      <w:r>
        <w:rPr>
          <w:rFonts w:hint="eastAsia" w:eastAsia="宋体" w:cs="宋体"/>
          <w:iCs/>
          <w:snapToGrid/>
          <w:spacing w:val="0"/>
          <w:kern w:val="0"/>
          <w:sz w:val="21"/>
          <w:szCs w:val="21"/>
        </w:rPr>
        <w:t>为真正例（True Positives），</w:t>
      </w:r>
      <m:oMath>
        <w:ins w:id="1974" w:author="Somomgbeom" w:date="2025-09-02T20:26:00Z">
          <m:r>
            <m:rPr>
              <m:sty m:val="p"/>
            </m:rPr>
            <w:rPr>
              <w:rFonts w:ascii="Cambria Math" w:hAnsi="Cambria Math"/>
              <w:kern w:val="0"/>
            </w:rPr>
            <m:t>TN</m:t>
          </m:r>
        </w:ins>
      </m:oMath>
      <w:r>
        <w:rPr>
          <w:rFonts w:hint="eastAsia" w:eastAsia="宋体" w:cs="宋体"/>
          <w:iCs/>
          <w:snapToGrid/>
          <w:spacing w:val="0"/>
          <w:kern w:val="0"/>
          <w:sz w:val="21"/>
          <w:szCs w:val="21"/>
        </w:rPr>
        <w:t>为真反例（True Negatives），</w:t>
      </w:r>
      <m:oMath>
        <w:ins w:id="1975" w:author="Somomgbeom" w:date="2025-09-02T20:27:00Z">
          <m:r>
            <m:rPr>
              <m:sty m:val="p"/>
            </m:rPr>
            <w:rPr>
              <w:rFonts w:ascii="Cambria Math" w:hAnsi="Cambria Math" w:eastAsia="宋体"/>
              <w:kern w:val="0"/>
            </w:rPr>
            <m:t>FP</m:t>
          </m:r>
        </w:ins>
      </m:oMath>
      <w:r>
        <w:rPr>
          <w:rFonts w:hint="eastAsia" w:eastAsia="宋体" w:cs="宋体"/>
          <w:iCs/>
          <w:snapToGrid/>
          <w:spacing w:val="0"/>
          <w:kern w:val="0"/>
          <w:sz w:val="21"/>
          <w:szCs w:val="21"/>
        </w:rPr>
        <w:t>为假正例（</w:t>
      </w:r>
      <w:r>
        <w:rPr>
          <w:rFonts w:eastAsia="宋体" w:cs="宋体"/>
          <w:iCs/>
          <w:snapToGrid/>
          <w:spacing w:val="0"/>
          <w:kern w:val="0"/>
          <w:sz w:val="21"/>
          <w:szCs w:val="21"/>
        </w:rPr>
        <w:t>false positives</w:t>
      </w:r>
      <w:r>
        <w:rPr>
          <w:rFonts w:hint="eastAsia" w:eastAsia="宋体" w:cs="宋体"/>
          <w:iCs/>
          <w:snapToGrid/>
          <w:spacing w:val="0"/>
          <w:kern w:val="0"/>
          <w:sz w:val="21"/>
          <w:szCs w:val="21"/>
        </w:rPr>
        <w:t>），</w:t>
      </w:r>
      <m:oMath>
        <w:ins w:id="1976" w:author="Somomgbeom" w:date="2025-09-02T20:27:00Z">
          <m:r>
            <m:rPr>
              <m:sty m:val="p"/>
            </m:rPr>
            <w:rPr>
              <w:rFonts w:ascii="Cambria Math" w:hAnsi="Cambria Math" w:eastAsia="宋体"/>
              <w:kern w:val="0"/>
            </w:rPr>
            <m:t>FN</m:t>
          </m:r>
        </w:ins>
      </m:oMath>
      <w:r>
        <w:rPr>
          <w:rFonts w:hint="eastAsia" w:eastAsia="宋体" w:cs="宋体"/>
          <w:iCs/>
          <w:snapToGrid/>
          <w:spacing w:val="0"/>
          <w:kern w:val="0"/>
          <w:sz w:val="21"/>
          <w:szCs w:val="21"/>
        </w:rPr>
        <w:t>为假反例</w:t>
      </w:r>
      <w:r>
        <w:rPr>
          <w:rFonts w:hint="eastAsia" w:eastAsia="宋体" w:cs="宋体"/>
          <w:snapToGrid/>
          <w:spacing w:val="0"/>
          <w:kern w:val="0"/>
          <w:sz w:val="21"/>
          <w:szCs w:val="21"/>
        </w:rPr>
        <w:t>（</w:t>
      </w:r>
      <w:r>
        <w:rPr>
          <w:rFonts w:eastAsia="宋体" w:cs="宋体"/>
          <w:snapToGrid/>
          <w:spacing w:val="0"/>
          <w:kern w:val="0"/>
          <w:sz w:val="21"/>
          <w:szCs w:val="21"/>
        </w:rPr>
        <w:t>false negatives</w:t>
      </w:r>
      <w:r>
        <w:rPr>
          <w:rFonts w:hint="eastAsia" w:eastAsia="宋体" w:cs="宋体"/>
          <w:snapToGrid/>
          <w:spacing w:val="0"/>
          <w:kern w:val="0"/>
          <w:sz w:val="21"/>
          <w:szCs w:val="21"/>
        </w:rPr>
        <w:t>）。</w:t>
      </w:r>
      <w:ins w:id="1977" w:author="Somomgbeom" w:date="2025-09-02T20:27:00Z">
        <w:r>
          <w:rPr>
            <w:rFonts w:hint="eastAsia" w:eastAsia="宋体" w:cs="宋体"/>
            <w:snapToGrid/>
            <w:spacing w:val="0"/>
            <w:kern w:val="0"/>
            <w:sz w:val="21"/>
            <w:szCs w:val="21"/>
          </w:rPr>
          <w:t>ACC</w:t>
        </w:r>
      </w:ins>
      <w:r>
        <w:rPr>
          <w:rFonts w:hint="eastAsia" w:eastAsia="宋体" w:cs="宋体"/>
          <w:snapToGrid/>
          <w:spacing w:val="0"/>
          <w:kern w:val="0"/>
          <w:sz w:val="21"/>
          <w:szCs w:val="21"/>
        </w:rPr>
        <w:t>的</w:t>
      </w:r>
      <w:ins w:id="1978" w:author="hui wan" w:date="2025-12-28T20:35:00Z">
        <w:r>
          <w:rPr>
            <w:rFonts w:hint="eastAsia" w:eastAsia="宋体" w:cs="宋体"/>
            <w:snapToGrid/>
            <w:spacing w:val="0"/>
            <w:kern w:val="0"/>
            <w:sz w:val="21"/>
            <w:szCs w:val="21"/>
          </w:rPr>
          <w:t>取</w:t>
        </w:r>
      </w:ins>
      <w:r>
        <w:rPr>
          <w:rFonts w:hint="eastAsia" w:eastAsia="宋体" w:cs="宋体"/>
          <w:snapToGrid/>
          <w:spacing w:val="0"/>
          <w:kern w:val="0"/>
          <w:sz w:val="21"/>
          <w:szCs w:val="21"/>
        </w:rPr>
        <w:t>值在0到1之间，值越大表示模型预测的准确性越高。然而</w:t>
      </w:r>
      <w:ins w:id="1979" w:author="hui wan" w:date="2025-12-28T20:35:00Z">
        <w:r>
          <w:rPr>
            <w:rFonts w:hint="eastAsia" w:eastAsia="宋体" w:cs="宋体"/>
            <w:snapToGrid/>
            <w:spacing w:val="0"/>
            <w:kern w:val="0"/>
            <w:sz w:val="21"/>
            <w:szCs w:val="21"/>
          </w:rPr>
          <w:t>，</w:t>
        </w:r>
      </w:ins>
      <w:r>
        <w:rPr>
          <w:rFonts w:hint="eastAsia" w:eastAsia="宋体" w:cs="宋体"/>
          <w:snapToGrid/>
          <w:spacing w:val="0"/>
          <w:kern w:val="0"/>
          <w:sz w:val="21"/>
          <w:szCs w:val="21"/>
        </w:rPr>
        <w:t>该指标在类别分布严重偏斜的数据集中可能产生误导性结论，如</w:t>
      </w:r>
      <w:ins w:id="1980" w:author="hui wan" w:date="2025-12-28T20:40:00Z">
        <w:r>
          <w:rPr>
            <w:rFonts w:eastAsia="宋体" w:cs="宋体"/>
            <w:snapToGrid/>
            <w:spacing w:val="0"/>
            <w:kern w:val="0"/>
            <w:sz w:val="21"/>
            <w:szCs w:val="21"/>
          </w:rPr>
          <w:t>在负样本占主导的数据集中，模型可能仅预测负类即可获得较高的ACC值，而无法有效识别正</w:t>
        </w:r>
      </w:ins>
      <w:ins w:id="1981" w:author="hui wan" w:date="2025-12-28T20:40:00Z">
        <w:r>
          <w:rPr>
            <w:rFonts w:hint="eastAsia" w:eastAsia="宋体" w:cs="宋体"/>
            <w:snapToGrid/>
            <w:spacing w:val="0"/>
            <w:kern w:val="0"/>
            <w:sz w:val="21"/>
            <w:szCs w:val="21"/>
          </w:rPr>
          <w:t>样本</w:t>
        </w:r>
      </w:ins>
      <w:ins w:id="1982" w:author="hui wan" w:date="2025-12-28T20:40:00Z">
        <w:r>
          <w:rPr>
            <w:rFonts w:eastAsia="宋体" w:cs="宋体"/>
            <w:snapToGrid/>
            <w:spacing w:val="0"/>
            <w:kern w:val="0"/>
            <w:sz w:val="21"/>
            <w:szCs w:val="21"/>
          </w:rPr>
          <w:t>。</w:t>
        </w:r>
      </w:ins>
      <w:del w:id="1983" w:author="hui wan" w:date="2025-12-28T20:40:00Z">
        <w:r>
          <w:rPr>
            <w:rFonts w:hint="eastAsia" w:eastAsia="宋体" w:cs="宋体"/>
            <w:snapToGrid/>
            <w:spacing w:val="0"/>
            <w:kern w:val="0"/>
            <w:sz w:val="21"/>
            <w:szCs w:val="21"/>
          </w:rPr>
          <w:delText>当负样本占比90%时，仅预测全负即可获得0.9的ACC值，却完全丧失正样本识别能力，</w:delText>
        </w:r>
      </w:del>
      <w:r>
        <w:rPr>
          <w:rFonts w:hint="eastAsia" w:eastAsia="宋体" w:cs="宋体"/>
          <w:snapToGrid/>
          <w:spacing w:val="0"/>
          <w:kern w:val="0"/>
          <w:sz w:val="21"/>
          <w:szCs w:val="21"/>
        </w:rPr>
        <w:t>因此需要</w:t>
      </w:r>
      <w:del w:id="1984" w:author="hui wan" w:date="2025-12-28T20:36:00Z">
        <w:r>
          <w:rPr>
            <w:rFonts w:hint="eastAsia" w:eastAsia="宋体" w:cs="宋体"/>
            <w:snapToGrid/>
            <w:spacing w:val="0"/>
            <w:kern w:val="0"/>
            <w:sz w:val="21"/>
            <w:szCs w:val="21"/>
          </w:rPr>
          <w:delText>联合</w:delText>
        </w:r>
      </w:del>
      <w:ins w:id="1985" w:author="hui wan" w:date="2025-12-28T20:36:00Z">
        <w:r>
          <w:rPr>
            <w:rFonts w:hint="eastAsia" w:eastAsia="宋体" w:cs="宋体"/>
            <w:snapToGrid/>
            <w:spacing w:val="0"/>
            <w:kern w:val="0"/>
            <w:sz w:val="21"/>
            <w:szCs w:val="21"/>
          </w:rPr>
          <w:t>结合</w:t>
        </w:r>
      </w:ins>
      <w:r>
        <w:rPr>
          <w:rFonts w:hint="eastAsia" w:eastAsia="宋体" w:cs="宋体"/>
          <w:snapToGrid/>
          <w:spacing w:val="0"/>
          <w:kern w:val="0"/>
          <w:sz w:val="21"/>
          <w:szCs w:val="21"/>
        </w:rPr>
        <w:t>AUC等</w:t>
      </w:r>
      <w:ins w:id="1986" w:author="hui wan" w:date="2025-12-28T20:36:00Z">
        <w:r>
          <w:rPr>
            <w:rFonts w:hint="eastAsia" w:eastAsia="宋体" w:cs="宋体"/>
            <w:snapToGrid/>
            <w:spacing w:val="0"/>
            <w:kern w:val="0"/>
            <w:sz w:val="21"/>
            <w:szCs w:val="21"/>
          </w:rPr>
          <w:t>多</w:t>
        </w:r>
      </w:ins>
      <w:r>
        <w:rPr>
          <w:rFonts w:hint="eastAsia" w:eastAsia="宋体" w:cs="宋体"/>
          <w:snapToGrid/>
          <w:spacing w:val="0"/>
          <w:kern w:val="0"/>
          <w:sz w:val="21"/>
          <w:szCs w:val="21"/>
        </w:rPr>
        <w:t>指标构建多维评估体系。</w:t>
      </w:r>
    </w:p>
    <w:p w14:paraId="4C33E7AF">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（3）RMSE</w:t>
      </w:r>
      <w:ins w:id="1987" w:author="hui wan" w:date="2025-12-28T20:36:00Z">
        <w:r>
          <w:rPr>
            <w:rFonts w:hint="eastAsia" w:eastAsia="宋体" w:cs="宋体"/>
            <w:snapToGrid/>
            <w:spacing w:val="0"/>
            <w:kern w:val="0"/>
            <w:sz w:val="21"/>
            <w:szCs w:val="21"/>
          </w:rPr>
          <w:t>。</w:t>
        </w:r>
      </w:ins>
      <w:del w:id="1988" w:author="hui wan" w:date="2025-12-28T20:31:00Z">
        <w:r>
          <w:rPr>
            <w:rFonts w:hint="eastAsia" w:eastAsia="宋体" w:cs="宋体"/>
            <w:snapToGrid/>
            <w:spacing w:val="0"/>
            <w:kern w:val="0"/>
            <w:sz w:val="21"/>
            <w:szCs w:val="21"/>
          </w:rPr>
          <w:delText>（Root Mean Squared Error）</w:delText>
        </w:r>
      </w:del>
    </w:p>
    <w:p w14:paraId="7E4BF5A5">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RMSE</w:t>
      </w:r>
      <w:del w:id="1989" w:author="hui wan" w:date="2025-12-28T20:36:00Z">
        <w:r>
          <w:rPr>
            <w:rFonts w:hint="eastAsia" w:eastAsia="宋体" w:cs="宋体"/>
            <w:snapToGrid/>
            <w:spacing w:val="0"/>
            <w:kern w:val="0"/>
            <w:sz w:val="21"/>
            <w:szCs w:val="21"/>
          </w:rPr>
          <w:delText>即均方根误差，</w:delText>
        </w:r>
      </w:del>
      <w:r>
        <w:rPr>
          <w:rFonts w:hint="eastAsia" w:eastAsia="宋体" w:cs="宋体"/>
          <w:snapToGrid/>
          <w:spacing w:val="0"/>
          <w:kern w:val="0"/>
          <w:sz w:val="21"/>
          <w:szCs w:val="21"/>
        </w:rPr>
        <w:t>作为回归任务的核心评估指标，通过计算预测值与真实值间误差的均方根值，量化模型对连续变量的预测偏差。RMSE的值越小，表示模型的预测误差越小，预测性能越好。RMSE对预测误差较大的样本更加敏感，</w:t>
      </w:r>
      <w:del w:id="1990" w:author="hui wan" w:date="2025-12-28T20:37:00Z">
        <w:r>
          <w:rPr>
            <w:rFonts w:hint="eastAsia" w:eastAsia="宋体" w:cs="宋体"/>
            <w:snapToGrid/>
            <w:spacing w:val="0"/>
            <w:kern w:val="0"/>
            <w:sz w:val="21"/>
            <w:szCs w:val="21"/>
          </w:rPr>
          <w:delText>其对异常值的敏感性使</w:delText>
        </w:r>
      </w:del>
      <w:r>
        <w:rPr>
          <w:rFonts w:hint="eastAsia" w:eastAsia="宋体" w:cs="宋体"/>
          <w:snapToGrid/>
          <w:spacing w:val="0"/>
          <w:kern w:val="0"/>
          <w:sz w:val="21"/>
          <w:szCs w:val="21"/>
        </w:rPr>
        <w:t>其更适用于</w:t>
      </w:r>
      <w:del w:id="1991" w:author="hui wan" w:date="2025-12-28T20:37:00Z">
        <w:r>
          <w:rPr>
            <w:rFonts w:hint="eastAsia" w:eastAsia="宋体" w:cs="宋体"/>
            <w:snapToGrid/>
            <w:spacing w:val="0"/>
            <w:kern w:val="0"/>
            <w:sz w:val="21"/>
            <w:szCs w:val="21"/>
          </w:rPr>
          <w:delText>强调</w:delText>
        </w:r>
      </w:del>
      <w:ins w:id="1992" w:author="hui wan" w:date="2025-12-28T20:37:00Z">
        <w:r>
          <w:rPr>
            <w:rFonts w:hint="eastAsia" w:eastAsia="宋体" w:cs="宋体"/>
            <w:snapToGrid/>
            <w:spacing w:val="0"/>
            <w:kern w:val="0"/>
            <w:sz w:val="21"/>
            <w:szCs w:val="21"/>
          </w:rPr>
          <w:t>对预测精度要求较高</w:t>
        </w:r>
      </w:ins>
      <w:del w:id="1993" w:author="hui wan" w:date="2025-12-28T20:37:00Z">
        <w:r>
          <w:rPr>
            <w:rFonts w:hint="eastAsia" w:eastAsia="宋体" w:cs="宋体"/>
            <w:snapToGrid/>
            <w:spacing w:val="0"/>
            <w:kern w:val="0"/>
            <w:sz w:val="21"/>
            <w:szCs w:val="21"/>
          </w:rPr>
          <w:delText>误差可控性</w:delText>
        </w:r>
      </w:del>
      <w:r>
        <w:rPr>
          <w:rFonts w:hint="eastAsia" w:eastAsia="宋体" w:cs="宋体"/>
          <w:snapToGrid/>
          <w:spacing w:val="0"/>
          <w:kern w:val="0"/>
          <w:sz w:val="21"/>
          <w:szCs w:val="21"/>
        </w:rPr>
        <w:t>的场景</w:t>
      </w:r>
      <w:ins w:id="1994" w:author="Somomgbeom" w:date="2025-09-02T20:28:00Z">
        <w:r>
          <w:rPr>
            <w:rFonts w:hint="eastAsia" w:eastAsia="宋体" w:cs="宋体"/>
            <w:snapToGrid/>
            <w:spacing w:val="0"/>
            <w:kern w:val="0"/>
            <w:sz w:val="21"/>
            <w:szCs w:val="21"/>
          </w:rPr>
          <w:t>。其表达式如</w:t>
        </w:r>
      </w:ins>
      <w:ins w:id="1995" w:author="Somomgbeom" w:date="2025-09-02T20:28:00Z">
        <w:del w:id="1996" w:author="hui wan" w:date="2025-12-28T20:28:00Z">
          <w:r>
            <w:rPr>
              <w:rFonts w:hint="eastAsia" w:eastAsia="宋体" w:cs="宋体"/>
              <w:snapToGrid/>
              <w:spacing w:val="0"/>
              <w:kern w:val="0"/>
              <w:sz w:val="21"/>
              <w:szCs w:val="21"/>
            </w:rPr>
            <w:delText>公</w:delText>
          </w:r>
        </w:del>
      </w:ins>
      <w:ins w:id="1997" w:author="Somomgbeom" w:date="2025-09-02T20:28:00Z">
        <w:r>
          <w:rPr>
            <w:rFonts w:hint="eastAsia" w:eastAsia="宋体" w:cs="宋体"/>
            <w:snapToGrid/>
            <w:spacing w:val="0"/>
            <w:kern w:val="0"/>
            <w:sz w:val="21"/>
            <w:szCs w:val="21"/>
          </w:rPr>
          <w:t>式（12）所示</w:t>
        </w:r>
      </w:ins>
      <w:ins w:id="1998" w:author="Somomgbeom" w:date="2025-09-02T20:28:00Z">
        <w:del w:id="1999" w:author="hui wan" w:date="2025-12-28T20:28:00Z">
          <w:r>
            <w:rPr>
              <w:rFonts w:hint="eastAsia" w:eastAsia="宋体" w:cs="宋体"/>
              <w:snapToGrid/>
              <w:spacing w:val="0"/>
              <w:kern w:val="0"/>
              <w:sz w:val="21"/>
              <w:szCs w:val="21"/>
            </w:rPr>
            <w:delText>：</w:delText>
          </w:r>
        </w:del>
      </w:ins>
      <w:ins w:id="2000" w:author="hui wan" w:date="2025-12-28T20:28:00Z">
        <w:r>
          <w:rPr>
            <w:rFonts w:hint="eastAsia" w:eastAsia="宋体" w:cs="宋体"/>
            <w:snapToGrid/>
            <w:spacing w:val="0"/>
            <w:kern w:val="0"/>
            <w:sz w:val="21"/>
            <w:szCs w:val="21"/>
          </w:rPr>
          <w:t>。</w:t>
        </w:r>
      </w:ins>
    </w:p>
    <w:tbl>
      <w:tblPr>
        <w:tblStyle w:val="18"/>
        <w:tblW w:w="5000" w:type="pct"/>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508"/>
        <w:gridCol w:w="1014"/>
      </w:tblGrid>
      <w:tr w14:paraId="53EC3BD1">
        <w:trPr>
          <w:jc w:val="center"/>
        </w:trPr>
        <w:tc>
          <w:tcPr>
            <w:tcW w:w="7508" w:type="dxa"/>
            <w:tcBorders>
              <w:top w:val="nil"/>
              <w:left w:val="nil"/>
              <w:bottom w:val="nil"/>
              <w:right w:val="nil"/>
            </w:tcBorders>
            <w:noWrap/>
            <w:vAlign w:val="center"/>
          </w:tcPr>
          <w:p w14:paraId="431BA950">
            <w:pPr>
              <w:spacing w:line="360" w:lineRule="auto"/>
              <w:jc w:val="center"/>
              <w:rPr>
                <w:rFonts w:eastAsia="宋体" w:cs="宋体"/>
                <w:snapToGrid/>
                <w:spacing w:val="0"/>
                <w:kern w:val="0"/>
                <w:sz w:val="21"/>
                <w:szCs w:val="21"/>
              </w:rPr>
            </w:pPr>
            <m:oMathPara>
              <m:oMath>
                <w:ins w:id="2001" w:author="Somomgbeom" w:date="2025-09-02T20:28:00Z">
                  <m:r>
                    <m:rPr>
                      <m:sty m:val="p"/>
                    </m:rPr>
                    <w:rPr>
                      <w:rFonts w:ascii="Cambria Math" w:hAnsi="Cambria Math"/>
                    </w:rPr>
                    <m:t>RMSE</m:t>
                  </m:r>
                </w:ins>
                <w:ins w:id="2002" w:author="Somomgbeom" w:date="2025-09-02T20:28:00Z">
                  <m:r>
                    <m:rPr/>
                    <w:rPr>
                      <w:rFonts w:ascii="Cambria Math" w:hAnsi="Cambria Math"/>
                    </w:rPr>
                    <m:t>=</m:t>
                  </m:r>
                </w:ins>
                <m:rad>
                  <m:radPr>
                    <m:degHide m:val="1"/>
                    <m:ctrlPr>
                      <w:ins w:id="2003" w:author="Somomgbeom" w:date="2025-09-02T20:28:00Z">
                        <w:rPr>
                          <w:rFonts w:ascii="Cambria Math" w:hAnsi="Cambria Math"/>
                          <w:i/>
                        </w:rPr>
                      </w:ins>
                    </m:ctrlPr>
                  </m:radPr>
                  <m:deg>
                    <m:ctrlPr>
                      <w:ins w:id="2004" w:author="Somomgbeom" w:date="2025-09-02T20:28:00Z">
                        <w:rPr>
                          <w:rFonts w:ascii="Cambria Math" w:hAnsi="Cambria Math"/>
                          <w:i/>
                        </w:rPr>
                      </w:ins>
                    </m:ctrlPr>
                  </m:deg>
                  <m:e>
                    <m:f>
                      <m:fPr>
                        <m:ctrlPr>
                          <w:ins w:id="2005" w:author="Somomgbeom" w:date="2025-09-02T20:28:00Z">
                            <w:rPr>
                              <w:rFonts w:ascii="Cambria Math" w:hAnsi="Cambria Math"/>
                              <w:i/>
                            </w:rPr>
                          </w:ins>
                        </m:ctrlPr>
                      </m:fPr>
                      <m:num>
                        <w:ins w:id="2006" w:author="Somomgbeom" w:date="2025-09-02T20:28:00Z">
                          <m:r>
                            <m:rPr/>
                            <w:rPr>
                              <w:rFonts w:ascii="Cambria Math" w:hAnsi="Cambria Math"/>
                            </w:rPr>
                            <m:t>1</m:t>
                          </m:r>
                        </w:ins>
                        <m:ctrlPr>
                          <w:ins w:id="2007" w:author="Somomgbeom" w:date="2025-09-02T20:28:00Z">
                            <w:rPr>
                              <w:rFonts w:ascii="Cambria Math" w:hAnsi="Cambria Math"/>
                              <w:i/>
                            </w:rPr>
                          </w:ins>
                        </m:ctrlPr>
                      </m:num>
                      <m:den>
                        <w:ins w:id="2008" w:author="Somomgbeom" w:date="2025-09-02T20:28:00Z">
                          <m:r>
                            <m:rPr/>
                            <w:rPr>
                              <w:rFonts w:ascii="Cambria Math" w:hAnsi="Cambria Math"/>
                            </w:rPr>
                            <m:t>n</m:t>
                          </m:r>
                        </w:ins>
                        <m:ctrlPr>
                          <w:ins w:id="2009" w:author="Somomgbeom" w:date="2025-09-02T20:28:00Z">
                            <w:rPr>
                              <w:rFonts w:ascii="Cambria Math" w:hAnsi="Cambria Math"/>
                              <w:i/>
                            </w:rPr>
                          </w:ins>
                        </m:ctrlPr>
                      </m:den>
                    </m:f>
                    <m:nary>
                      <m:naryPr>
                        <m:chr m:val="∑"/>
                        <m:limLoc m:val="undOvr"/>
                        <m:ctrlPr>
                          <w:ins w:id="2010" w:author="Somomgbeom" w:date="2025-09-02T20:28:00Z">
                            <w:rPr>
                              <w:rFonts w:ascii="Cambria Math" w:hAnsi="Cambria Math"/>
                              <w:i/>
                            </w:rPr>
                          </w:ins>
                        </m:ctrlPr>
                      </m:naryPr>
                      <m:sub>
                        <w:ins w:id="2011" w:author="Somomgbeom" w:date="2025-09-02T20:28:00Z">
                          <m:r>
                            <m:rPr/>
                            <w:rPr>
                              <w:rFonts w:ascii="Cambria Math" w:hAnsi="Cambria Math"/>
                            </w:rPr>
                            <m:t>i=1</m:t>
                          </m:r>
                        </w:ins>
                        <m:ctrlPr>
                          <w:ins w:id="2012" w:author="Somomgbeom" w:date="2025-09-02T20:28:00Z">
                            <w:rPr>
                              <w:rFonts w:ascii="Cambria Math" w:hAnsi="Cambria Math"/>
                              <w:i/>
                            </w:rPr>
                          </w:ins>
                        </m:ctrlPr>
                      </m:sub>
                      <m:sup>
                        <w:ins w:id="2013" w:author="Somomgbeom" w:date="2025-09-02T20:28:00Z">
                          <m:r>
                            <m:rPr/>
                            <w:rPr>
                              <w:rFonts w:ascii="Cambria Math" w:hAnsi="Cambria Math"/>
                            </w:rPr>
                            <m:t>n</m:t>
                          </m:r>
                        </w:ins>
                        <m:ctrlPr>
                          <w:ins w:id="2014" w:author="Somomgbeom" w:date="2025-09-02T20:28:00Z">
                            <w:rPr>
                              <w:rFonts w:ascii="Cambria Math" w:hAnsi="Cambria Math"/>
                              <w:i/>
                            </w:rPr>
                          </w:ins>
                        </m:ctrlPr>
                      </m:sup>
                      <m:e>
                        <m:sSup>
                          <m:sSupPr>
                            <m:ctrlPr>
                              <w:ins w:id="2015" w:author="Somomgbeom" w:date="2025-09-02T20:28:00Z">
                                <w:rPr>
                                  <w:rFonts w:ascii="Cambria Math" w:hAnsi="Cambria Math"/>
                                  <w:i/>
                                </w:rPr>
                              </w:ins>
                            </m:ctrlPr>
                          </m:sSupPr>
                          <m:e>
                            <m:d>
                              <m:dPr>
                                <m:ctrlPr>
                                  <w:ins w:id="2016" w:author="Somomgbeom" w:date="2025-09-02T20:28:00Z">
                                    <w:rPr>
                                      <w:rFonts w:ascii="Cambria Math" w:hAnsi="Cambria Math"/>
                                      <w:i/>
                                    </w:rPr>
                                  </w:ins>
                                </m:ctrlPr>
                              </m:dPr>
                              <m:e>
                                <m:sSub>
                                  <m:sSubPr>
                                    <m:ctrlPr>
                                      <w:ins w:id="2017" w:author="Somomgbeom" w:date="2025-09-02T20:28:00Z">
                                        <w:rPr>
                                          <w:rFonts w:ascii="Cambria Math" w:hAnsi="Cambria Math"/>
                                          <w:i/>
                                        </w:rPr>
                                      </w:ins>
                                    </m:ctrlPr>
                                  </m:sSubPr>
                                  <m:e>
                                    <w:ins w:id="2018" w:author="Somomgbeom" w:date="2025-09-02T20:28:00Z">
                                      <m:r>
                                        <m:rPr/>
                                        <w:rPr>
                                          <w:rFonts w:ascii="Cambria Math" w:hAnsi="Cambria Math"/>
                                        </w:rPr>
                                        <m:t>y</m:t>
                                      </m:r>
                                    </w:ins>
                                    <m:ctrlPr>
                                      <w:ins w:id="2019" w:author="Somomgbeom" w:date="2025-09-02T20:28:00Z">
                                        <w:rPr>
                                          <w:rFonts w:ascii="Cambria Math" w:hAnsi="Cambria Math"/>
                                          <w:i/>
                                        </w:rPr>
                                      </w:ins>
                                    </m:ctrlPr>
                                  </m:e>
                                  <m:sub>
                                    <w:ins w:id="2020" w:author="Somomgbeom" w:date="2025-09-02T20:28:00Z">
                                      <m:r>
                                        <m:rPr/>
                                        <w:rPr>
                                          <w:rFonts w:ascii="Cambria Math" w:hAnsi="Cambria Math"/>
                                        </w:rPr>
                                        <m:t>i</m:t>
                                      </m:r>
                                    </w:ins>
                                    <m:ctrlPr>
                                      <w:ins w:id="2021" w:author="Somomgbeom" w:date="2025-09-02T20:28:00Z">
                                        <w:rPr>
                                          <w:rFonts w:ascii="Cambria Math" w:hAnsi="Cambria Math"/>
                                          <w:i/>
                                        </w:rPr>
                                      </w:ins>
                                    </m:ctrlPr>
                                  </m:sub>
                                </m:sSub>
                                <w:ins w:id="2022" w:author="Somomgbeom" w:date="2025-09-02T20:28:00Z">
                                  <m:r>
                                    <m:rPr/>
                                    <w:rPr>
                                      <w:rFonts w:ascii="Cambria Math" w:hAnsi="Cambria Math"/>
                                    </w:rPr>
                                    <m:t>−</m:t>
                                  </m:r>
                                </w:ins>
                                <m:acc>
                                  <m:accPr>
                                    <m:ctrlPr>
                                      <w:ins w:id="2023" w:author="Somomgbeom" w:date="2025-09-02T20:28:00Z">
                                        <w:rPr>
                                          <w:rFonts w:ascii="Cambria Math" w:hAnsi="Cambria Math"/>
                                          <w:i/>
                                        </w:rPr>
                                      </w:ins>
                                    </m:ctrlPr>
                                  </m:accPr>
                                  <m:e>
                                    <m:sSub>
                                      <m:sSubPr>
                                        <m:ctrlPr>
                                          <w:ins w:id="2024" w:author="Somomgbeom" w:date="2025-09-02T20:28:00Z">
                                            <w:rPr>
                                              <w:rFonts w:ascii="Cambria Math" w:hAnsi="Cambria Math"/>
                                              <w:i/>
                                            </w:rPr>
                                          </w:ins>
                                        </m:ctrlPr>
                                      </m:sSubPr>
                                      <m:e>
                                        <w:ins w:id="2025" w:author="Somomgbeom" w:date="2025-09-02T20:28:00Z">
                                          <m:r>
                                            <m:rPr/>
                                            <w:rPr>
                                              <w:rFonts w:ascii="Cambria Math" w:hAnsi="Cambria Math"/>
                                            </w:rPr>
                                            <m:t>y</m:t>
                                          </m:r>
                                        </w:ins>
                                        <m:ctrlPr>
                                          <w:ins w:id="2026" w:author="Somomgbeom" w:date="2025-09-02T20:28:00Z">
                                            <w:rPr>
                                              <w:rFonts w:ascii="Cambria Math" w:hAnsi="Cambria Math"/>
                                              <w:i/>
                                            </w:rPr>
                                          </w:ins>
                                        </m:ctrlPr>
                                      </m:e>
                                      <m:sub>
                                        <w:ins w:id="2027" w:author="Somomgbeom" w:date="2025-09-02T20:28:00Z">
                                          <m:r>
                                            <m:rPr>
                                              <m:sty m:val="p"/>
                                            </m:rPr>
                                            <w:rPr>
                                              <w:rFonts w:ascii="Cambria Math" w:hAnsi="Cambria Math"/>
                                            </w:rPr>
                                            <m:t>i</m:t>
                                          </m:r>
                                        </w:ins>
                                        <m:ctrlPr>
                                          <w:ins w:id="2028" w:author="Somomgbeom" w:date="2025-09-02T20:28:00Z">
                                            <w:rPr>
                                              <w:rFonts w:ascii="Cambria Math" w:hAnsi="Cambria Math"/>
                                              <w:i/>
                                            </w:rPr>
                                          </w:ins>
                                        </m:ctrlPr>
                                      </m:sub>
                                    </m:sSub>
                                    <m:ctrlPr>
                                      <w:ins w:id="2029" w:author="Somomgbeom" w:date="2025-09-02T20:28:00Z">
                                        <w:rPr>
                                          <w:rFonts w:ascii="Cambria Math" w:hAnsi="Cambria Math"/>
                                          <w:i/>
                                        </w:rPr>
                                      </w:ins>
                                    </m:ctrlPr>
                                  </m:e>
                                </m:acc>
                                <m:ctrlPr>
                                  <w:ins w:id="2030" w:author="Somomgbeom" w:date="2025-09-02T20:28:00Z">
                                    <w:rPr>
                                      <w:rFonts w:ascii="Cambria Math" w:hAnsi="Cambria Math"/>
                                      <w:i/>
                                    </w:rPr>
                                  </w:ins>
                                </m:ctrlPr>
                              </m:e>
                            </m:d>
                            <m:ctrlPr>
                              <w:ins w:id="2031" w:author="Somomgbeom" w:date="2025-09-02T20:28:00Z">
                                <w:rPr>
                                  <w:rFonts w:ascii="Cambria Math" w:hAnsi="Cambria Math"/>
                                  <w:i/>
                                </w:rPr>
                              </w:ins>
                            </m:ctrlPr>
                          </m:e>
                          <m:sup>
                            <w:ins w:id="2032" w:author="Somomgbeom" w:date="2025-09-02T20:28:00Z">
                              <m:r>
                                <m:rPr/>
                                <w:rPr>
                                  <w:rFonts w:ascii="Cambria Math" w:hAnsi="Cambria Math"/>
                                </w:rPr>
                                <m:t>2</m:t>
                              </m:r>
                            </w:ins>
                            <m:ctrlPr>
                              <w:ins w:id="2033" w:author="Somomgbeom" w:date="2025-09-02T20:28:00Z">
                                <w:rPr>
                                  <w:rFonts w:ascii="Cambria Math" w:hAnsi="Cambria Math"/>
                                  <w:i/>
                                </w:rPr>
                              </w:ins>
                            </m:ctrlPr>
                          </m:sup>
                        </m:sSup>
                        <m:ctrlPr>
                          <w:ins w:id="2034" w:author="Somomgbeom" w:date="2025-09-02T20:28:00Z">
                            <w:rPr>
                              <w:rFonts w:ascii="Cambria Math" w:hAnsi="Cambria Math"/>
                              <w:i/>
                            </w:rPr>
                          </w:ins>
                        </m:ctrlPr>
                      </m:e>
                    </m:nary>
                    <m:ctrlPr>
                      <w:ins w:id="2035" w:author="Somomgbeom" w:date="2025-09-02T20:28:00Z">
                        <w:rPr>
                          <w:rFonts w:ascii="Cambria Math" w:hAnsi="Cambria Math"/>
                          <w:i/>
                        </w:rPr>
                      </w:ins>
                    </m:ctrlPr>
                  </m:e>
                </m:rad>
              </m:oMath>
            </m:oMathPara>
          </w:p>
        </w:tc>
        <w:tc>
          <w:tcPr>
            <w:tcW w:w="1014" w:type="dxa"/>
            <w:tcBorders>
              <w:top w:val="nil"/>
              <w:left w:val="nil"/>
              <w:bottom w:val="nil"/>
              <w:right w:val="nil"/>
            </w:tcBorders>
            <w:noWrap/>
            <w:vAlign w:val="center"/>
          </w:tcPr>
          <w:p w14:paraId="173B2AF8">
            <w:pPr>
              <w:spacing w:line="360" w:lineRule="auto"/>
              <w:ind w:firstLine="0"/>
              <w:jc w:val="right"/>
              <w:rPr>
                <w:rFonts w:eastAsia="宋体" w:cs="宋体"/>
                <w:snapToGrid/>
                <w:spacing w:val="0"/>
                <w:kern w:val="0"/>
                <w:sz w:val="21"/>
                <w:szCs w:val="21"/>
              </w:rPr>
            </w:pPr>
            <w:ins w:id="2036" w:author="Somomgbeom" w:date="2025-09-02T20:28:00Z">
              <w:r>
                <w:rPr/>
                <w:t>(</w:t>
              </w:r>
            </w:ins>
            <w:ins w:id="2037" w:author="Somomgbeom" w:date="2025-09-02T20:28:00Z">
              <w:r>
                <w:rPr>
                  <w:rFonts w:hint="eastAsia"/>
                </w:rPr>
                <w:t>12</w:t>
              </w:r>
            </w:ins>
            <w:ins w:id="2038" w:author="Somomgbeom" w:date="2025-09-02T20:28:00Z">
              <w:r>
                <w:rPr/>
                <w:t>)</w:t>
              </w:r>
            </w:ins>
          </w:p>
        </w:tc>
      </w:tr>
    </w:tbl>
    <w:p w14:paraId="28BFA4F5">
      <w:pPr>
        <w:snapToGrid/>
        <w:spacing w:line="360" w:lineRule="auto"/>
        <w:ind w:firstLine="0" w:firstLineChars="0"/>
        <w:textAlignment w:val="center"/>
        <w:rPr>
          <w:rFonts w:eastAsia="宋体" w:cs="宋体"/>
          <w:snapToGrid/>
          <w:spacing w:val="0"/>
          <w:kern w:val="0"/>
          <w:sz w:val="21"/>
          <w:szCs w:val="21"/>
        </w:rPr>
        <w:pPrChange w:id="2039" w:author="hui wan" w:date="2025-12-28T20:38:00Z">
          <w:pPr>
            <w:snapToGrid/>
            <w:spacing w:line="360" w:lineRule="auto"/>
            <w:ind w:firstLine="420" w:firstLineChars="200"/>
            <w:textAlignment w:val="center"/>
          </w:pPr>
        </w:pPrChange>
      </w:pPr>
      <w:r>
        <w:rPr>
          <w:rFonts w:hint="eastAsia" w:eastAsia="宋体" w:cs="宋体"/>
          <w:snapToGrid/>
          <w:spacing w:val="0"/>
          <w:kern w:val="0"/>
          <w:sz w:val="21"/>
          <w:szCs w:val="21"/>
        </w:rPr>
        <w:t>其中，</w:t>
      </w:r>
      <m:oMath>
        <m:sSub>
          <m:sSubPr>
            <m:ctrlPr>
              <w:ins w:id="2040" w:author="Somomgbeom" w:date="2025-09-02T20:29:00Z">
                <w:rPr>
                  <w:rFonts w:ascii="Cambria Math" w:hAnsi="Cambria Math"/>
                  <w:i/>
                </w:rPr>
              </w:ins>
            </m:ctrlPr>
          </m:sSubPr>
          <m:e>
            <w:ins w:id="2041" w:author="Somomgbeom" w:date="2025-09-02T20:29:00Z">
              <m:r>
                <m:rPr/>
                <w:rPr>
                  <w:rFonts w:ascii="Cambria Math" w:hAnsi="Cambria Math"/>
                </w:rPr>
                <m:t>y</m:t>
              </m:r>
            </w:ins>
            <m:ctrlPr>
              <w:ins w:id="2042" w:author="Somomgbeom" w:date="2025-09-02T20:29:00Z">
                <w:rPr>
                  <w:rFonts w:ascii="Cambria Math" w:hAnsi="Cambria Math"/>
                  <w:i/>
                </w:rPr>
              </w:ins>
            </m:ctrlPr>
          </m:e>
          <m:sub>
            <w:ins w:id="2043" w:author="Somomgbeom" w:date="2025-09-02T20:29:00Z">
              <m:r>
                <m:rPr>
                  <m:sty m:val="p"/>
                </m:rPr>
                <w:rPr>
                  <w:rFonts w:ascii="Cambria Math" w:hAnsi="Cambria Math"/>
                </w:rPr>
                <m:t>i</m:t>
              </m:r>
            </w:ins>
            <m:ctrlPr>
              <w:ins w:id="2044" w:author="Somomgbeom" w:date="2025-09-02T20:29:00Z">
                <w:rPr>
                  <w:rFonts w:ascii="Cambria Math" w:hAnsi="Cambria Math"/>
                  <w:i/>
                </w:rPr>
              </w:ins>
            </m:ctrlPr>
          </m:sub>
        </m:sSub>
      </m:oMath>
      <w:r>
        <w:rPr>
          <w:rFonts w:hint="eastAsia" w:eastAsia="宋体" w:cs="宋体"/>
          <w:snapToGrid/>
          <w:spacing w:val="0"/>
          <w:kern w:val="0"/>
          <w:sz w:val="21"/>
          <w:szCs w:val="21"/>
        </w:rPr>
        <w:t>为真实值，</w:t>
      </w:r>
      <m:oMath>
        <m:acc>
          <m:accPr>
            <m:ctrlPr>
              <w:ins w:id="2045" w:author="Somomgbeom" w:date="2025-09-02T20:29:00Z">
                <w:rPr>
                  <w:rFonts w:ascii="Cambria Math" w:hAnsi="Cambria Math"/>
                  <w:i/>
                </w:rPr>
              </w:ins>
            </m:ctrlPr>
          </m:accPr>
          <m:e>
            <m:sSub>
              <m:sSubPr>
                <m:ctrlPr>
                  <w:ins w:id="2046" w:author="Somomgbeom" w:date="2025-09-02T20:29:00Z">
                    <w:rPr>
                      <w:rFonts w:ascii="Cambria Math" w:hAnsi="Cambria Math"/>
                      <w:i/>
                    </w:rPr>
                  </w:ins>
                </m:ctrlPr>
              </m:sSubPr>
              <m:e>
                <w:ins w:id="2047" w:author="Somomgbeom" w:date="2025-09-02T20:29:00Z">
                  <m:r>
                    <m:rPr/>
                    <w:rPr>
                      <w:rFonts w:ascii="Cambria Math" w:hAnsi="Cambria Math"/>
                    </w:rPr>
                    <m:t>y</m:t>
                  </m:r>
                </w:ins>
                <m:ctrlPr>
                  <w:ins w:id="2048" w:author="Somomgbeom" w:date="2025-09-02T20:29:00Z">
                    <w:rPr>
                      <w:rFonts w:ascii="Cambria Math" w:hAnsi="Cambria Math"/>
                      <w:i/>
                    </w:rPr>
                  </w:ins>
                </m:ctrlPr>
              </m:e>
              <m:sub>
                <w:ins w:id="2049" w:author="Somomgbeom" w:date="2025-09-02T20:29:00Z">
                  <m:r>
                    <m:rPr>
                      <m:sty m:val="p"/>
                    </m:rPr>
                    <w:rPr>
                      <w:rFonts w:ascii="Cambria Math" w:hAnsi="Cambria Math"/>
                    </w:rPr>
                    <m:t>i</m:t>
                  </m:r>
                </w:ins>
                <m:ctrlPr>
                  <w:ins w:id="2050" w:author="Somomgbeom" w:date="2025-09-02T20:29:00Z">
                    <w:rPr>
                      <w:rFonts w:ascii="Cambria Math" w:hAnsi="Cambria Math"/>
                      <w:i/>
                    </w:rPr>
                  </w:ins>
                </m:ctrlPr>
              </m:sub>
            </m:sSub>
            <m:ctrlPr>
              <w:ins w:id="2051" w:author="Somomgbeom" w:date="2025-09-02T20:29:00Z">
                <w:rPr>
                  <w:rFonts w:ascii="Cambria Math" w:hAnsi="Cambria Math"/>
                  <w:i/>
                </w:rPr>
              </w:ins>
            </m:ctrlPr>
          </m:e>
        </m:acc>
      </m:oMath>
      <w:r>
        <w:rPr>
          <w:rFonts w:hint="eastAsia" w:eastAsia="宋体" w:cs="宋体"/>
          <w:snapToGrid/>
          <w:spacing w:val="0"/>
          <w:kern w:val="0"/>
          <w:sz w:val="21"/>
          <w:szCs w:val="21"/>
        </w:rPr>
        <w:t>为预测值，</w:t>
      </w:r>
      <m:oMath>
        <m:r>
          <m:rPr/>
          <w:rPr>
            <w:rFonts w:hint="eastAsia" w:ascii="Cambria Math" w:hAnsi="Cambria Math" w:eastAsia="宋体" w:cs="宋体"/>
            <w:snapToGrid/>
            <w:spacing w:val="0"/>
            <w:kern w:val="0"/>
            <w:sz w:val="21"/>
            <w:szCs w:val="21"/>
          </w:rPr>
          <m:t>n</m:t>
        </m:r>
      </m:oMath>
      <w:r>
        <w:rPr>
          <w:rFonts w:hint="eastAsia" w:eastAsia="宋体" w:cs="宋体"/>
          <w:snapToGrid/>
          <w:spacing w:val="0"/>
          <w:kern w:val="0"/>
          <w:sz w:val="21"/>
          <w:szCs w:val="21"/>
        </w:rPr>
        <w:t>为样本数量。</w:t>
      </w:r>
    </w:p>
    <w:p w14:paraId="5B281149">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通过</w:t>
      </w:r>
      <w:ins w:id="2052" w:author="hui wan" w:date="2025-12-28T20:38:00Z">
        <w:r>
          <w:rPr>
            <w:rFonts w:hint="eastAsia" w:eastAsia="宋体" w:cs="宋体"/>
            <w:snapToGrid/>
            <w:spacing w:val="0"/>
            <w:kern w:val="0"/>
            <w:sz w:val="21"/>
            <w:szCs w:val="21"/>
          </w:rPr>
          <w:t>综合使用</w:t>
        </w:r>
      </w:ins>
      <w:r>
        <w:rPr>
          <w:rFonts w:hint="eastAsia" w:eastAsia="宋体" w:cs="宋体"/>
          <w:snapToGrid/>
          <w:spacing w:val="0"/>
          <w:kern w:val="0"/>
          <w:sz w:val="21"/>
          <w:szCs w:val="21"/>
        </w:rPr>
        <w:t>以上评估指标</w:t>
      </w:r>
      <w:del w:id="2053" w:author="hui wan" w:date="2025-12-28T20:38:00Z">
        <w:r>
          <w:rPr>
            <w:rFonts w:hint="eastAsia" w:eastAsia="宋体" w:cs="宋体"/>
            <w:snapToGrid/>
            <w:spacing w:val="0"/>
            <w:kern w:val="0"/>
            <w:sz w:val="21"/>
            <w:szCs w:val="21"/>
          </w:rPr>
          <w:delText>的综合使用</w:delText>
        </w:r>
      </w:del>
      <w:r>
        <w:rPr>
          <w:rFonts w:hint="eastAsia" w:eastAsia="宋体" w:cs="宋体"/>
          <w:snapToGrid/>
          <w:spacing w:val="0"/>
          <w:kern w:val="0"/>
          <w:sz w:val="21"/>
          <w:szCs w:val="21"/>
        </w:rPr>
        <w:t>，可以</w:t>
      </w:r>
      <w:ins w:id="2054" w:author="hui wan" w:date="2025-12-28T20:38:00Z">
        <w:r>
          <w:rPr>
            <w:rFonts w:hint="eastAsia" w:eastAsia="宋体" w:cs="宋体"/>
            <w:snapToGrid/>
            <w:spacing w:val="0"/>
            <w:kern w:val="0"/>
            <w:sz w:val="21"/>
            <w:szCs w:val="21"/>
          </w:rPr>
          <w:t>从分类判别能力、预测准确性及误差</w:t>
        </w:r>
      </w:ins>
      <w:ins w:id="2055" w:author="hui wan" w:date="2025-12-28T20:39:00Z">
        <w:r>
          <w:rPr>
            <w:rFonts w:hint="eastAsia" w:eastAsia="宋体" w:cs="宋体"/>
            <w:snapToGrid/>
            <w:spacing w:val="0"/>
            <w:kern w:val="0"/>
            <w:sz w:val="21"/>
            <w:szCs w:val="21"/>
          </w:rPr>
          <w:t>可控制等多个维度评估</w:t>
        </w:r>
      </w:ins>
      <w:del w:id="2056" w:author="hui wan" w:date="2025-12-28T20:39:00Z">
        <w:r>
          <w:rPr>
            <w:rFonts w:hint="eastAsia" w:eastAsia="宋体" w:cs="宋体"/>
            <w:snapToGrid/>
            <w:spacing w:val="0"/>
            <w:kern w:val="0"/>
            <w:sz w:val="21"/>
            <w:szCs w:val="21"/>
          </w:rPr>
          <w:delText>全面衡量</w:delText>
        </w:r>
      </w:del>
      <w:r>
        <w:rPr>
          <w:rFonts w:hint="eastAsia" w:eastAsia="宋体" w:cs="宋体"/>
          <w:snapToGrid/>
          <w:spacing w:val="0"/>
          <w:kern w:val="0"/>
          <w:sz w:val="21"/>
          <w:szCs w:val="21"/>
        </w:rPr>
        <w:t>本文提出模型在不同方面的性能表现，从而验证模型的有效性和可靠性。</w:t>
      </w:r>
    </w:p>
    <w:p w14:paraId="2B2C05E5">
      <w:pPr>
        <w:pStyle w:val="2"/>
        <w:spacing w:before="0" w:after="0" w:line="360" w:lineRule="auto"/>
        <w:rPr>
          <w:rFonts w:ascii="Times New Roman" w:hAnsi="Times New Roman" w:eastAsia="宋体"/>
          <w:sz w:val="21"/>
          <w:szCs w:val="21"/>
        </w:rPr>
      </w:pPr>
      <w:del w:id="2057" w:author="hui wan" w:date="2025-12-28T08:49:00Z">
        <w:bookmarkStart w:id="22" w:name="_Toc14220"/>
        <w:bookmarkStart w:id="23" w:name="_Toc14107"/>
        <w:bookmarkStart w:id="24" w:name="_Toc6993"/>
        <w:bookmarkStart w:id="25" w:name="_Toc17902"/>
        <w:r>
          <w:rPr>
            <w:rFonts w:hint="eastAsia" w:ascii="Times New Roman" w:hAnsi="Times New Roman" w:eastAsia="宋体"/>
            <w:sz w:val="21"/>
            <w:szCs w:val="21"/>
          </w:rPr>
          <w:delText>4</w:delText>
        </w:r>
      </w:del>
      <w:ins w:id="2058" w:author="hui wan" w:date="2025-12-28T08:49:00Z">
        <w:r>
          <w:rPr>
            <w:rFonts w:hint="eastAsia" w:ascii="Times New Roman" w:hAnsi="Times New Roman" w:eastAsia="宋体"/>
            <w:sz w:val="21"/>
            <w:szCs w:val="21"/>
          </w:rPr>
          <w:t>3</w:t>
        </w:r>
      </w:ins>
      <w:r>
        <w:rPr>
          <w:rFonts w:hint="eastAsia" w:ascii="Times New Roman" w:hAnsi="Times New Roman" w:eastAsia="宋体"/>
          <w:sz w:val="21"/>
          <w:szCs w:val="21"/>
        </w:rPr>
        <w:t>.3 结果分析</w:t>
      </w:r>
      <w:bookmarkEnd w:id="22"/>
      <w:bookmarkEnd w:id="23"/>
      <w:bookmarkEnd w:id="24"/>
      <w:bookmarkEnd w:id="25"/>
    </w:p>
    <w:p w14:paraId="52EAFD01">
      <w:pPr>
        <w:snapToGrid/>
        <w:spacing w:line="360" w:lineRule="auto"/>
        <w:ind w:firstLine="420" w:firstLineChars="200"/>
        <w:textAlignment w:val="center"/>
        <w:rPr>
          <w:del w:id="2059" w:author="hui wan" w:date="2025-12-28T20:41:00Z"/>
          <w:rFonts w:eastAsia="宋体" w:cs="宋体"/>
          <w:snapToGrid/>
          <w:spacing w:val="0"/>
          <w:kern w:val="0"/>
          <w:sz w:val="21"/>
          <w:szCs w:val="21"/>
        </w:rPr>
      </w:pPr>
      <w:del w:id="2060" w:author="hui wan" w:date="2025-12-28T20:41:00Z">
        <w:r>
          <w:rPr>
            <w:rFonts w:hint="eastAsia" w:eastAsia="宋体" w:cs="宋体"/>
            <w:snapToGrid/>
            <w:spacing w:val="0"/>
            <w:kern w:val="0"/>
            <w:sz w:val="21"/>
            <w:szCs w:val="21"/>
          </w:rPr>
          <w:delText>根据研究内容进行实验，结果验证了SATKT模型在处理学生答题数据时，能够更有效地区分学生的掌握情况。</w:delText>
        </w:r>
      </w:del>
    </w:p>
    <w:p w14:paraId="1BF8EEE6">
      <w:pPr>
        <w:pStyle w:val="4"/>
        <w:spacing w:line="360" w:lineRule="auto"/>
        <w:rPr>
          <w:rFonts w:eastAsia="宋体"/>
          <w:b/>
          <w:bCs w:val="0"/>
          <w:sz w:val="21"/>
          <w:szCs w:val="21"/>
        </w:rPr>
      </w:pPr>
      <w:del w:id="2061" w:author="hui wan" w:date="2025-12-28T08:49:00Z">
        <w:r>
          <w:rPr>
            <w:rFonts w:hint="eastAsia" w:eastAsia="宋体"/>
            <w:b/>
            <w:bCs w:val="0"/>
            <w:sz w:val="21"/>
            <w:szCs w:val="21"/>
          </w:rPr>
          <w:delText>4</w:delText>
        </w:r>
      </w:del>
      <w:ins w:id="2062" w:author="hui wan" w:date="2025-12-28T08:49:00Z">
        <w:r>
          <w:rPr>
            <w:rFonts w:hint="eastAsia" w:eastAsia="宋体"/>
            <w:b/>
            <w:bCs w:val="0"/>
            <w:sz w:val="21"/>
            <w:szCs w:val="21"/>
          </w:rPr>
          <w:t>3</w:t>
        </w:r>
      </w:ins>
      <w:r>
        <w:rPr>
          <w:rFonts w:hint="eastAsia" w:eastAsia="宋体"/>
          <w:b/>
          <w:bCs w:val="0"/>
          <w:sz w:val="21"/>
          <w:szCs w:val="21"/>
        </w:rPr>
        <w:t>.3.1</w:t>
      </w:r>
      <w:ins w:id="2063" w:author="Somomgbeom" w:date="2025-09-02T20:54:00Z">
        <w:r>
          <w:rPr>
            <w:rFonts w:hint="eastAsia" w:eastAsia="宋体"/>
            <w:b/>
            <w:bCs w:val="0"/>
            <w:sz w:val="21"/>
            <w:szCs w:val="21"/>
          </w:rPr>
          <w:t xml:space="preserve"> </w:t>
        </w:r>
      </w:ins>
      <w:r>
        <w:rPr>
          <w:rFonts w:hint="eastAsia" w:eastAsia="宋体"/>
          <w:b/>
          <w:bCs w:val="0"/>
          <w:sz w:val="21"/>
          <w:szCs w:val="21"/>
        </w:rPr>
        <w:t>对比实验</w:t>
      </w:r>
    </w:p>
    <w:p w14:paraId="37F1B7BC">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为</w:t>
      </w:r>
      <w:del w:id="2064" w:author="hui wan" w:date="2025-12-28T20:41:00Z">
        <w:r>
          <w:rPr>
            <w:rFonts w:hint="eastAsia" w:eastAsia="宋体" w:cs="宋体"/>
            <w:snapToGrid/>
            <w:spacing w:val="0"/>
            <w:kern w:val="0"/>
            <w:sz w:val="21"/>
            <w:szCs w:val="21"/>
          </w:rPr>
          <w:delText>了</w:delText>
        </w:r>
      </w:del>
      <w:r>
        <w:rPr>
          <w:rFonts w:hint="eastAsia" w:eastAsia="宋体" w:cs="宋体"/>
          <w:snapToGrid/>
          <w:spacing w:val="0"/>
          <w:kern w:val="0"/>
          <w:sz w:val="21"/>
          <w:szCs w:val="21"/>
        </w:rPr>
        <w:t>验证SATKT模型在知识追踪任务中的</w:t>
      </w:r>
      <w:ins w:id="2065" w:author="hui wan" w:date="2025-12-28T20:43:00Z">
        <w:r>
          <w:rPr>
            <w:rFonts w:hint="eastAsia" w:eastAsia="宋体" w:cs="宋体"/>
            <w:snapToGrid/>
            <w:spacing w:val="0"/>
            <w:kern w:val="0"/>
            <w:sz w:val="21"/>
            <w:szCs w:val="21"/>
          </w:rPr>
          <w:t>性能</w:t>
        </w:r>
      </w:ins>
      <w:del w:id="2066" w:author="hui wan" w:date="2025-12-28T20:42:00Z">
        <w:r>
          <w:rPr>
            <w:rFonts w:hint="eastAsia" w:eastAsia="宋体" w:cs="宋体"/>
            <w:snapToGrid/>
            <w:spacing w:val="0"/>
            <w:kern w:val="0"/>
            <w:sz w:val="21"/>
            <w:szCs w:val="21"/>
          </w:rPr>
          <w:delText>优越性</w:delText>
        </w:r>
      </w:del>
      <w:r>
        <w:rPr>
          <w:rFonts w:hint="eastAsia" w:eastAsia="宋体" w:cs="宋体"/>
          <w:snapToGrid/>
          <w:spacing w:val="0"/>
          <w:kern w:val="0"/>
          <w:sz w:val="21"/>
          <w:szCs w:val="21"/>
        </w:rPr>
        <w:t>，本节</w:t>
      </w:r>
      <w:del w:id="2067" w:author="hui wan" w:date="2025-12-28T20:42:00Z">
        <w:r>
          <w:rPr>
            <w:rFonts w:hint="eastAsia" w:eastAsia="宋体" w:cs="宋体"/>
            <w:snapToGrid/>
            <w:spacing w:val="0"/>
            <w:kern w:val="0"/>
            <w:sz w:val="21"/>
            <w:szCs w:val="21"/>
          </w:rPr>
          <w:delText>进行了一系列对比实验，通过</w:delText>
        </w:r>
      </w:del>
      <w:ins w:id="2068" w:author="hui wan" w:date="2025-12-28T20:42:00Z">
        <w:r>
          <w:rPr>
            <w:rFonts w:hint="eastAsia" w:eastAsia="宋体" w:cs="宋体"/>
            <w:snapToGrid/>
            <w:spacing w:val="0"/>
            <w:kern w:val="0"/>
            <w:sz w:val="21"/>
            <w:szCs w:val="21"/>
          </w:rPr>
          <w:t>将其</w:t>
        </w:r>
      </w:ins>
      <w:r>
        <w:rPr>
          <w:rFonts w:hint="eastAsia" w:eastAsia="宋体" w:cs="宋体"/>
          <w:snapToGrid/>
          <w:spacing w:val="0"/>
          <w:kern w:val="0"/>
          <w:sz w:val="21"/>
          <w:szCs w:val="21"/>
        </w:rPr>
        <w:t>与</w:t>
      </w:r>
      <w:ins w:id="2069" w:author="Somomgbeom" w:date="2025-09-02T20:38:00Z">
        <w:del w:id="2070" w:author="hui wan" w:date="2025-12-28T20:43:00Z">
          <w:r>
            <w:rPr>
              <w:rFonts w:hint="eastAsia" w:eastAsia="宋体" w:cs="宋体"/>
              <w:snapToGrid/>
              <w:spacing w:val="0"/>
              <w:kern w:val="0"/>
              <w:sz w:val="21"/>
              <w:szCs w:val="21"/>
            </w:rPr>
            <w:delText>五</w:delText>
          </w:r>
        </w:del>
      </w:ins>
      <w:ins w:id="2071" w:author="hui wan" w:date="2025-12-28T20:43:00Z">
        <w:r>
          <w:rPr>
            <w:rFonts w:hint="eastAsia" w:eastAsia="宋体" w:cs="宋体"/>
            <w:snapToGrid/>
            <w:spacing w:val="0"/>
            <w:kern w:val="0"/>
            <w:sz w:val="21"/>
            <w:szCs w:val="21"/>
          </w:rPr>
          <w:t>5</w:t>
        </w:r>
      </w:ins>
      <w:r>
        <w:rPr>
          <w:rFonts w:hint="eastAsia" w:eastAsia="宋体" w:cs="宋体"/>
          <w:snapToGrid/>
          <w:spacing w:val="0"/>
          <w:kern w:val="0"/>
          <w:sz w:val="21"/>
          <w:szCs w:val="21"/>
        </w:rPr>
        <w:t>个基线模型</w:t>
      </w:r>
      <w:ins w:id="2072" w:author="hui wan" w:date="2025-12-28T20:42:00Z">
        <w:r>
          <w:rPr>
            <w:rFonts w:hint="eastAsia" w:eastAsia="宋体" w:cs="宋体"/>
            <w:snapToGrid/>
            <w:spacing w:val="0"/>
            <w:kern w:val="0"/>
            <w:sz w:val="21"/>
            <w:szCs w:val="21"/>
          </w:rPr>
          <w:t>进行</w:t>
        </w:r>
      </w:ins>
      <w:ins w:id="2073" w:author="hui wan" w:date="2025-12-28T20:43:00Z">
        <w:r>
          <w:rPr>
            <w:rFonts w:hint="eastAsia" w:eastAsia="宋体" w:cs="宋体"/>
            <w:snapToGrid/>
            <w:spacing w:val="0"/>
            <w:kern w:val="0"/>
            <w:sz w:val="21"/>
            <w:szCs w:val="21"/>
          </w:rPr>
          <w:t>全面比较</w:t>
        </w:r>
      </w:ins>
      <w:del w:id="2074" w:author="hui wan" w:date="2025-12-28T20:42:00Z">
        <w:r>
          <w:rPr>
            <w:rFonts w:hint="eastAsia" w:eastAsia="宋体" w:cs="宋体"/>
            <w:snapToGrid/>
            <w:spacing w:val="0"/>
            <w:kern w:val="0"/>
            <w:sz w:val="21"/>
            <w:szCs w:val="21"/>
          </w:rPr>
          <w:delText>的</w:delText>
        </w:r>
      </w:del>
      <w:del w:id="2075" w:author="hui wan" w:date="2025-12-28T20:43:00Z">
        <w:r>
          <w:rPr>
            <w:rFonts w:hint="eastAsia" w:eastAsia="宋体" w:cs="宋体"/>
            <w:snapToGrid/>
            <w:spacing w:val="0"/>
            <w:kern w:val="0"/>
            <w:sz w:val="21"/>
            <w:szCs w:val="21"/>
          </w:rPr>
          <w:delText>性能对比</w:delText>
        </w:r>
      </w:del>
      <w:r>
        <w:rPr>
          <w:rFonts w:hint="eastAsia" w:eastAsia="宋体" w:cs="宋体"/>
          <w:snapToGrid/>
          <w:spacing w:val="0"/>
          <w:kern w:val="0"/>
          <w:sz w:val="21"/>
          <w:szCs w:val="21"/>
        </w:rPr>
        <w:t>，</w:t>
      </w:r>
      <w:ins w:id="2076" w:author="hui wan" w:date="2025-12-28T20:43:00Z">
        <w:r>
          <w:rPr>
            <w:rFonts w:hint="eastAsia" w:eastAsia="宋体" w:cs="宋体"/>
            <w:snapToGrid/>
            <w:spacing w:val="0"/>
            <w:kern w:val="0"/>
            <w:sz w:val="21"/>
            <w:szCs w:val="21"/>
          </w:rPr>
          <w:t>以</w:t>
        </w:r>
      </w:ins>
      <w:r>
        <w:rPr>
          <w:rFonts w:hint="eastAsia" w:eastAsia="宋体" w:cs="宋体"/>
          <w:snapToGrid/>
          <w:spacing w:val="0"/>
          <w:kern w:val="0"/>
          <w:sz w:val="21"/>
          <w:szCs w:val="21"/>
        </w:rPr>
        <w:t>全面评估SATKT在不同任务指标上的表现，并</w:t>
      </w:r>
      <w:ins w:id="2077" w:author="hui wan" w:date="2025-12-28T20:43:00Z">
        <w:r>
          <w:rPr>
            <w:rFonts w:hint="eastAsia" w:eastAsia="宋体" w:cs="宋体"/>
            <w:snapToGrid/>
            <w:spacing w:val="0"/>
            <w:kern w:val="0"/>
            <w:sz w:val="21"/>
            <w:szCs w:val="21"/>
          </w:rPr>
          <w:t>考察</w:t>
        </w:r>
      </w:ins>
      <w:del w:id="2078" w:author="hui wan" w:date="2025-12-28T20:44:00Z">
        <w:r>
          <w:rPr>
            <w:rFonts w:hint="eastAsia" w:eastAsia="宋体" w:cs="宋体"/>
            <w:snapToGrid/>
            <w:spacing w:val="0"/>
            <w:kern w:val="0"/>
            <w:sz w:val="21"/>
            <w:szCs w:val="21"/>
          </w:rPr>
          <w:delText>进一步了解</w:delText>
        </w:r>
      </w:del>
      <w:r>
        <w:rPr>
          <w:rFonts w:hint="eastAsia" w:eastAsia="宋体" w:cs="宋体"/>
          <w:snapToGrid/>
          <w:spacing w:val="0"/>
          <w:kern w:val="0"/>
          <w:sz w:val="21"/>
          <w:szCs w:val="21"/>
        </w:rPr>
        <w:t>其在</w:t>
      </w:r>
      <w:ins w:id="2079" w:author="hui wan" w:date="2025-12-28T20:44:00Z">
        <w:r>
          <w:rPr>
            <w:rFonts w:hint="eastAsia" w:eastAsia="宋体" w:cs="宋体"/>
            <w:snapToGrid/>
            <w:spacing w:val="0"/>
            <w:kern w:val="0"/>
            <w:sz w:val="21"/>
            <w:szCs w:val="21"/>
          </w:rPr>
          <w:t>4类</w:t>
        </w:r>
      </w:ins>
      <w:del w:id="2080" w:author="hui wan" w:date="2025-12-28T20:44:00Z">
        <w:r>
          <w:rPr>
            <w:rFonts w:hint="eastAsia" w:eastAsia="宋体" w:cs="宋体"/>
            <w:snapToGrid/>
            <w:spacing w:val="0"/>
            <w:kern w:val="0"/>
            <w:sz w:val="21"/>
            <w:szCs w:val="21"/>
          </w:rPr>
          <w:delText>各种</w:delText>
        </w:r>
      </w:del>
      <w:r>
        <w:rPr>
          <w:rFonts w:hint="eastAsia" w:eastAsia="宋体" w:cs="宋体"/>
          <w:snapToGrid/>
          <w:spacing w:val="0"/>
          <w:kern w:val="0"/>
          <w:sz w:val="21"/>
          <w:szCs w:val="21"/>
        </w:rPr>
        <w:t>数据集上的适应能力。</w:t>
      </w:r>
    </w:p>
    <w:p w14:paraId="4F227A64">
      <w:pPr>
        <w:snapToGrid/>
        <w:spacing w:line="360" w:lineRule="auto"/>
        <w:ind w:firstLine="420" w:firstLineChars="200"/>
        <w:textAlignment w:val="center"/>
        <w:rPr>
          <w:ins w:id="2081" w:author="Somomgbeom" w:date="2025-09-02T22:39:00Z"/>
          <w:rFonts w:eastAsia="宋体" w:cs="宋体"/>
          <w:snapToGrid/>
          <w:spacing w:val="0"/>
          <w:kern w:val="0"/>
          <w:sz w:val="21"/>
          <w:szCs w:val="21"/>
        </w:rPr>
      </w:pPr>
      <w:r>
        <w:rPr>
          <w:rFonts w:hint="eastAsia" w:eastAsia="宋体" w:cs="宋体"/>
          <w:snapToGrid/>
          <w:spacing w:val="0"/>
          <w:kern w:val="0"/>
          <w:sz w:val="21"/>
          <w:szCs w:val="21"/>
        </w:rPr>
        <w:t>实验选取了</w:t>
      </w:r>
      <w:ins w:id="2082" w:author="Somomgbeom" w:date="2025-10-12T20:58:00Z">
        <w:del w:id="2083" w:author="hui wan" w:date="2025-12-28T20:44:00Z">
          <w:r>
            <w:rPr>
              <w:rFonts w:hint="eastAsia" w:eastAsia="宋体" w:cs="宋体"/>
              <w:snapToGrid/>
              <w:spacing w:val="0"/>
              <w:kern w:val="0"/>
              <w:sz w:val="21"/>
              <w:szCs w:val="21"/>
            </w:rPr>
            <w:delText>五个</w:delText>
          </w:r>
        </w:del>
      </w:ins>
      <w:r>
        <w:rPr>
          <w:rFonts w:hint="eastAsia" w:eastAsia="宋体" w:cs="宋体"/>
          <w:snapToGrid/>
          <w:spacing w:val="0"/>
          <w:kern w:val="0"/>
          <w:sz w:val="21"/>
          <w:szCs w:val="21"/>
        </w:rPr>
        <w:t>知识追踪领域的</w:t>
      </w:r>
      <w:ins w:id="2084" w:author="hui wan" w:date="2025-12-28T20:44:00Z">
        <w:r>
          <w:rPr>
            <w:rFonts w:hint="eastAsia" w:eastAsia="宋体" w:cs="宋体"/>
            <w:snapToGrid/>
            <w:spacing w:val="0"/>
            <w:kern w:val="0"/>
            <w:sz w:val="21"/>
            <w:szCs w:val="21"/>
          </w:rPr>
          <w:t>5个代表性模型作为</w:t>
        </w:r>
      </w:ins>
      <w:r>
        <w:rPr>
          <w:rFonts w:hint="eastAsia" w:eastAsia="宋体" w:cs="宋体"/>
          <w:snapToGrid/>
          <w:spacing w:val="0"/>
          <w:kern w:val="0"/>
          <w:sz w:val="21"/>
          <w:szCs w:val="21"/>
        </w:rPr>
        <w:t>基线模型</w:t>
      </w:r>
      <w:ins w:id="2085" w:author="hui wan" w:date="2025-12-28T20:44:00Z">
        <w:r>
          <w:rPr>
            <w:rFonts w:hint="eastAsia" w:eastAsia="宋体" w:cs="宋体"/>
            <w:snapToGrid/>
            <w:spacing w:val="0"/>
            <w:kern w:val="0"/>
            <w:sz w:val="21"/>
            <w:szCs w:val="21"/>
          </w:rPr>
          <w:t>：</w:t>
        </w:r>
      </w:ins>
      <w:del w:id="2086" w:author="hui wan" w:date="2025-12-28T20:44:00Z">
        <w:r>
          <w:rPr>
            <w:rFonts w:hint="eastAsia" w:eastAsia="宋体" w:cs="宋体"/>
            <w:snapToGrid/>
            <w:spacing w:val="0"/>
            <w:kern w:val="0"/>
            <w:sz w:val="21"/>
            <w:szCs w:val="21"/>
          </w:rPr>
          <w:delText>，</w:delText>
        </w:r>
      </w:del>
      <w:r>
        <w:rPr>
          <w:rFonts w:hint="eastAsia" w:eastAsia="宋体" w:cs="宋体"/>
          <w:snapToGrid/>
          <w:spacing w:val="0"/>
          <w:kern w:val="0"/>
          <w:sz w:val="21"/>
          <w:szCs w:val="21"/>
        </w:rPr>
        <w:t>DKT模型</w:t>
      </w:r>
      <w:ins w:id="2087" w:author="hui wan" w:date="2025-12-28T20:46:00Z">
        <w:r>
          <w:rPr>
            <w:rFonts w:hint="eastAsia" w:eastAsia="宋体" w:cs="宋体"/>
            <w:snapToGrid/>
            <w:spacing w:val="0"/>
            <w:kern w:val="0"/>
            <w:sz w:val="21"/>
            <w:szCs w:val="21"/>
          </w:rPr>
          <w:t>利用</w:t>
        </w:r>
      </w:ins>
      <w:del w:id="2088" w:author="hui wan" w:date="2025-12-28T20:46:00Z">
        <w:r>
          <w:rPr>
            <w:rFonts w:hint="eastAsia" w:eastAsia="宋体" w:cs="宋体"/>
            <w:snapToGrid/>
            <w:spacing w:val="0"/>
            <w:kern w:val="0"/>
            <w:sz w:val="21"/>
            <w:szCs w:val="21"/>
          </w:rPr>
          <w:delText>通过</w:delText>
        </w:r>
      </w:del>
      <w:r>
        <w:rPr>
          <w:rFonts w:hint="eastAsia" w:eastAsia="宋体" w:cs="宋体"/>
          <w:snapToGrid/>
          <w:spacing w:val="0"/>
          <w:kern w:val="0"/>
          <w:sz w:val="21"/>
          <w:szCs w:val="21"/>
        </w:rPr>
        <w:t>循环神经网络</w:t>
      </w:r>
      <w:del w:id="2089" w:author="hui wan" w:date="2025-12-28T20:46:00Z">
        <w:r>
          <w:rPr>
            <w:rFonts w:hint="eastAsia" w:eastAsia="宋体" w:cs="宋体"/>
            <w:snapToGrid/>
            <w:spacing w:val="0"/>
            <w:kern w:val="0"/>
            <w:sz w:val="21"/>
            <w:szCs w:val="21"/>
          </w:rPr>
          <w:delText>（RNN）</w:delText>
        </w:r>
      </w:del>
      <w:del w:id="2090" w:author="hui wan" w:date="2025-12-28T20:47:00Z">
        <w:r>
          <w:rPr>
            <w:rFonts w:hint="eastAsia" w:eastAsia="宋体" w:cs="宋体"/>
            <w:snapToGrid/>
            <w:spacing w:val="0"/>
            <w:kern w:val="0"/>
            <w:sz w:val="21"/>
            <w:szCs w:val="21"/>
          </w:rPr>
          <w:delText>捕捉</w:delText>
        </w:r>
      </w:del>
      <w:ins w:id="2091" w:author="hui wan" w:date="2025-12-28T20:47:00Z">
        <w:r>
          <w:rPr>
            <w:rFonts w:hint="eastAsia" w:eastAsia="宋体" w:cs="宋体"/>
            <w:snapToGrid/>
            <w:spacing w:val="0"/>
            <w:kern w:val="0"/>
            <w:sz w:val="21"/>
            <w:szCs w:val="21"/>
          </w:rPr>
          <w:t>建模</w:t>
        </w:r>
      </w:ins>
      <w:r>
        <w:rPr>
          <w:rFonts w:hint="eastAsia" w:eastAsia="宋体" w:cs="宋体"/>
          <w:snapToGrid/>
          <w:spacing w:val="0"/>
          <w:kern w:val="0"/>
          <w:sz w:val="21"/>
          <w:szCs w:val="21"/>
        </w:rPr>
        <w:t>学生作答序列中的时间依赖性，</w:t>
      </w:r>
      <w:del w:id="2092" w:author="hui wan" w:date="2025-12-28T20:47:00Z">
        <w:r>
          <w:rPr>
            <w:rFonts w:hint="eastAsia" w:eastAsia="宋体" w:cs="宋体"/>
            <w:snapToGrid/>
            <w:spacing w:val="0"/>
            <w:kern w:val="0"/>
            <w:sz w:val="21"/>
            <w:szCs w:val="21"/>
          </w:rPr>
          <w:delText>建模</w:delText>
        </w:r>
      </w:del>
      <w:ins w:id="2093" w:author="hui wan" w:date="2025-12-28T20:47:00Z">
        <w:r>
          <w:rPr>
            <w:rFonts w:hint="eastAsia" w:eastAsia="宋体" w:cs="宋体"/>
            <w:snapToGrid/>
            <w:spacing w:val="0"/>
            <w:kern w:val="0"/>
            <w:sz w:val="21"/>
            <w:szCs w:val="21"/>
          </w:rPr>
          <w:t>捕捉</w:t>
        </w:r>
      </w:ins>
      <w:r>
        <w:rPr>
          <w:rFonts w:hint="eastAsia" w:eastAsia="宋体" w:cs="宋体"/>
          <w:snapToGrid/>
          <w:spacing w:val="0"/>
          <w:kern w:val="0"/>
          <w:sz w:val="21"/>
          <w:szCs w:val="21"/>
        </w:rPr>
        <w:t>知识状态的动态变化；DKVMN模型引入</w:t>
      </w:r>
      <w:del w:id="2094" w:author="hui wan" w:date="2025-12-28T20:47:00Z">
        <w:r>
          <w:rPr>
            <w:rFonts w:hint="eastAsia" w:eastAsia="宋体" w:cs="宋体"/>
            <w:snapToGrid/>
            <w:spacing w:val="0"/>
            <w:kern w:val="0"/>
            <w:sz w:val="21"/>
            <w:szCs w:val="21"/>
          </w:rPr>
          <w:delText>了</w:delText>
        </w:r>
      </w:del>
      <w:r>
        <w:rPr>
          <w:rFonts w:hint="eastAsia" w:eastAsia="宋体" w:cs="宋体"/>
          <w:snapToGrid/>
          <w:spacing w:val="0"/>
          <w:kern w:val="0"/>
          <w:sz w:val="21"/>
          <w:szCs w:val="21"/>
        </w:rPr>
        <w:t>键值对存储机制，通过动态记忆更新学生对知识点的掌握状态，有效处理非线性知识变化；AKT模型采用注意力机制，对学生作答行为中的重要部分进行加权，</w:t>
      </w:r>
      <w:del w:id="2095" w:author="hui wan" w:date="2025-12-28T20:47:00Z">
        <w:r>
          <w:rPr>
            <w:rFonts w:hint="eastAsia" w:eastAsia="宋体" w:cs="宋体"/>
            <w:snapToGrid/>
            <w:spacing w:val="0"/>
            <w:kern w:val="0"/>
            <w:sz w:val="21"/>
            <w:szCs w:val="21"/>
          </w:rPr>
          <w:delText>有助于</w:delText>
        </w:r>
      </w:del>
      <w:ins w:id="2096" w:author="hui wan" w:date="2025-12-28T20:47:00Z">
        <w:r>
          <w:rPr>
            <w:rFonts w:hint="eastAsia" w:eastAsia="宋体" w:cs="宋体"/>
            <w:snapToGrid/>
            <w:spacing w:val="0"/>
            <w:kern w:val="0"/>
            <w:sz w:val="21"/>
            <w:szCs w:val="21"/>
          </w:rPr>
          <w:t>以</w:t>
        </w:r>
      </w:ins>
      <w:r>
        <w:rPr>
          <w:rFonts w:hint="eastAsia" w:eastAsia="宋体" w:cs="宋体"/>
          <w:snapToGrid/>
          <w:spacing w:val="0"/>
          <w:kern w:val="0"/>
          <w:sz w:val="21"/>
          <w:szCs w:val="21"/>
        </w:rPr>
        <w:t>解决长序列中的记忆</w:t>
      </w:r>
      <w:ins w:id="2097" w:author="hui wan" w:date="2025-12-28T20:48:00Z">
        <w:r>
          <w:rPr>
            <w:rFonts w:hint="eastAsia" w:eastAsia="宋体" w:cs="宋体"/>
            <w:snapToGrid/>
            <w:spacing w:val="0"/>
            <w:kern w:val="0"/>
            <w:sz w:val="21"/>
            <w:szCs w:val="21"/>
          </w:rPr>
          <w:t>遗忘</w:t>
        </w:r>
      </w:ins>
      <w:r>
        <w:rPr>
          <w:rFonts w:hint="eastAsia" w:eastAsia="宋体" w:cs="宋体"/>
          <w:snapToGrid/>
          <w:spacing w:val="0"/>
          <w:kern w:val="0"/>
          <w:sz w:val="21"/>
          <w:szCs w:val="21"/>
        </w:rPr>
        <w:t>问题；SAKT模型则利用Transformer架构的自注意力机制，实现全局</w:t>
      </w:r>
      <w:ins w:id="2098" w:author="hui wan" w:date="2025-12-28T20:48:00Z">
        <w:r>
          <w:rPr>
            <w:rFonts w:hint="eastAsia" w:eastAsia="宋体" w:cs="宋体"/>
            <w:snapToGrid/>
            <w:spacing w:val="0"/>
            <w:kern w:val="0"/>
            <w:sz w:val="21"/>
            <w:szCs w:val="21"/>
          </w:rPr>
          <w:t>序列</w:t>
        </w:r>
      </w:ins>
      <w:r>
        <w:rPr>
          <w:rFonts w:hint="eastAsia" w:eastAsia="宋体" w:cs="宋体"/>
          <w:snapToGrid/>
          <w:spacing w:val="0"/>
          <w:kern w:val="0"/>
          <w:sz w:val="21"/>
          <w:szCs w:val="21"/>
        </w:rPr>
        <w:t>建模，</w:t>
      </w:r>
      <w:ins w:id="2099" w:author="hui wan" w:date="2025-12-28T20:48:00Z">
        <w:r>
          <w:rPr>
            <w:rFonts w:hint="eastAsia" w:eastAsia="宋体" w:cs="宋体"/>
            <w:snapToGrid/>
            <w:spacing w:val="0"/>
            <w:kern w:val="0"/>
            <w:sz w:val="21"/>
            <w:szCs w:val="21"/>
          </w:rPr>
          <w:t>克服</w:t>
        </w:r>
      </w:ins>
      <w:del w:id="2100" w:author="hui wan" w:date="2025-12-28T20:48:00Z">
        <w:r>
          <w:rPr>
            <w:rFonts w:hint="eastAsia" w:eastAsia="宋体" w:cs="宋体"/>
            <w:snapToGrid/>
            <w:spacing w:val="0"/>
            <w:kern w:val="0"/>
            <w:sz w:val="21"/>
            <w:szCs w:val="21"/>
          </w:rPr>
          <w:delText>避免</w:delText>
        </w:r>
      </w:del>
      <w:r>
        <w:rPr>
          <w:rFonts w:hint="eastAsia" w:eastAsia="宋体" w:cs="宋体"/>
          <w:snapToGrid/>
          <w:spacing w:val="0"/>
          <w:kern w:val="0"/>
          <w:sz w:val="21"/>
          <w:szCs w:val="21"/>
        </w:rPr>
        <w:t>了传统</w:t>
      </w:r>
      <w:ins w:id="2101" w:author="hui wan" w:date="2025-12-28T20:48:00Z">
        <w:r>
          <w:rPr>
            <w:rFonts w:hint="eastAsia" w:eastAsia="宋体" w:cs="宋体"/>
            <w:snapToGrid/>
            <w:spacing w:val="0"/>
            <w:kern w:val="0"/>
            <w:sz w:val="21"/>
            <w:szCs w:val="21"/>
          </w:rPr>
          <w:t>循环神经网络</w:t>
        </w:r>
      </w:ins>
      <w:del w:id="2102" w:author="hui wan" w:date="2025-12-28T20:48:00Z">
        <w:r>
          <w:rPr>
            <w:rFonts w:hint="eastAsia" w:eastAsia="宋体" w:cs="宋体"/>
            <w:snapToGrid/>
            <w:spacing w:val="0"/>
            <w:kern w:val="0"/>
            <w:sz w:val="21"/>
            <w:szCs w:val="21"/>
          </w:rPr>
          <w:delText>RNN</w:delText>
        </w:r>
      </w:del>
      <w:r>
        <w:rPr>
          <w:rFonts w:hint="eastAsia" w:eastAsia="宋体" w:cs="宋体"/>
          <w:snapToGrid/>
          <w:spacing w:val="0"/>
          <w:kern w:val="0"/>
          <w:sz w:val="21"/>
          <w:szCs w:val="21"/>
        </w:rPr>
        <w:t>在处理长期依赖时的限制，提升了建模效率和准确性</w:t>
      </w:r>
      <w:del w:id="2103" w:author="hui wan" w:date="2025-12-28T20:48:00Z">
        <w:r>
          <w:rPr>
            <w:rFonts w:hint="eastAsia" w:eastAsia="宋体" w:cs="宋体"/>
            <w:snapToGrid/>
            <w:spacing w:val="0"/>
            <w:kern w:val="0"/>
            <w:sz w:val="21"/>
            <w:szCs w:val="21"/>
          </w:rPr>
          <w:delText>。</w:delText>
        </w:r>
      </w:del>
      <w:ins w:id="2104" w:author="hui wan" w:date="2025-12-28T20:48:00Z">
        <w:r>
          <w:rPr>
            <w:rFonts w:hint="eastAsia" w:eastAsia="宋体" w:cs="宋体"/>
            <w:snapToGrid/>
            <w:spacing w:val="0"/>
            <w:kern w:val="0"/>
            <w:sz w:val="21"/>
            <w:szCs w:val="21"/>
          </w:rPr>
          <w:t>；</w:t>
        </w:r>
      </w:ins>
      <w:ins w:id="2105" w:author="Somomgbeom" w:date="2025-09-03T20:42:00Z">
        <w:r>
          <w:rPr>
            <w:rFonts w:hint="eastAsia" w:eastAsia="宋体" w:cs="宋体"/>
            <w:snapToGrid/>
            <w:spacing w:val="0"/>
            <w:kern w:val="0"/>
            <w:sz w:val="21"/>
            <w:szCs w:val="21"/>
          </w:rPr>
          <w:t>DTransformer</w:t>
        </w:r>
      </w:ins>
      <w:ins w:id="2106" w:author="Somomgbeom" w:date="2025-09-03T20:43:00Z">
        <w:r>
          <w:rPr>
            <w:rFonts w:hint="eastAsia" w:eastAsia="宋体" w:cs="宋体"/>
            <w:snapToGrid/>
            <w:spacing w:val="0"/>
            <w:kern w:val="0"/>
            <w:sz w:val="21"/>
            <w:szCs w:val="21"/>
          </w:rPr>
          <w:t>是一个基于 Transformer 的知识追踪模型，</w:t>
        </w:r>
      </w:ins>
      <w:ins w:id="2107" w:author="Somomgbeom" w:date="2025-09-03T20:42:00Z">
        <w:r>
          <w:rPr>
            <w:rFonts w:hint="eastAsia" w:eastAsia="宋体" w:cs="宋体"/>
            <w:snapToGrid/>
            <w:spacing w:val="0"/>
            <w:kern w:val="0"/>
            <w:sz w:val="21"/>
            <w:szCs w:val="21"/>
          </w:rPr>
          <w:t>通过时间与累积注意力</w:t>
        </w:r>
      </w:ins>
      <w:ins w:id="2108" w:author="Somomgbeom" w:date="2025-09-03T20:43:00Z">
        <w:r>
          <w:rPr>
            <w:rFonts w:hint="eastAsia" w:eastAsia="宋体" w:cs="宋体"/>
            <w:snapToGrid/>
            <w:spacing w:val="0"/>
            <w:kern w:val="0"/>
            <w:sz w:val="21"/>
            <w:szCs w:val="21"/>
          </w:rPr>
          <w:t>机制</w:t>
        </w:r>
      </w:ins>
      <w:ins w:id="2109" w:author="Somomgbeom" w:date="2025-09-03T20:42:00Z">
        <w:r>
          <w:rPr>
            <w:rFonts w:hint="eastAsia" w:eastAsia="宋体" w:cs="宋体"/>
            <w:snapToGrid/>
            <w:spacing w:val="0"/>
            <w:kern w:val="0"/>
            <w:sz w:val="21"/>
            <w:szCs w:val="21"/>
          </w:rPr>
          <w:t>估计题目掌握情况</w:t>
        </w:r>
      </w:ins>
      <w:ins w:id="2110" w:author="Somomgbeom" w:date="2025-09-03T20:42:00Z">
        <w:del w:id="2111" w:author="hui wan" w:date="2025-12-28T20:49:00Z">
          <w:r>
            <w:rPr>
              <w:rFonts w:hint="eastAsia" w:eastAsia="宋体" w:cs="宋体"/>
              <w:snapToGrid/>
              <w:spacing w:val="0"/>
              <w:kern w:val="0"/>
              <w:sz w:val="21"/>
              <w:szCs w:val="21"/>
            </w:rPr>
            <w:delText>，再</w:delText>
          </w:r>
        </w:del>
      </w:ins>
      <w:ins w:id="2112" w:author="hui wan" w:date="2025-12-28T20:49:00Z">
        <w:r>
          <w:rPr>
            <w:rFonts w:hint="eastAsia" w:eastAsia="宋体" w:cs="宋体"/>
            <w:snapToGrid/>
            <w:spacing w:val="0"/>
            <w:kern w:val="0"/>
            <w:sz w:val="21"/>
            <w:szCs w:val="21"/>
          </w:rPr>
          <w:t>，进而</w:t>
        </w:r>
      </w:ins>
      <w:ins w:id="2113" w:author="Somomgbeom" w:date="2025-09-03T20:42:00Z">
        <w:r>
          <w:rPr>
            <w:rFonts w:hint="eastAsia" w:eastAsia="宋体" w:cs="宋体"/>
            <w:snapToGrid/>
            <w:spacing w:val="0"/>
            <w:kern w:val="0"/>
            <w:sz w:val="21"/>
            <w:szCs w:val="21"/>
          </w:rPr>
          <w:t>诊断知识点熟练度</w:t>
        </w:r>
      </w:ins>
      <w:ins w:id="2114" w:author="hui wan" w:date="2025-12-28T20:49:00Z">
        <w:r>
          <w:rPr>
            <w:rFonts w:hint="eastAsia" w:eastAsia="宋体" w:cs="宋体"/>
            <w:snapToGrid/>
            <w:spacing w:val="0"/>
            <w:kern w:val="0"/>
            <w:sz w:val="21"/>
            <w:szCs w:val="21"/>
          </w:rPr>
          <w:t>，并</w:t>
        </w:r>
      </w:ins>
      <w:ins w:id="2115" w:author="Somomgbeom" w:date="2025-09-03T20:42:00Z">
        <w:del w:id="2116" w:author="hui wan" w:date="2025-12-28T20:49:00Z">
          <w:r>
            <w:rPr>
              <w:rFonts w:hint="eastAsia" w:eastAsia="宋体" w:cs="宋体"/>
              <w:snapToGrid/>
              <w:spacing w:val="0"/>
              <w:kern w:val="0"/>
              <w:sz w:val="21"/>
              <w:szCs w:val="21"/>
            </w:rPr>
            <w:delText>。同时</w:delText>
          </w:r>
        </w:del>
      </w:ins>
      <w:ins w:id="2117" w:author="Somomgbeom" w:date="2025-09-03T20:42:00Z">
        <w:r>
          <w:rPr>
            <w:rFonts w:hint="eastAsia" w:eastAsia="宋体" w:cs="宋体"/>
            <w:snapToGrid/>
            <w:spacing w:val="0"/>
            <w:kern w:val="0"/>
            <w:sz w:val="21"/>
            <w:szCs w:val="21"/>
          </w:rPr>
          <w:t>结合对比学习</w:t>
        </w:r>
      </w:ins>
      <w:ins w:id="2118" w:author="Somomgbeom" w:date="2025-09-03T20:42:00Z">
        <w:del w:id="2119" w:author="hui wan" w:date="2025-12-28T20:50:00Z">
          <w:r>
            <w:rPr>
              <w:rFonts w:hint="eastAsia" w:eastAsia="宋体" w:cs="宋体"/>
              <w:snapToGrid/>
              <w:spacing w:val="0"/>
              <w:kern w:val="0"/>
              <w:sz w:val="21"/>
              <w:szCs w:val="21"/>
            </w:rPr>
            <w:delText>，</w:delText>
          </w:r>
        </w:del>
      </w:ins>
      <w:ins w:id="2120" w:author="Somomgbeom" w:date="2025-09-03T20:42:00Z">
        <w:r>
          <w:rPr>
            <w:rFonts w:hint="eastAsia" w:eastAsia="宋体" w:cs="宋体"/>
            <w:snapToGrid/>
            <w:spacing w:val="0"/>
            <w:kern w:val="0"/>
            <w:sz w:val="21"/>
            <w:szCs w:val="21"/>
          </w:rPr>
          <w:t>增强知识状态的稳定性与一致性。</w:t>
        </w:r>
      </w:ins>
    </w:p>
    <w:p w14:paraId="78BE3906">
      <w:pPr>
        <w:snapToGrid/>
        <w:spacing w:line="360" w:lineRule="auto"/>
        <w:ind w:firstLine="420" w:firstLineChars="200"/>
        <w:textAlignment w:val="center"/>
        <w:rPr>
          <w:ins w:id="2121" w:author="Somomgbeom" w:date="2025-09-02T22:39:00Z"/>
          <w:rFonts w:eastAsia="宋体" w:cs="宋体"/>
          <w:snapToGrid/>
          <w:spacing w:val="0"/>
          <w:kern w:val="0"/>
          <w:sz w:val="21"/>
          <w:szCs w:val="21"/>
        </w:rPr>
      </w:pPr>
      <w:ins w:id="2122" w:author="Somomgbeom" w:date="2025-09-02T22:39:00Z">
        <w:del w:id="2123" w:author="hui wan" w:date="2025-12-28T20:44:00Z">
          <w:r>
            <w:rPr>
              <w:rFonts w:eastAsia="宋体" w:cs="宋体"/>
              <w:snapToGrid/>
              <w:spacing w:val="0"/>
              <w:kern w:val="0"/>
              <w:sz w:val="21"/>
              <w:szCs w:val="21"/>
            </w:rPr>
            <w:delText>表4展示了</w:delText>
          </w:r>
        </w:del>
      </w:ins>
      <w:ins w:id="2124" w:author="Somomgbeom" w:date="2025-09-02T22:39:00Z">
        <w:r>
          <w:rPr>
            <w:rFonts w:eastAsia="宋体" w:cs="宋体"/>
            <w:snapToGrid/>
            <w:spacing w:val="0"/>
            <w:kern w:val="0"/>
            <w:sz w:val="21"/>
            <w:szCs w:val="21"/>
          </w:rPr>
          <w:t>SATKT与</w:t>
        </w:r>
      </w:ins>
      <w:ins w:id="2125" w:author="Somomgbeom" w:date="2025-09-03T21:53:00Z">
        <w:r>
          <w:rPr>
            <w:rFonts w:hint="eastAsia" w:eastAsia="宋体" w:cs="宋体"/>
            <w:snapToGrid/>
            <w:spacing w:val="0"/>
            <w:kern w:val="0"/>
            <w:sz w:val="21"/>
            <w:szCs w:val="21"/>
          </w:rPr>
          <w:t>5</w:t>
        </w:r>
      </w:ins>
      <w:ins w:id="2126" w:author="Somomgbeom" w:date="2025-09-02T22:39:00Z">
        <w:r>
          <w:rPr>
            <w:rFonts w:eastAsia="宋体" w:cs="宋体"/>
            <w:snapToGrid/>
            <w:spacing w:val="0"/>
            <w:kern w:val="0"/>
            <w:sz w:val="21"/>
            <w:szCs w:val="21"/>
          </w:rPr>
          <w:t>个</w:t>
        </w:r>
      </w:ins>
      <w:ins w:id="2127" w:author="Somomgbeom" w:date="2025-09-02T22:39:00Z">
        <w:del w:id="2128" w:author="hui wan" w:date="2025-12-28T20:45:00Z">
          <w:r>
            <w:rPr>
              <w:rFonts w:hint="eastAsia" w:eastAsia="宋体" w:cs="宋体"/>
              <w:snapToGrid/>
              <w:spacing w:val="0"/>
              <w:kern w:val="0"/>
              <w:sz w:val="21"/>
              <w:szCs w:val="21"/>
            </w:rPr>
            <w:delText>对比方法</w:delText>
          </w:r>
        </w:del>
      </w:ins>
      <w:ins w:id="2129" w:author="hui wan" w:date="2025-12-28T20:45:00Z">
        <w:r>
          <w:rPr>
            <w:rFonts w:hint="eastAsia" w:eastAsia="宋体" w:cs="宋体"/>
            <w:snapToGrid/>
            <w:spacing w:val="0"/>
            <w:kern w:val="0"/>
            <w:sz w:val="21"/>
            <w:szCs w:val="21"/>
          </w:rPr>
          <w:t>基线模型</w:t>
        </w:r>
      </w:ins>
      <w:ins w:id="2130" w:author="Somomgbeom" w:date="2025-09-02T22:39:00Z">
        <w:r>
          <w:rPr>
            <w:rFonts w:eastAsia="宋体" w:cs="宋体"/>
            <w:snapToGrid/>
            <w:spacing w:val="0"/>
            <w:kern w:val="0"/>
            <w:sz w:val="21"/>
            <w:szCs w:val="21"/>
          </w:rPr>
          <w:t>（DKT、DKVMN、AKT、SAKT、</w:t>
        </w:r>
      </w:ins>
      <w:ins w:id="2131" w:author="Somomgbeom" w:date="2025-09-03T21:42:00Z">
        <w:r>
          <w:rPr>
            <w:rFonts w:eastAsia="宋体" w:cs="宋体"/>
            <w:snapToGrid/>
            <w:spacing w:val="0"/>
            <w:kern w:val="0"/>
            <w:sz w:val="21"/>
            <w:szCs w:val="21"/>
          </w:rPr>
          <w:t>DTransforme</w:t>
        </w:r>
      </w:ins>
      <w:ins w:id="2132" w:author="Somomgbeom" w:date="2025-09-02T22:39:00Z">
        <w:r>
          <w:rPr>
            <w:rFonts w:eastAsia="宋体" w:cs="宋体"/>
            <w:snapToGrid/>
            <w:spacing w:val="0"/>
            <w:kern w:val="0"/>
            <w:sz w:val="21"/>
            <w:szCs w:val="21"/>
          </w:rPr>
          <w:t>）在</w:t>
        </w:r>
      </w:ins>
      <w:ins w:id="2133" w:author="Somomgbeom" w:date="2025-09-02T22:39:00Z">
        <w:del w:id="2134" w:author="hui wan" w:date="2025-12-28T20:45:00Z">
          <w:r>
            <w:rPr>
              <w:rFonts w:eastAsia="宋体" w:cs="宋体"/>
              <w:snapToGrid/>
              <w:spacing w:val="0"/>
              <w:kern w:val="0"/>
              <w:sz w:val="21"/>
              <w:szCs w:val="21"/>
            </w:rPr>
            <w:delText>四</w:delText>
          </w:r>
        </w:del>
      </w:ins>
      <w:ins w:id="2135" w:author="hui wan" w:date="2025-12-28T20:45:00Z">
        <w:r>
          <w:rPr>
            <w:rFonts w:hint="eastAsia" w:eastAsia="宋体" w:cs="宋体"/>
            <w:snapToGrid/>
            <w:spacing w:val="0"/>
            <w:kern w:val="0"/>
            <w:sz w:val="21"/>
            <w:szCs w:val="21"/>
          </w:rPr>
          <w:t>4</w:t>
        </w:r>
      </w:ins>
      <w:ins w:id="2136" w:author="Somomgbeom" w:date="2025-09-02T22:39:00Z">
        <w:r>
          <w:rPr>
            <w:rFonts w:eastAsia="宋体" w:cs="宋体"/>
            <w:snapToGrid/>
            <w:spacing w:val="0"/>
            <w:kern w:val="0"/>
            <w:sz w:val="21"/>
            <w:szCs w:val="21"/>
          </w:rPr>
          <w:t>个数据集上的平均AUC值</w:t>
        </w:r>
      </w:ins>
      <w:ins w:id="2137" w:author="Somomgbeom" w:date="2025-09-02T22:39:00Z">
        <w:del w:id="2138" w:author="hui wan" w:date="2025-12-28T20:45:00Z">
          <w:r>
            <w:rPr>
              <w:rFonts w:hint="eastAsia" w:eastAsia="宋体" w:cs="宋体"/>
              <w:snapToGrid/>
              <w:spacing w:val="0"/>
              <w:kern w:val="0"/>
              <w:sz w:val="21"/>
              <w:szCs w:val="21"/>
            </w:rPr>
            <w:delText>的对比结果</w:delText>
          </w:r>
        </w:del>
      </w:ins>
      <w:ins w:id="2139" w:author="hui wan" w:date="2025-12-28T20:45:00Z">
        <w:r>
          <w:rPr>
            <w:rFonts w:hint="eastAsia" w:eastAsia="宋体" w:cs="宋体"/>
            <w:snapToGrid/>
            <w:spacing w:val="0"/>
            <w:kern w:val="0"/>
            <w:sz w:val="21"/>
            <w:szCs w:val="21"/>
          </w:rPr>
          <w:t>见表4</w:t>
        </w:r>
      </w:ins>
      <w:ins w:id="2140" w:author="Somomgbeom" w:date="2025-09-02T22:39:00Z">
        <w:r>
          <w:rPr>
            <w:rFonts w:eastAsia="宋体" w:cs="宋体"/>
            <w:snapToGrid/>
            <w:spacing w:val="0"/>
            <w:kern w:val="0"/>
            <w:sz w:val="21"/>
            <w:szCs w:val="21"/>
          </w:rPr>
          <w:t>。</w:t>
        </w:r>
      </w:ins>
      <w:ins w:id="2141" w:author="hui wan" w:date="2025-12-28T20:50:00Z">
        <w:r>
          <w:rPr>
            <w:rFonts w:hint="eastAsia" w:eastAsia="宋体" w:cs="宋体"/>
            <w:snapToGrid/>
            <w:spacing w:val="0"/>
            <w:kern w:val="0"/>
            <w:sz w:val="21"/>
            <w:szCs w:val="21"/>
          </w:rPr>
          <w:t>从</w:t>
        </w:r>
      </w:ins>
      <w:ins w:id="2142" w:author="hui wan" w:date="2025-12-28T20:45:00Z">
        <w:r>
          <w:rPr>
            <w:rFonts w:hint="eastAsia" w:eastAsia="宋体" w:cs="宋体"/>
            <w:snapToGrid/>
            <w:spacing w:val="0"/>
            <w:kern w:val="0"/>
            <w:sz w:val="21"/>
            <w:szCs w:val="21"/>
          </w:rPr>
          <w:t>表4</w:t>
        </w:r>
      </w:ins>
      <w:ins w:id="2143" w:author="hui wan" w:date="2025-12-28T20:50:00Z">
        <w:r>
          <w:rPr>
            <w:rFonts w:hint="eastAsia" w:eastAsia="宋体" w:cs="宋体"/>
            <w:snapToGrid/>
            <w:spacing w:val="0"/>
            <w:kern w:val="0"/>
            <w:sz w:val="21"/>
            <w:szCs w:val="21"/>
          </w:rPr>
          <w:t>可以看出</w:t>
        </w:r>
      </w:ins>
      <w:ins w:id="2144" w:author="Somomgbeom" w:date="2025-09-02T22:39:00Z">
        <w:del w:id="2145" w:author="hui wan" w:date="2025-12-28T20:45:00Z">
          <w:r>
            <w:rPr>
              <w:rFonts w:eastAsia="宋体" w:cs="宋体"/>
              <w:snapToGrid/>
              <w:spacing w:val="0"/>
              <w:kern w:val="0"/>
              <w:sz w:val="21"/>
              <w:szCs w:val="21"/>
            </w:rPr>
            <w:delText>结果</w:delText>
          </w:r>
        </w:del>
      </w:ins>
      <w:ins w:id="2146" w:author="Somomgbeom" w:date="2025-09-02T22:39:00Z">
        <w:del w:id="2147" w:author="hui wan" w:date="2025-12-28T20:50:00Z">
          <w:r>
            <w:rPr>
              <w:rFonts w:eastAsia="宋体" w:cs="宋体"/>
              <w:snapToGrid/>
              <w:spacing w:val="0"/>
              <w:kern w:val="0"/>
              <w:sz w:val="21"/>
              <w:szCs w:val="21"/>
            </w:rPr>
            <w:delText>显示</w:delText>
          </w:r>
        </w:del>
      </w:ins>
      <w:ins w:id="2148" w:author="Somomgbeom" w:date="2025-09-02T22:39:00Z">
        <w:r>
          <w:rPr>
            <w:rFonts w:eastAsia="宋体" w:cs="宋体"/>
            <w:snapToGrid/>
            <w:spacing w:val="0"/>
            <w:kern w:val="0"/>
            <w:sz w:val="21"/>
            <w:szCs w:val="21"/>
          </w:rPr>
          <w:t>，</w:t>
        </w:r>
      </w:ins>
      <w:ins w:id="2149" w:author="hui wan" w:date="2025-12-28T20:50:00Z">
        <w:r>
          <w:rPr>
            <w:rFonts w:eastAsia="宋体" w:cs="宋体"/>
            <w:snapToGrid/>
            <w:spacing w:val="0"/>
            <w:kern w:val="0"/>
            <w:sz w:val="21"/>
            <w:szCs w:val="21"/>
          </w:rPr>
          <w:t>SATKT在各数据集上均取得了最优的AUC表现：</w:t>
        </w:r>
      </w:ins>
      <w:ins w:id="2150" w:author="Somomgbeom" w:date="2025-09-02T22:39:00Z">
        <w:del w:id="2151" w:author="hui wan" w:date="2025-12-28T20:51:00Z">
          <w:r>
            <w:rPr>
              <w:rFonts w:eastAsia="宋体" w:cs="宋体"/>
              <w:snapToGrid/>
              <w:spacing w:val="0"/>
              <w:kern w:val="0"/>
              <w:sz w:val="21"/>
              <w:szCs w:val="21"/>
            </w:rPr>
            <w:delText>SATKT</w:delText>
          </w:r>
        </w:del>
      </w:ins>
      <w:ins w:id="2152" w:author="Somomgbeom" w:date="2025-09-02T22:39:00Z">
        <w:r>
          <w:rPr>
            <w:rFonts w:eastAsia="宋体" w:cs="宋体"/>
            <w:snapToGrid/>
            <w:spacing w:val="0"/>
            <w:kern w:val="0"/>
            <w:sz w:val="21"/>
            <w:szCs w:val="21"/>
          </w:rPr>
          <w:t>在assist09数据集上</w:t>
        </w:r>
      </w:ins>
      <w:ins w:id="2153" w:author="Somomgbeom" w:date="2025-09-02T22:39:00Z">
        <w:del w:id="2154" w:author="hui wan" w:date="2025-12-28T20:51:00Z">
          <w:r>
            <w:rPr>
              <w:rFonts w:hint="eastAsia" w:eastAsia="宋体" w:cs="宋体"/>
              <w:snapToGrid/>
              <w:spacing w:val="0"/>
              <w:kern w:val="0"/>
              <w:sz w:val="21"/>
              <w:szCs w:val="21"/>
            </w:rPr>
            <w:delText>的AUC</w:delText>
          </w:r>
        </w:del>
      </w:ins>
      <w:ins w:id="2155" w:author="hui wan" w:date="2025-12-28T20:51:00Z">
        <w:r>
          <w:rPr>
            <w:rFonts w:hint="eastAsia" w:eastAsia="宋体" w:cs="宋体"/>
            <w:snapToGrid/>
            <w:spacing w:val="0"/>
            <w:kern w:val="0"/>
            <w:sz w:val="21"/>
            <w:szCs w:val="21"/>
          </w:rPr>
          <w:t>，</w:t>
        </w:r>
      </w:ins>
      <w:ins w:id="2156" w:author="Somomgbeom" w:date="2025-09-02T22:39:00Z">
        <w:r>
          <w:rPr>
            <w:rFonts w:eastAsia="宋体" w:cs="宋体"/>
            <w:snapToGrid/>
            <w:spacing w:val="0"/>
            <w:kern w:val="0"/>
            <w:sz w:val="21"/>
            <w:szCs w:val="21"/>
          </w:rPr>
          <w:t>相比次优模型提升了约</w:t>
        </w:r>
      </w:ins>
      <w:ins w:id="2157" w:author="Somomgbeom" w:date="2025-09-03T19:27:00Z">
        <w:r>
          <w:rPr>
            <w:rFonts w:eastAsia="宋体" w:cs="宋体"/>
            <w:snapToGrid/>
            <w:spacing w:val="0"/>
            <w:kern w:val="0"/>
            <w:sz w:val="21"/>
            <w:szCs w:val="21"/>
          </w:rPr>
          <w:t xml:space="preserve">2.28% </w:t>
        </w:r>
      </w:ins>
      <w:ins w:id="2158" w:author="Somomgbeom" w:date="2025-09-02T22:39:00Z">
        <w:r>
          <w:rPr>
            <w:rFonts w:eastAsia="宋体" w:cs="宋体"/>
            <w:snapToGrid/>
            <w:spacing w:val="0"/>
            <w:kern w:val="0"/>
            <w:sz w:val="21"/>
            <w:szCs w:val="21"/>
          </w:rPr>
          <w:t>；在algebra05数据集上，相比次优模型提升了0.93%；在statics数据集上，相比次优模型提升了1.</w:t>
        </w:r>
      </w:ins>
      <w:ins w:id="2159" w:author="Somomgbeom" w:date="2025-09-03T19:27:00Z">
        <w:r>
          <w:rPr>
            <w:rFonts w:hint="eastAsia" w:eastAsia="宋体" w:cs="宋体"/>
            <w:snapToGrid/>
            <w:spacing w:val="0"/>
            <w:kern w:val="0"/>
            <w:sz w:val="21"/>
            <w:szCs w:val="21"/>
          </w:rPr>
          <w:t>4</w:t>
        </w:r>
      </w:ins>
      <w:ins w:id="2160" w:author="Somomgbeom" w:date="2025-09-02T22:39:00Z">
        <w:r>
          <w:rPr>
            <w:rFonts w:eastAsia="宋体" w:cs="宋体"/>
            <w:snapToGrid/>
            <w:spacing w:val="0"/>
            <w:kern w:val="0"/>
            <w:sz w:val="21"/>
            <w:szCs w:val="21"/>
          </w:rPr>
          <w:t>0%；在doudouyun数据集上，相比次优模型提升了0.7</w:t>
        </w:r>
      </w:ins>
      <w:ins w:id="2161" w:author="Somomgbeom" w:date="2025-09-03T19:27:00Z">
        <w:r>
          <w:rPr>
            <w:rFonts w:hint="eastAsia" w:eastAsia="宋体" w:cs="宋体"/>
            <w:snapToGrid/>
            <w:spacing w:val="0"/>
            <w:kern w:val="0"/>
            <w:sz w:val="21"/>
            <w:szCs w:val="21"/>
          </w:rPr>
          <w:t>0</w:t>
        </w:r>
      </w:ins>
      <w:ins w:id="2162" w:author="Somomgbeom" w:date="2025-09-02T22:39:00Z">
        <w:r>
          <w:rPr>
            <w:rFonts w:eastAsia="宋体" w:cs="宋体"/>
            <w:snapToGrid/>
            <w:spacing w:val="0"/>
            <w:kern w:val="0"/>
            <w:sz w:val="21"/>
            <w:szCs w:val="21"/>
          </w:rPr>
          <w:t>%。这些结果表明，SATKT在不同规模和特性的教育数据集上均展现出稳健的判别能力与较强的适应性。在assist09数据集上，SATKT的提升幅度最大，取得了最优的AUC表现。这</w:t>
        </w:r>
      </w:ins>
      <w:ins w:id="2163" w:author="Somomgbeom" w:date="2025-09-03T11:41:00Z">
        <w:r>
          <w:rPr>
            <w:rFonts w:hint="eastAsia" w:eastAsia="宋体" w:cs="宋体"/>
            <w:snapToGrid/>
            <w:spacing w:val="0"/>
            <w:kern w:val="0"/>
            <w:sz w:val="21"/>
            <w:szCs w:val="21"/>
          </w:rPr>
          <w:t>可能</w:t>
        </w:r>
      </w:ins>
      <w:ins w:id="2164" w:author="Somomgbeom" w:date="2025-09-02T22:39:00Z">
        <w:del w:id="2165" w:author="hui wan" w:date="2025-12-28T20:51:00Z">
          <w:r>
            <w:rPr>
              <w:rFonts w:hint="eastAsia" w:eastAsia="宋体" w:cs="宋体"/>
              <w:snapToGrid/>
              <w:spacing w:val="0"/>
              <w:kern w:val="0"/>
              <w:sz w:val="21"/>
              <w:szCs w:val="21"/>
            </w:rPr>
            <w:delText>由于</w:delText>
          </w:r>
        </w:del>
      </w:ins>
      <w:ins w:id="2166" w:author="hui wan" w:date="2025-12-28T20:51:00Z">
        <w:r>
          <w:rPr>
            <w:rFonts w:hint="eastAsia" w:eastAsia="宋体" w:cs="宋体"/>
            <w:snapToGrid/>
            <w:spacing w:val="0"/>
            <w:kern w:val="0"/>
            <w:sz w:val="21"/>
            <w:szCs w:val="21"/>
          </w:rPr>
          <w:t>是因为该数据集</w:t>
        </w:r>
      </w:ins>
      <w:ins w:id="2167" w:author="hui wan" w:date="2025-12-28T20:52:00Z">
        <w:r>
          <w:rPr>
            <w:rFonts w:hint="eastAsia" w:eastAsia="宋体" w:cs="宋体"/>
            <w:snapToGrid/>
            <w:spacing w:val="0"/>
            <w:kern w:val="0"/>
            <w:sz w:val="21"/>
            <w:szCs w:val="21"/>
          </w:rPr>
          <w:t>中</w:t>
        </w:r>
      </w:ins>
      <w:ins w:id="2168" w:author="Somomgbeom" w:date="2025-09-02T22:39:00Z">
        <w:del w:id="2169" w:author="hui wan" w:date="2025-12-28T20:52:00Z">
          <w:r>
            <w:rPr>
              <w:rFonts w:eastAsia="宋体" w:cs="宋体"/>
              <w:snapToGrid/>
              <w:spacing w:val="0"/>
              <w:kern w:val="0"/>
              <w:sz w:val="21"/>
              <w:szCs w:val="21"/>
            </w:rPr>
            <w:delText>单个</w:delText>
          </w:r>
        </w:del>
      </w:ins>
      <w:ins w:id="2170" w:author="Somomgbeom" w:date="2025-09-02T22:39:00Z">
        <w:r>
          <w:rPr>
            <w:rFonts w:eastAsia="宋体" w:cs="宋体"/>
            <w:snapToGrid/>
            <w:spacing w:val="0"/>
            <w:kern w:val="0"/>
            <w:sz w:val="21"/>
            <w:szCs w:val="21"/>
          </w:rPr>
          <w:t>学生</w:t>
        </w:r>
      </w:ins>
      <w:ins w:id="2171" w:author="Somomgbeom" w:date="2025-09-02T22:39:00Z">
        <w:del w:id="2172" w:author="hui wan" w:date="2025-12-28T20:52:00Z">
          <w:r>
            <w:rPr>
              <w:rFonts w:eastAsia="宋体" w:cs="宋体"/>
              <w:snapToGrid/>
              <w:spacing w:val="0"/>
              <w:kern w:val="0"/>
              <w:sz w:val="21"/>
              <w:szCs w:val="21"/>
            </w:rPr>
            <w:delText>的</w:delText>
          </w:r>
        </w:del>
      </w:ins>
      <w:ins w:id="2173" w:author="Somomgbeom" w:date="2025-09-02T22:39:00Z">
        <w:r>
          <w:rPr>
            <w:rFonts w:eastAsia="宋体" w:cs="宋体"/>
            <w:snapToGrid/>
            <w:spacing w:val="0"/>
            <w:kern w:val="0"/>
            <w:sz w:val="21"/>
            <w:szCs w:val="21"/>
          </w:rPr>
          <w:t>交互序列较短（平均约82条</w:t>
        </w:r>
      </w:ins>
      <w:ins w:id="2174" w:author="Somomgbeom" w:date="2025-09-02T22:39:00Z">
        <w:del w:id="2175" w:author="hui wan" w:date="2025-12-28T20:52:00Z">
          <w:r>
            <w:rPr>
              <w:rFonts w:eastAsia="宋体" w:cs="宋体"/>
              <w:snapToGrid/>
              <w:spacing w:val="0"/>
              <w:kern w:val="0"/>
              <w:sz w:val="21"/>
              <w:szCs w:val="21"/>
            </w:rPr>
            <w:delText>记录</w:delText>
          </w:r>
        </w:del>
      </w:ins>
      <w:ins w:id="2176" w:author="Somomgbeom" w:date="2025-09-02T22:39:00Z">
        <w:r>
          <w:rPr>
            <w:rFonts w:eastAsia="宋体" w:cs="宋体"/>
            <w:snapToGrid/>
            <w:spacing w:val="0"/>
            <w:kern w:val="0"/>
            <w:sz w:val="21"/>
            <w:szCs w:val="21"/>
          </w:rPr>
          <w:t>），模型在建模过程中更依赖于对不同学生之间知识差异的捕捉。SATKT通过问题知识嵌入构建细粒度的题目与</w:t>
        </w:r>
      </w:ins>
      <w:ins w:id="2177" w:author="Somomgbeom" w:date="2025-09-02T22:39:00Z">
        <w:del w:id="2178" w:author="hui wan" w:date="2025-12-28T20:52:00Z">
          <w:r>
            <w:rPr>
              <w:rFonts w:hint="eastAsia" w:eastAsia="宋体" w:cs="宋体"/>
              <w:snapToGrid/>
              <w:spacing w:val="0"/>
              <w:kern w:val="0"/>
              <w:sz w:val="21"/>
              <w:szCs w:val="21"/>
            </w:rPr>
            <w:delText>概念</w:delText>
          </w:r>
        </w:del>
      </w:ins>
      <w:ins w:id="2179" w:author="hui wan" w:date="2025-12-28T20:52:00Z">
        <w:r>
          <w:rPr>
            <w:rFonts w:hint="eastAsia" w:eastAsia="宋体" w:cs="宋体"/>
            <w:snapToGrid/>
            <w:spacing w:val="0"/>
            <w:kern w:val="0"/>
            <w:sz w:val="21"/>
            <w:szCs w:val="21"/>
          </w:rPr>
          <w:t>知识点</w:t>
        </w:r>
      </w:ins>
      <w:ins w:id="2180" w:author="Somomgbeom" w:date="2025-09-02T22:39:00Z">
        <w:r>
          <w:rPr>
            <w:rFonts w:eastAsia="宋体" w:cs="宋体"/>
            <w:snapToGrid/>
            <w:spacing w:val="0"/>
            <w:kern w:val="0"/>
            <w:sz w:val="21"/>
            <w:szCs w:val="21"/>
          </w:rPr>
          <w:t>表示，并借助稀疏注意力机制过滤冗余交互，突出关键性信息，从而</w:t>
        </w:r>
      </w:ins>
      <w:ins w:id="2181" w:author="Somomgbeom" w:date="2025-09-02T22:39:00Z">
        <w:del w:id="2182" w:author="hui wan" w:date="2025-12-28T20:53:00Z">
          <w:r>
            <w:rPr>
              <w:rFonts w:hint="eastAsia" w:eastAsia="宋体" w:cs="宋体"/>
              <w:snapToGrid/>
              <w:spacing w:val="0"/>
              <w:kern w:val="0"/>
              <w:sz w:val="21"/>
              <w:szCs w:val="21"/>
            </w:rPr>
            <w:delText>显著</w:delText>
          </w:r>
        </w:del>
      </w:ins>
      <w:ins w:id="2183" w:author="hui wan" w:date="2025-12-28T20:53:00Z">
        <w:r>
          <w:rPr>
            <w:rFonts w:hint="eastAsia" w:eastAsia="宋体" w:cs="宋体"/>
            <w:snapToGrid/>
            <w:spacing w:val="0"/>
            <w:kern w:val="0"/>
            <w:sz w:val="21"/>
            <w:szCs w:val="21"/>
          </w:rPr>
          <w:t>有效</w:t>
        </w:r>
      </w:ins>
      <w:ins w:id="2184" w:author="Somomgbeom" w:date="2025-09-02T22:39:00Z">
        <w:r>
          <w:rPr>
            <w:rFonts w:eastAsia="宋体" w:cs="宋体"/>
            <w:snapToGrid/>
            <w:spacing w:val="0"/>
            <w:kern w:val="0"/>
            <w:sz w:val="21"/>
            <w:szCs w:val="21"/>
          </w:rPr>
          <w:t>提升了区分学生答对与答错的能力。</w:t>
        </w:r>
      </w:ins>
      <w:ins w:id="2185" w:author="Somomgbeom" w:date="2025-09-02T22:40:00Z">
        <w:r>
          <w:rPr>
            <w:rFonts w:hint="eastAsia" w:eastAsia="宋体" w:cs="宋体"/>
            <w:snapToGrid/>
            <w:spacing w:val="0"/>
            <w:kern w:val="0"/>
            <w:sz w:val="21"/>
            <w:szCs w:val="21"/>
          </w:rPr>
          <w:t>综合来看，</w:t>
        </w:r>
      </w:ins>
      <w:ins w:id="2186" w:author="Somomgbeom" w:date="2025-09-02T22:40:00Z">
        <w:r>
          <w:rPr>
            <w:rFonts w:eastAsia="宋体" w:cs="宋体"/>
            <w:snapToGrid/>
            <w:spacing w:val="0"/>
            <w:kern w:val="0"/>
            <w:sz w:val="21"/>
            <w:szCs w:val="21"/>
          </w:rPr>
          <w:t>SATKT 在</w:t>
        </w:r>
      </w:ins>
      <w:ins w:id="2187" w:author="Somomgbeom" w:date="2025-09-02T22:40:00Z">
        <w:del w:id="2188" w:author="hui wan" w:date="2025-12-28T20:46:00Z">
          <w:r>
            <w:rPr>
              <w:rFonts w:eastAsia="宋体" w:cs="宋体"/>
              <w:snapToGrid/>
              <w:spacing w:val="0"/>
              <w:kern w:val="0"/>
              <w:sz w:val="21"/>
              <w:szCs w:val="21"/>
            </w:rPr>
            <w:delText>四</w:delText>
          </w:r>
        </w:del>
      </w:ins>
      <w:ins w:id="2189" w:author="hui wan" w:date="2025-12-28T20:46:00Z">
        <w:r>
          <w:rPr>
            <w:rFonts w:hint="eastAsia" w:eastAsia="宋体" w:cs="宋体"/>
            <w:snapToGrid/>
            <w:spacing w:val="0"/>
            <w:kern w:val="0"/>
            <w:sz w:val="21"/>
            <w:szCs w:val="21"/>
          </w:rPr>
          <w:t>4</w:t>
        </w:r>
      </w:ins>
      <w:ins w:id="2190" w:author="Somomgbeom" w:date="2025-09-02T22:40:00Z">
        <w:r>
          <w:rPr>
            <w:rFonts w:eastAsia="宋体" w:cs="宋体"/>
            <w:snapToGrid/>
            <w:spacing w:val="0"/>
            <w:kern w:val="0"/>
            <w:sz w:val="21"/>
            <w:szCs w:val="21"/>
          </w:rPr>
          <w:t>个数据集上的AUC均优于现有主流模型，既能在短序列数据中展现出强判别力，也能在长序列、复杂知识结构和真实噪声环境下保持稳健表现，体现出良好的泛化能力与</w:t>
        </w:r>
      </w:ins>
      <w:ins w:id="2191" w:author="Somomgbeom" w:date="2025-09-02T22:40:00Z">
        <w:del w:id="2192" w:author="hui wan" w:date="2025-12-28T20:53:00Z">
          <w:r>
            <w:rPr>
              <w:rFonts w:eastAsia="宋体" w:cs="宋体"/>
              <w:snapToGrid/>
              <w:spacing w:val="0"/>
              <w:kern w:val="0"/>
              <w:sz w:val="21"/>
              <w:szCs w:val="21"/>
            </w:rPr>
            <w:delText>广泛的</w:delText>
          </w:r>
        </w:del>
      </w:ins>
      <w:ins w:id="2193" w:author="Somomgbeom" w:date="2025-09-02T22:40:00Z">
        <w:r>
          <w:rPr>
            <w:rFonts w:eastAsia="宋体" w:cs="宋体"/>
            <w:snapToGrid/>
            <w:spacing w:val="0"/>
            <w:kern w:val="0"/>
            <w:sz w:val="21"/>
            <w:szCs w:val="21"/>
          </w:rPr>
          <w:t>应用潜力。</w:t>
        </w:r>
      </w:ins>
    </w:p>
    <w:p w14:paraId="349E8E32">
      <w:pPr>
        <w:snapToGrid/>
        <w:spacing w:line="360" w:lineRule="auto"/>
        <w:ind w:firstLine="0"/>
        <w:jc w:val="center"/>
        <w:textAlignment w:val="center"/>
        <w:rPr>
          <w:ins w:id="2194" w:author="Somomgbeom" w:date="2025-09-03T19:24:00Z"/>
          <w:rFonts w:eastAsia="宋体" w:cs="宋体"/>
          <w:snapToGrid/>
          <w:spacing w:val="0"/>
          <w:kern w:val="0"/>
          <w:sz w:val="21"/>
          <w:szCs w:val="21"/>
        </w:rPr>
      </w:pPr>
      <w:bookmarkStart w:id="26" w:name="_Toc15584"/>
      <w:bookmarkStart w:id="27" w:name="_Toc16767"/>
      <w:r>
        <w:rPr>
          <w:rFonts w:hint="eastAsia" w:eastAsia="宋体" w:cs="宋体"/>
          <w:snapToGrid/>
          <w:spacing w:val="0"/>
          <w:kern w:val="0"/>
          <w:sz w:val="21"/>
          <w:szCs w:val="21"/>
        </w:rPr>
        <w:t>表</w:t>
      </w:r>
      <w:ins w:id="2195" w:author="Somomgbeom" w:date="2025-08-30T16:31:00Z">
        <w:r>
          <w:rPr>
            <w:rFonts w:hint="eastAsia" w:eastAsia="宋体" w:cs="宋体"/>
            <w:snapToGrid/>
            <w:spacing w:val="0"/>
            <w:kern w:val="0"/>
            <w:sz w:val="21"/>
            <w:szCs w:val="21"/>
          </w:rPr>
          <w:t>4</w:t>
        </w:r>
      </w:ins>
      <w:r>
        <w:rPr>
          <w:rFonts w:hint="eastAsia" w:eastAsia="宋体" w:cs="宋体"/>
          <w:snapToGrid/>
          <w:spacing w:val="0"/>
          <w:kern w:val="0"/>
          <w:sz w:val="21"/>
          <w:szCs w:val="21"/>
        </w:rPr>
        <w:t xml:space="preserve"> SATKT与</w:t>
      </w:r>
      <w:ins w:id="2196" w:author="hui wan" w:date="2025-12-28T20:54:00Z">
        <w:r>
          <w:rPr>
            <w:rFonts w:hint="eastAsia" w:eastAsia="宋体" w:cs="宋体"/>
            <w:snapToGrid/>
            <w:spacing w:val="0"/>
            <w:kern w:val="0"/>
            <w:sz w:val="21"/>
            <w:szCs w:val="21"/>
          </w:rPr>
          <w:t>5个基线</w:t>
        </w:r>
      </w:ins>
      <w:del w:id="2197" w:author="hui wan" w:date="2025-12-28T20:54:00Z">
        <w:r>
          <w:rPr>
            <w:rFonts w:hint="eastAsia" w:eastAsia="宋体" w:cs="宋体"/>
            <w:snapToGrid/>
            <w:spacing w:val="0"/>
            <w:kern w:val="0"/>
            <w:sz w:val="21"/>
            <w:szCs w:val="21"/>
          </w:rPr>
          <w:delText>对比</w:delText>
        </w:r>
      </w:del>
      <w:r>
        <w:rPr>
          <w:rFonts w:hint="eastAsia" w:eastAsia="宋体" w:cs="宋体"/>
          <w:snapToGrid/>
          <w:spacing w:val="0"/>
          <w:kern w:val="0"/>
          <w:sz w:val="21"/>
          <w:szCs w:val="21"/>
        </w:rPr>
        <w:t>模型</w:t>
      </w:r>
      <w:ins w:id="2198" w:author="hui wan" w:date="2025-12-28T20:54:00Z">
        <w:r>
          <w:rPr>
            <w:rFonts w:hint="eastAsia" w:eastAsia="宋体" w:cs="宋体"/>
            <w:snapToGrid/>
            <w:spacing w:val="0"/>
            <w:kern w:val="0"/>
            <w:sz w:val="21"/>
            <w:szCs w:val="21"/>
          </w:rPr>
          <w:t>在4个数据集上的平均</w:t>
        </w:r>
      </w:ins>
      <w:r>
        <w:rPr>
          <w:rFonts w:hint="eastAsia" w:eastAsia="宋体" w:cs="宋体"/>
          <w:snapToGrid/>
          <w:spacing w:val="0"/>
          <w:kern w:val="0"/>
          <w:sz w:val="21"/>
          <w:szCs w:val="21"/>
        </w:rPr>
        <w:t>AUC</w:t>
      </w:r>
      <w:bookmarkEnd w:id="26"/>
      <w:del w:id="2199" w:author="hui wan" w:date="2025-12-28T20:54:00Z">
        <w:r>
          <w:rPr>
            <w:rFonts w:hint="eastAsia" w:eastAsia="宋体" w:cs="宋体"/>
            <w:snapToGrid/>
            <w:spacing w:val="0"/>
            <w:kern w:val="0"/>
            <w:sz w:val="21"/>
            <w:szCs w:val="21"/>
          </w:rPr>
          <w:delText>结果</w:delText>
        </w:r>
        <w:bookmarkEnd w:id="27"/>
      </w:del>
      <w:ins w:id="2200" w:author="hui wan" w:date="2025-12-28T20:54:00Z">
        <w:r>
          <w:rPr>
            <w:rFonts w:hint="eastAsia" w:eastAsia="宋体" w:cs="宋体"/>
            <w:snapToGrid/>
            <w:spacing w:val="0"/>
            <w:kern w:val="0"/>
            <w:sz w:val="21"/>
            <w:szCs w:val="21"/>
          </w:rPr>
          <w:t>值</w:t>
        </w:r>
      </w:ins>
    </w:p>
    <w:tbl>
      <w:tblPr>
        <w:tblStyle w:val="18"/>
        <w:tblW w:w="8518" w:type="dxa"/>
        <w:jc w:val="center"/>
        <w:tblBorders>
          <w:top w:val="none" w:color="auto" w:sz="4" w:space="0"/>
          <w:left w:val="none" w:color="auto" w:sz="4" w:space="0"/>
          <w:bottom w:val="none" w:color="auto" w:sz="4" w:space="0"/>
          <w:right w:val="non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180"/>
        <w:gridCol w:w="1158"/>
        <w:gridCol w:w="1219"/>
        <w:gridCol w:w="1158"/>
        <w:gridCol w:w="1170"/>
        <w:gridCol w:w="1442"/>
        <w:gridCol w:w="1191"/>
      </w:tblGrid>
      <w:tr w14:paraId="4728DD90">
        <w:trPr>
          <w:trHeight w:val="390" w:hRule="atLeast"/>
          <w:jc w:val="center"/>
          <w:ins w:id="2201" w:author="Somomgbeom" w:date="2025-09-03T19:24:00Z"/>
        </w:trPr>
        <w:tc>
          <w:tcPr>
            <w:tcW w:w="1180" w:type="dxa"/>
            <w:tcBorders>
              <w:top w:val="single" w:color="auto" w:sz="12" w:space="0"/>
              <w:left w:val="nil"/>
              <w:bottom w:val="single" w:color="auto" w:sz="6" w:space="0"/>
              <w:right w:val="nil"/>
            </w:tcBorders>
            <w:vAlign w:val="center"/>
          </w:tcPr>
          <w:p w14:paraId="41C1E71C">
            <w:pPr>
              <w:spacing w:line="360" w:lineRule="auto"/>
              <w:ind w:firstLine="0"/>
              <w:jc w:val="center"/>
              <w:rPr>
                <w:ins w:id="2202" w:author="Somomgbeom" w:date="2025-09-03T19:24:00Z"/>
                <w:rFonts w:eastAsia="宋体"/>
                <w:sz w:val="21"/>
                <w:szCs w:val="21"/>
              </w:rPr>
            </w:pPr>
            <w:ins w:id="2203" w:author="Somomgbeom" w:date="2025-09-03T19:24:00Z">
              <w:r>
                <w:rPr>
                  <w:rFonts w:hint="eastAsia" w:ascii="宋体" w:hAnsi="宋体" w:eastAsia="宋体" w:cs="宋体"/>
                  <w:sz w:val="21"/>
                  <w:szCs w:val="21"/>
                  <w:lang w:bidi="ar"/>
                </w:rPr>
                <w:t>数据集</w:t>
              </w:r>
            </w:ins>
          </w:p>
        </w:tc>
        <w:tc>
          <w:tcPr>
            <w:tcW w:w="1160" w:type="dxa"/>
            <w:tcBorders>
              <w:top w:val="single" w:color="auto" w:sz="12" w:space="0"/>
              <w:left w:val="nil"/>
              <w:bottom w:val="single" w:color="auto" w:sz="6" w:space="0"/>
              <w:right w:val="nil"/>
            </w:tcBorders>
            <w:vAlign w:val="center"/>
          </w:tcPr>
          <w:p w14:paraId="46CBF9EF">
            <w:pPr>
              <w:spacing w:line="360" w:lineRule="auto"/>
              <w:ind w:firstLine="0"/>
              <w:jc w:val="center"/>
              <w:rPr>
                <w:ins w:id="2204" w:author="Somomgbeom" w:date="2025-09-03T19:24:00Z"/>
                <w:rFonts w:eastAsia="宋体"/>
                <w:sz w:val="21"/>
                <w:szCs w:val="21"/>
              </w:rPr>
            </w:pPr>
            <w:ins w:id="2205" w:author="Somomgbeom" w:date="2025-09-03T19:24:00Z">
              <w:r>
                <w:rPr>
                  <w:rFonts w:eastAsia="宋体"/>
                  <w:sz w:val="21"/>
                  <w:szCs w:val="21"/>
                  <w:lang w:bidi="ar"/>
                </w:rPr>
                <w:t>DKT</w:t>
              </w:r>
            </w:ins>
          </w:p>
        </w:tc>
        <w:tc>
          <w:tcPr>
            <w:tcW w:w="1220" w:type="dxa"/>
            <w:tcBorders>
              <w:top w:val="single" w:color="auto" w:sz="12" w:space="0"/>
              <w:left w:val="nil"/>
              <w:bottom w:val="single" w:color="auto" w:sz="6" w:space="0"/>
              <w:right w:val="nil"/>
            </w:tcBorders>
            <w:vAlign w:val="center"/>
          </w:tcPr>
          <w:p w14:paraId="1A401AB8">
            <w:pPr>
              <w:spacing w:line="360" w:lineRule="auto"/>
              <w:ind w:firstLine="0"/>
              <w:jc w:val="center"/>
              <w:rPr>
                <w:ins w:id="2206" w:author="Somomgbeom" w:date="2025-09-03T19:24:00Z"/>
                <w:rFonts w:eastAsia="宋体"/>
                <w:sz w:val="21"/>
                <w:szCs w:val="21"/>
              </w:rPr>
            </w:pPr>
            <w:ins w:id="2207" w:author="Somomgbeom" w:date="2025-09-03T19:24:00Z">
              <w:r>
                <w:rPr>
                  <w:rFonts w:eastAsia="宋体"/>
                  <w:sz w:val="21"/>
                  <w:szCs w:val="21"/>
                  <w:lang w:bidi="ar"/>
                </w:rPr>
                <w:t>DKVMN</w:t>
              </w:r>
            </w:ins>
          </w:p>
        </w:tc>
        <w:tc>
          <w:tcPr>
            <w:tcW w:w="1160" w:type="dxa"/>
            <w:tcBorders>
              <w:top w:val="single" w:color="auto" w:sz="12" w:space="0"/>
              <w:left w:val="nil"/>
              <w:bottom w:val="single" w:color="auto" w:sz="6" w:space="0"/>
              <w:right w:val="nil"/>
            </w:tcBorders>
            <w:vAlign w:val="center"/>
          </w:tcPr>
          <w:p w14:paraId="284DD6F8">
            <w:pPr>
              <w:spacing w:line="360" w:lineRule="auto"/>
              <w:ind w:firstLine="0"/>
              <w:jc w:val="center"/>
              <w:rPr>
                <w:ins w:id="2208" w:author="Somomgbeom" w:date="2025-09-03T19:24:00Z"/>
                <w:rFonts w:eastAsia="宋体"/>
                <w:sz w:val="21"/>
                <w:szCs w:val="21"/>
              </w:rPr>
            </w:pPr>
            <w:ins w:id="2209" w:author="Somomgbeom" w:date="2025-09-03T19:24:00Z">
              <w:r>
                <w:rPr>
                  <w:rFonts w:eastAsia="宋体"/>
                  <w:sz w:val="21"/>
                  <w:szCs w:val="21"/>
                  <w:lang w:bidi="ar"/>
                </w:rPr>
                <w:t>AKT</w:t>
              </w:r>
            </w:ins>
          </w:p>
        </w:tc>
        <w:tc>
          <w:tcPr>
            <w:tcW w:w="1172" w:type="dxa"/>
            <w:tcBorders>
              <w:top w:val="single" w:color="auto" w:sz="12" w:space="0"/>
              <w:left w:val="nil"/>
              <w:bottom w:val="single" w:color="auto" w:sz="6" w:space="0"/>
              <w:right w:val="nil"/>
            </w:tcBorders>
            <w:vAlign w:val="center"/>
          </w:tcPr>
          <w:p w14:paraId="4D3C9E91">
            <w:pPr>
              <w:spacing w:line="360" w:lineRule="auto"/>
              <w:ind w:firstLine="0"/>
              <w:jc w:val="center"/>
              <w:rPr>
                <w:ins w:id="2210" w:author="Somomgbeom" w:date="2025-09-03T19:24:00Z"/>
                <w:rFonts w:eastAsia="宋体"/>
                <w:sz w:val="21"/>
                <w:szCs w:val="21"/>
              </w:rPr>
            </w:pPr>
            <w:ins w:id="2211" w:author="Somomgbeom" w:date="2025-09-03T19:24:00Z">
              <w:r>
                <w:rPr>
                  <w:rFonts w:eastAsia="宋体"/>
                  <w:sz w:val="21"/>
                  <w:szCs w:val="21"/>
                  <w:lang w:bidi="ar"/>
                </w:rPr>
                <w:t>SAKT</w:t>
              </w:r>
            </w:ins>
          </w:p>
        </w:tc>
        <w:tc>
          <w:tcPr>
            <w:tcW w:w="1434" w:type="dxa"/>
            <w:tcBorders>
              <w:top w:val="single" w:color="auto" w:sz="12" w:space="0"/>
              <w:left w:val="nil"/>
              <w:bottom w:val="single" w:color="auto" w:sz="6" w:space="0"/>
              <w:right w:val="nil"/>
            </w:tcBorders>
            <w:vAlign w:val="center"/>
          </w:tcPr>
          <w:p w14:paraId="299BFC8A">
            <w:pPr>
              <w:spacing w:line="360" w:lineRule="auto"/>
              <w:ind w:firstLine="0"/>
              <w:jc w:val="center"/>
              <w:rPr>
                <w:ins w:id="2212" w:author="Somomgbeom" w:date="2025-09-03T19:24:00Z"/>
                <w:rFonts w:eastAsia="宋体"/>
                <w:sz w:val="21"/>
                <w:szCs w:val="21"/>
                <w:lang w:bidi="ar"/>
              </w:rPr>
            </w:pPr>
            <w:ins w:id="2213" w:author="Somomgbeom" w:date="2025-09-03T19:24:00Z">
              <w:r>
                <w:rPr>
                  <w:rFonts w:eastAsia="宋体"/>
                  <w:sz w:val="21"/>
                  <w:szCs w:val="21"/>
                  <w:lang w:bidi="ar"/>
                </w:rPr>
                <w:t>DTransformer</w:t>
              </w:r>
            </w:ins>
          </w:p>
        </w:tc>
        <w:tc>
          <w:tcPr>
            <w:tcW w:w="1192" w:type="dxa"/>
            <w:tcBorders>
              <w:top w:val="single" w:color="auto" w:sz="12" w:space="0"/>
              <w:left w:val="nil"/>
              <w:bottom w:val="single" w:color="auto" w:sz="6" w:space="0"/>
              <w:right w:val="nil"/>
            </w:tcBorders>
            <w:vAlign w:val="center"/>
          </w:tcPr>
          <w:p w14:paraId="60340822">
            <w:pPr>
              <w:spacing w:line="360" w:lineRule="auto"/>
              <w:ind w:firstLine="0"/>
              <w:jc w:val="center"/>
              <w:rPr>
                <w:ins w:id="2214" w:author="Somomgbeom" w:date="2025-09-03T19:24:00Z"/>
                <w:rFonts w:eastAsia="宋体"/>
                <w:sz w:val="21"/>
                <w:szCs w:val="21"/>
              </w:rPr>
            </w:pPr>
            <w:ins w:id="2215" w:author="Somomgbeom" w:date="2025-09-03T19:24:00Z">
              <w:r>
                <w:rPr>
                  <w:rFonts w:eastAsia="宋体"/>
                  <w:sz w:val="21"/>
                  <w:szCs w:val="21"/>
                  <w:lang w:bidi="ar"/>
                </w:rPr>
                <w:t>SATKT</w:t>
              </w:r>
            </w:ins>
          </w:p>
        </w:tc>
      </w:tr>
      <w:tr w14:paraId="3FD39183">
        <w:trPr>
          <w:trHeight w:val="90" w:hRule="atLeast"/>
          <w:jc w:val="center"/>
          <w:ins w:id="2216" w:author="Somomgbeom" w:date="2025-09-03T19:24:00Z"/>
        </w:trPr>
        <w:tc>
          <w:tcPr>
            <w:tcW w:w="1180" w:type="dxa"/>
            <w:tcBorders>
              <w:top w:val="single" w:color="auto" w:sz="6" w:space="0"/>
              <w:left w:val="nil"/>
              <w:bottom w:val="nil"/>
              <w:right w:val="nil"/>
            </w:tcBorders>
            <w:vAlign w:val="center"/>
          </w:tcPr>
          <w:p w14:paraId="05C8B5A8">
            <w:pPr>
              <w:spacing w:line="360" w:lineRule="auto"/>
              <w:ind w:firstLine="0"/>
              <w:jc w:val="center"/>
              <w:rPr>
                <w:ins w:id="2217" w:author="Somomgbeom" w:date="2025-09-03T19:24:00Z"/>
                <w:rFonts w:eastAsia="宋体"/>
                <w:sz w:val="21"/>
                <w:szCs w:val="21"/>
              </w:rPr>
            </w:pPr>
            <w:ins w:id="2218" w:author="Somomgbeom" w:date="2025-09-03T19:24:00Z">
              <w:r>
                <w:rPr>
                  <w:rFonts w:eastAsia="宋体"/>
                  <w:sz w:val="21"/>
                  <w:szCs w:val="21"/>
                  <w:lang w:bidi="ar"/>
                </w:rPr>
                <w:t>assist09</w:t>
              </w:r>
            </w:ins>
          </w:p>
        </w:tc>
        <w:tc>
          <w:tcPr>
            <w:tcW w:w="1160" w:type="dxa"/>
            <w:tcBorders>
              <w:top w:val="single" w:color="auto" w:sz="6" w:space="0"/>
              <w:left w:val="nil"/>
              <w:bottom w:val="nil"/>
              <w:right w:val="nil"/>
            </w:tcBorders>
            <w:vAlign w:val="center"/>
          </w:tcPr>
          <w:p w14:paraId="7FEDA76C">
            <w:pPr>
              <w:snapToGrid/>
              <w:spacing w:line="360" w:lineRule="auto"/>
              <w:ind w:firstLine="0"/>
              <w:jc w:val="center"/>
              <w:rPr>
                <w:ins w:id="2219" w:author="Somomgbeom" w:date="2025-09-03T19:24:00Z"/>
                <w:rFonts w:eastAsia="宋体"/>
                <w:sz w:val="21"/>
                <w:szCs w:val="21"/>
                <w:lang w:bidi="ar"/>
              </w:rPr>
            </w:pPr>
            <w:ins w:id="2220" w:author="Somomgbeom" w:date="2025-09-03T19:49:00Z">
              <w:r>
                <w:rPr>
                  <w:rFonts w:eastAsia="宋体"/>
                  <w:sz w:val="21"/>
                  <w:szCs w:val="21"/>
                  <w:lang w:bidi="ar"/>
                </w:rPr>
                <w:t>0.790</w:t>
              </w:r>
            </w:ins>
            <w:ins w:id="2221" w:author="hui wan" w:date="2025-12-28T20:54:00Z">
              <w:r>
                <w:rPr>
                  <w:rFonts w:hint="eastAsia" w:eastAsia="宋体"/>
                  <w:sz w:val="21"/>
                  <w:szCs w:val="21"/>
                  <w:lang w:bidi="ar"/>
                </w:rPr>
                <w:t xml:space="preserve"> </w:t>
              </w:r>
            </w:ins>
            <w:ins w:id="2222" w:author="Somomgbeom" w:date="2025-09-03T19:49:00Z">
              <w:r>
                <w:rPr>
                  <w:rFonts w:eastAsia="宋体"/>
                  <w:sz w:val="21"/>
                  <w:szCs w:val="21"/>
                  <w:lang w:bidi="ar"/>
                </w:rPr>
                <w:t>8</w:t>
              </w:r>
            </w:ins>
          </w:p>
        </w:tc>
        <w:tc>
          <w:tcPr>
            <w:tcW w:w="1220" w:type="dxa"/>
            <w:tcBorders>
              <w:top w:val="single" w:color="auto" w:sz="6" w:space="0"/>
              <w:left w:val="nil"/>
              <w:bottom w:val="nil"/>
              <w:right w:val="nil"/>
            </w:tcBorders>
            <w:vAlign w:val="center"/>
          </w:tcPr>
          <w:p w14:paraId="5B3CDFAE">
            <w:pPr>
              <w:snapToGrid/>
              <w:spacing w:line="360" w:lineRule="auto"/>
              <w:ind w:firstLine="0"/>
              <w:jc w:val="center"/>
              <w:rPr>
                <w:ins w:id="2223" w:author="Somomgbeom" w:date="2025-09-03T19:24:00Z"/>
                <w:rFonts w:eastAsia="宋体"/>
                <w:sz w:val="21"/>
                <w:szCs w:val="21"/>
                <w:lang w:bidi="ar"/>
              </w:rPr>
            </w:pPr>
            <w:ins w:id="2224" w:author="Somomgbeom" w:date="2025-09-03T19:49:00Z">
              <w:r>
                <w:rPr>
                  <w:rFonts w:eastAsia="宋体"/>
                  <w:sz w:val="21"/>
                  <w:szCs w:val="21"/>
                  <w:lang w:bidi="ar"/>
                </w:rPr>
                <w:t>0.789</w:t>
              </w:r>
            </w:ins>
            <w:ins w:id="2225" w:author="hui wan" w:date="2025-12-28T20:54:00Z">
              <w:r>
                <w:rPr>
                  <w:rFonts w:hint="eastAsia" w:eastAsia="宋体"/>
                  <w:sz w:val="21"/>
                  <w:szCs w:val="21"/>
                  <w:lang w:bidi="ar"/>
                </w:rPr>
                <w:t xml:space="preserve"> </w:t>
              </w:r>
            </w:ins>
            <w:ins w:id="2226" w:author="Somomgbeom" w:date="2025-09-03T19:49:00Z">
              <w:r>
                <w:rPr>
                  <w:rFonts w:eastAsia="宋体"/>
                  <w:sz w:val="21"/>
                  <w:szCs w:val="21"/>
                  <w:lang w:bidi="ar"/>
                </w:rPr>
                <w:t>1</w:t>
              </w:r>
            </w:ins>
          </w:p>
        </w:tc>
        <w:tc>
          <w:tcPr>
            <w:tcW w:w="1160" w:type="dxa"/>
            <w:tcBorders>
              <w:top w:val="single" w:color="auto" w:sz="6" w:space="0"/>
              <w:left w:val="nil"/>
              <w:bottom w:val="nil"/>
              <w:right w:val="nil"/>
            </w:tcBorders>
            <w:vAlign w:val="center"/>
          </w:tcPr>
          <w:p w14:paraId="495E0362">
            <w:pPr>
              <w:snapToGrid/>
              <w:spacing w:line="360" w:lineRule="auto"/>
              <w:ind w:firstLine="0"/>
              <w:jc w:val="center"/>
              <w:rPr>
                <w:ins w:id="2227" w:author="Somomgbeom" w:date="2025-09-03T19:24:00Z"/>
                <w:rFonts w:eastAsia="宋体"/>
                <w:sz w:val="21"/>
                <w:szCs w:val="21"/>
                <w:lang w:bidi="ar"/>
              </w:rPr>
            </w:pPr>
            <w:ins w:id="2228" w:author="Somomgbeom" w:date="2025-09-03T19:49:00Z">
              <w:r>
                <w:rPr>
                  <w:rFonts w:eastAsia="宋体"/>
                  <w:sz w:val="21"/>
                  <w:szCs w:val="21"/>
                  <w:lang w:bidi="ar"/>
                </w:rPr>
                <w:t>0.778</w:t>
              </w:r>
            </w:ins>
            <w:ins w:id="2229" w:author="hui wan" w:date="2025-12-28T20:54:00Z">
              <w:r>
                <w:rPr>
                  <w:rFonts w:hint="eastAsia" w:eastAsia="宋体"/>
                  <w:sz w:val="21"/>
                  <w:szCs w:val="21"/>
                  <w:lang w:bidi="ar"/>
                </w:rPr>
                <w:t xml:space="preserve"> </w:t>
              </w:r>
            </w:ins>
            <w:ins w:id="2230" w:author="Somomgbeom" w:date="2025-09-03T19:49:00Z">
              <w:r>
                <w:rPr>
                  <w:rFonts w:eastAsia="宋体"/>
                  <w:sz w:val="21"/>
                  <w:szCs w:val="21"/>
                  <w:lang w:bidi="ar"/>
                </w:rPr>
                <w:t>3</w:t>
              </w:r>
            </w:ins>
          </w:p>
        </w:tc>
        <w:tc>
          <w:tcPr>
            <w:tcW w:w="1172" w:type="dxa"/>
            <w:tcBorders>
              <w:top w:val="single" w:color="auto" w:sz="6" w:space="0"/>
              <w:left w:val="nil"/>
              <w:bottom w:val="nil"/>
              <w:right w:val="nil"/>
            </w:tcBorders>
            <w:vAlign w:val="center"/>
          </w:tcPr>
          <w:p w14:paraId="36B49308">
            <w:pPr>
              <w:spacing w:line="360" w:lineRule="auto"/>
              <w:ind w:firstLine="0"/>
              <w:jc w:val="center"/>
              <w:rPr>
                <w:ins w:id="2231" w:author="Somomgbeom" w:date="2025-09-03T19:24:00Z"/>
                <w:rFonts w:eastAsia="宋体"/>
                <w:sz w:val="21"/>
                <w:szCs w:val="21"/>
                <w:lang w:bidi="ar"/>
              </w:rPr>
            </w:pPr>
            <w:ins w:id="2232" w:author="Somomgbeom" w:date="2025-09-03T19:24:00Z">
              <w:r>
                <w:rPr>
                  <w:rFonts w:eastAsia="宋体"/>
                  <w:sz w:val="21"/>
                  <w:szCs w:val="21"/>
                  <w:lang w:bidi="ar"/>
                </w:rPr>
                <w:t>0.793</w:t>
              </w:r>
            </w:ins>
            <w:ins w:id="2233" w:author="hui wan" w:date="2025-12-28T20:54:00Z">
              <w:r>
                <w:rPr>
                  <w:rFonts w:hint="eastAsia" w:eastAsia="宋体"/>
                  <w:sz w:val="21"/>
                  <w:szCs w:val="21"/>
                  <w:lang w:bidi="ar"/>
                </w:rPr>
                <w:t xml:space="preserve"> </w:t>
              </w:r>
            </w:ins>
            <w:ins w:id="2234" w:author="Somomgbeom" w:date="2025-09-03T19:24:00Z">
              <w:r>
                <w:rPr>
                  <w:rFonts w:eastAsia="宋体"/>
                  <w:sz w:val="21"/>
                  <w:szCs w:val="21"/>
                  <w:lang w:bidi="ar"/>
                </w:rPr>
                <w:t>9</w:t>
              </w:r>
            </w:ins>
          </w:p>
        </w:tc>
        <w:tc>
          <w:tcPr>
            <w:tcW w:w="1434" w:type="dxa"/>
            <w:tcBorders>
              <w:top w:val="single" w:color="auto" w:sz="6" w:space="0"/>
              <w:left w:val="nil"/>
              <w:bottom w:val="nil"/>
              <w:right w:val="nil"/>
            </w:tcBorders>
            <w:vAlign w:val="center"/>
          </w:tcPr>
          <w:p w14:paraId="487957DF">
            <w:pPr>
              <w:spacing w:line="360" w:lineRule="auto"/>
              <w:ind w:firstLine="0"/>
              <w:jc w:val="center"/>
              <w:rPr>
                <w:ins w:id="2235" w:author="Somomgbeom" w:date="2025-09-03T19:24:00Z"/>
                <w:rFonts w:eastAsia="宋体"/>
                <w:sz w:val="21"/>
                <w:szCs w:val="21"/>
                <w:lang w:bidi="ar"/>
              </w:rPr>
            </w:pPr>
            <w:ins w:id="2236" w:author="Somomgbeom" w:date="2025-09-03T19:24:00Z">
              <w:r>
                <w:rPr>
                  <w:rFonts w:hint="eastAsia" w:eastAsia="宋体"/>
                  <w:sz w:val="21"/>
                  <w:szCs w:val="21"/>
                  <w:lang w:bidi="ar"/>
                </w:rPr>
                <w:t>0.801</w:t>
              </w:r>
            </w:ins>
            <w:ins w:id="2237" w:author="hui wan" w:date="2025-12-28T20:54:00Z">
              <w:r>
                <w:rPr>
                  <w:rFonts w:hint="eastAsia" w:eastAsia="宋体"/>
                  <w:sz w:val="21"/>
                  <w:szCs w:val="21"/>
                  <w:lang w:bidi="ar"/>
                </w:rPr>
                <w:t xml:space="preserve"> </w:t>
              </w:r>
            </w:ins>
            <w:ins w:id="2238" w:author="Somomgbeom" w:date="2025-09-03T19:24:00Z">
              <w:r>
                <w:rPr>
                  <w:rFonts w:hint="eastAsia" w:eastAsia="宋体"/>
                  <w:sz w:val="21"/>
                  <w:szCs w:val="21"/>
                  <w:lang w:bidi="ar"/>
                </w:rPr>
                <w:t>4</w:t>
              </w:r>
            </w:ins>
          </w:p>
        </w:tc>
        <w:tc>
          <w:tcPr>
            <w:tcW w:w="1192" w:type="dxa"/>
            <w:tcBorders>
              <w:top w:val="single" w:color="auto" w:sz="6" w:space="0"/>
              <w:left w:val="nil"/>
              <w:bottom w:val="nil"/>
              <w:right w:val="nil"/>
            </w:tcBorders>
            <w:vAlign w:val="center"/>
          </w:tcPr>
          <w:p w14:paraId="722CE82A">
            <w:pPr>
              <w:spacing w:line="360" w:lineRule="auto"/>
              <w:ind w:firstLine="0"/>
              <w:jc w:val="center"/>
              <w:rPr>
                <w:ins w:id="2239" w:author="Somomgbeom" w:date="2025-09-03T19:24:00Z"/>
                <w:rFonts w:eastAsia="宋体"/>
                <w:sz w:val="21"/>
                <w:szCs w:val="21"/>
                <w:lang w:bidi="ar"/>
              </w:rPr>
            </w:pPr>
            <w:ins w:id="2240" w:author="Somomgbeom" w:date="2025-09-03T19:24:00Z">
              <w:r>
                <w:rPr>
                  <w:rFonts w:eastAsia="宋体"/>
                  <w:sz w:val="21"/>
                  <w:szCs w:val="21"/>
                  <w:lang w:bidi="ar"/>
                </w:rPr>
                <w:t>0.819</w:t>
              </w:r>
            </w:ins>
            <w:ins w:id="2241" w:author="hui wan" w:date="2025-12-28T20:55:00Z">
              <w:r>
                <w:rPr>
                  <w:rFonts w:hint="eastAsia" w:eastAsia="宋体"/>
                  <w:sz w:val="21"/>
                  <w:szCs w:val="21"/>
                  <w:lang w:bidi="ar"/>
                </w:rPr>
                <w:t xml:space="preserve"> </w:t>
              </w:r>
            </w:ins>
            <w:ins w:id="2242" w:author="Somomgbeom" w:date="2025-09-03T19:24:00Z">
              <w:r>
                <w:rPr>
                  <w:rFonts w:eastAsia="宋体"/>
                  <w:sz w:val="21"/>
                  <w:szCs w:val="21"/>
                  <w:lang w:bidi="ar"/>
                </w:rPr>
                <w:t>7</w:t>
              </w:r>
            </w:ins>
          </w:p>
        </w:tc>
      </w:tr>
      <w:tr w14:paraId="6472D1B4">
        <w:trPr>
          <w:jc w:val="center"/>
          <w:ins w:id="2243" w:author="Somomgbeom" w:date="2025-09-03T19:24:00Z"/>
        </w:trPr>
        <w:tc>
          <w:tcPr>
            <w:tcW w:w="1180" w:type="dxa"/>
            <w:tcBorders>
              <w:top w:val="nil"/>
              <w:left w:val="nil"/>
              <w:bottom w:val="nil"/>
              <w:right w:val="nil"/>
            </w:tcBorders>
            <w:vAlign w:val="center"/>
          </w:tcPr>
          <w:p w14:paraId="32822AFA">
            <w:pPr>
              <w:spacing w:line="360" w:lineRule="auto"/>
              <w:ind w:firstLine="0"/>
              <w:jc w:val="center"/>
              <w:rPr>
                <w:ins w:id="2244" w:author="Somomgbeom" w:date="2025-09-03T19:24:00Z"/>
                <w:rFonts w:eastAsia="宋体"/>
                <w:sz w:val="21"/>
                <w:szCs w:val="21"/>
              </w:rPr>
            </w:pPr>
            <w:ins w:id="2245" w:author="Somomgbeom" w:date="2025-09-03T19:24:00Z">
              <w:r>
                <w:rPr>
                  <w:rFonts w:eastAsia="宋体"/>
                  <w:sz w:val="21"/>
                  <w:szCs w:val="21"/>
                  <w:lang w:bidi="ar"/>
                </w:rPr>
                <w:t>algebra05</w:t>
              </w:r>
            </w:ins>
          </w:p>
        </w:tc>
        <w:tc>
          <w:tcPr>
            <w:tcW w:w="1160" w:type="dxa"/>
            <w:tcBorders>
              <w:top w:val="nil"/>
              <w:left w:val="nil"/>
              <w:bottom w:val="nil"/>
              <w:right w:val="nil"/>
            </w:tcBorders>
            <w:vAlign w:val="center"/>
          </w:tcPr>
          <w:p w14:paraId="46B7913C">
            <w:pPr>
              <w:snapToGrid/>
              <w:spacing w:line="360" w:lineRule="auto"/>
              <w:ind w:firstLine="0"/>
              <w:jc w:val="center"/>
              <w:rPr>
                <w:ins w:id="2246" w:author="Somomgbeom" w:date="2025-09-03T19:24:00Z"/>
                <w:rFonts w:eastAsia="宋体"/>
                <w:sz w:val="21"/>
                <w:szCs w:val="21"/>
                <w:lang w:bidi="ar"/>
              </w:rPr>
            </w:pPr>
            <w:ins w:id="2247" w:author="Somomgbeom" w:date="2025-09-03T19:49:00Z">
              <w:r>
                <w:rPr>
                  <w:rFonts w:eastAsia="宋体"/>
                  <w:sz w:val="21"/>
                  <w:szCs w:val="21"/>
                  <w:lang w:bidi="ar"/>
                </w:rPr>
                <w:t>0.755</w:t>
              </w:r>
            </w:ins>
            <w:ins w:id="2248" w:author="hui wan" w:date="2025-12-28T20:54:00Z">
              <w:r>
                <w:rPr>
                  <w:rFonts w:hint="eastAsia" w:eastAsia="宋体"/>
                  <w:sz w:val="21"/>
                  <w:szCs w:val="21"/>
                  <w:lang w:bidi="ar"/>
                </w:rPr>
                <w:t xml:space="preserve"> </w:t>
              </w:r>
            </w:ins>
            <w:ins w:id="2249" w:author="Somomgbeom" w:date="2025-09-03T19:49:00Z">
              <w:r>
                <w:rPr>
                  <w:rFonts w:eastAsia="宋体"/>
                  <w:sz w:val="21"/>
                  <w:szCs w:val="21"/>
                  <w:lang w:bidi="ar"/>
                </w:rPr>
                <w:t>8</w:t>
              </w:r>
            </w:ins>
          </w:p>
        </w:tc>
        <w:tc>
          <w:tcPr>
            <w:tcW w:w="1220" w:type="dxa"/>
            <w:tcBorders>
              <w:top w:val="nil"/>
              <w:left w:val="nil"/>
              <w:bottom w:val="nil"/>
              <w:right w:val="nil"/>
            </w:tcBorders>
            <w:vAlign w:val="center"/>
          </w:tcPr>
          <w:p w14:paraId="0B4B9187">
            <w:pPr>
              <w:snapToGrid/>
              <w:spacing w:line="360" w:lineRule="auto"/>
              <w:ind w:firstLine="0"/>
              <w:jc w:val="center"/>
              <w:rPr>
                <w:ins w:id="2250" w:author="Somomgbeom" w:date="2025-09-03T19:24:00Z"/>
                <w:rFonts w:eastAsia="宋体"/>
                <w:sz w:val="21"/>
                <w:szCs w:val="21"/>
                <w:lang w:bidi="ar"/>
              </w:rPr>
            </w:pPr>
            <w:ins w:id="2251" w:author="Somomgbeom" w:date="2025-09-03T19:49:00Z">
              <w:r>
                <w:rPr>
                  <w:rFonts w:eastAsia="宋体"/>
                  <w:sz w:val="21"/>
                  <w:szCs w:val="21"/>
                  <w:lang w:bidi="ar"/>
                </w:rPr>
                <w:t>0.785</w:t>
              </w:r>
            </w:ins>
            <w:ins w:id="2252" w:author="hui wan" w:date="2025-12-28T20:54:00Z">
              <w:r>
                <w:rPr>
                  <w:rFonts w:hint="eastAsia" w:eastAsia="宋体"/>
                  <w:sz w:val="21"/>
                  <w:szCs w:val="21"/>
                  <w:lang w:bidi="ar"/>
                </w:rPr>
                <w:t xml:space="preserve"> </w:t>
              </w:r>
            </w:ins>
            <w:ins w:id="2253" w:author="Somomgbeom" w:date="2025-09-03T19:49:00Z">
              <w:r>
                <w:rPr>
                  <w:rFonts w:eastAsia="宋体"/>
                  <w:sz w:val="21"/>
                  <w:szCs w:val="21"/>
                  <w:lang w:bidi="ar"/>
                </w:rPr>
                <w:t>7</w:t>
              </w:r>
            </w:ins>
          </w:p>
        </w:tc>
        <w:tc>
          <w:tcPr>
            <w:tcW w:w="1160" w:type="dxa"/>
            <w:tcBorders>
              <w:top w:val="nil"/>
              <w:left w:val="nil"/>
              <w:bottom w:val="nil"/>
              <w:right w:val="nil"/>
            </w:tcBorders>
            <w:vAlign w:val="center"/>
          </w:tcPr>
          <w:p w14:paraId="6D1A9CA4">
            <w:pPr>
              <w:snapToGrid/>
              <w:spacing w:line="360" w:lineRule="auto"/>
              <w:ind w:firstLine="0"/>
              <w:jc w:val="center"/>
              <w:rPr>
                <w:ins w:id="2254" w:author="Somomgbeom" w:date="2025-09-03T19:24:00Z"/>
                <w:rFonts w:eastAsia="宋体"/>
                <w:sz w:val="21"/>
                <w:szCs w:val="21"/>
                <w:lang w:bidi="ar"/>
              </w:rPr>
            </w:pPr>
            <w:ins w:id="2255" w:author="Somomgbeom" w:date="2025-09-03T19:49:00Z">
              <w:r>
                <w:rPr>
                  <w:rFonts w:eastAsia="宋体"/>
                  <w:sz w:val="21"/>
                  <w:szCs w:val="21"/>
                  <w:lang w:bidi="ar"/>
                </w:rPr>
                <w:t>0.775</w:t>
              </w:r>
            </w:ins>
            <w:ins w:id="2256" w:author="hui wan" w:date="2025-12-28T20:54:00Z">
              <w:r>
                <w:rPr>
                  <w:rFonts w:hint="eastAsia" w:eastAsia="宋体"/>
                  <w:sz w:val="21"/>
                  <w:szCs w:val="21"/>
                  <w:lang w:bidi="ar"/>
                </w:rPr>
                <w:t xml:space="preserve"> </w:t>
              </w:r>
            </w:ins>
            <w:ins w:id="2257" w:author="Somomgbeom" w:date="2025-09-03T19:49:00Z">
              <w:r>
                <w:rPr>
                  <w:rFonts w:eastAsia="宋体"/>
                  <w:sz w:val="21"/>
                  <w:szCs w:val="21"/>
                  <w:lang w:bidi="ar"/>
                </w:rPr>
                <w:t>0</w:t>
              </w:r>
            </w:ins>
          </w:p>
        </w:tc>
        <w:tc>
          <w:tcPr>
            <w:tcW w:w="1172" w:type="dxa"/>
            <w:tcBorders>
              <w:top w:val="nil"/>
              <w:left w:val="nil"/>
              <w:bottom w:val="nil"/>
              <w:right w:val="nil"/>
            </w:tcBorders>
            <w:vAlign w:val="center"/>
          </w:tcPr>
          <w:p w14:paraId="30F82D0D">
            <w:pPr>
              <w:spacing w:line="360" w:lineRule="auto"/>
              <w:ind w:firstLine="0"/>
              <w:jc w:val="center"/>
              <w:rPr>
                <w:ins w:id="2258" w:author="Somomgbeom" w:date="2025-09-03T19:24:00Z"/>
                <w:rFonts w:eastAsia="宋体"/>
                <w:sz w:val="21"/>
                <w:szCs w:val="21"/>
                <w:lang w:bidi="ar"/>
              </w:rPr>
            </w:pPr>
            <w:ins w:id="2259" w:author="Somomgbeom" w:date="2025-09-03T19:24:00Z">
              <w:r>
                <w:rPr>
                  <w:rFonts w:eastAsia="宋体"/>
                  <w:sz w:val="21"/>
                  <w:szCs w:val="21"/>
                  <w:lang w:bidi="ar"/>
                </w:rPr>
                <w:t>0.743</w:t>
              </w:r>
            </w:ins>
            <w:ins w:id="2260" w:author="hui wan" w:date="2025-12-28T20:54:00Z">
              <w:r>
                <w:rPr>
                  <w:rFonts w:hint="eastAsia" w:eastAsia="宋体"/>
                  <w:sz w:val="21"/>
                  <w:szCs w:val="21"/>
                  <w:lang w:bidi="ar"/>
                </w:rPr>
                <w:t xml:space="preserve"> </w:t>
              </w:r>
            </w:ins>
            <w:ins w:id="2261" w:author="Somomgbeom" w:date="2025-09-03T19:24:00Z">
              <w:r>
                <w:rPr>
                  <w:rFonts w:eastAsia="宋体"/>
                  <w:sz w:val="21"/>
                  <w:szCs w:val="21"/>
                  <w:lang w:bidi="ar"/>
                </w:rPr>
                <w:t>3</w:t>
              </w:r>
            </w:ins>
          </w:p>
        </w:tc>
        <w:tc>
          <w:tcPr>
            <w:tcW w:w="1434" w:type="dxa"/>
            <w:tcBorders>
              <w:top w:val="nil"/>
              <w:left w:val="nil"/>
              <w:bottom w:val="nil"/>
              <w:right w:val="nil"/>
            </w:tcBorders>
            <w:vAlign w:val="center"/>
          </w:tcPr>
          <w:p w14:paraId="3BE50DBC">
            <w:pPr>
              <w:spacing w:line="360" w:lineRule="auto"/>
              <w:ind w:firstLine="0"/>
              <w:jc w:val="center"/>
              <w:rPr>
                <w:ins w:id="2262" w:author="Somomgbeom" w:date="2025-09-03T19:24:00Z"/>
                <w:rFonts w:eastAsia="宋体"/>
                <w:sz w:val="21"/>
                <w:szCs w:val="21"/>
                <w:lang w:bidi="ar"/>
              </w:rPr>
            </w:pPr>
            <w:ins w:id="2263" w:author="Somomgbeom" w:date="2025-09-03T19:24:00Z">
              <w:r>
                <w:rPr>
                  <w:rFonts w:eastAsia="宋体"/>
                  <w:sz w:val="21"/>
                  <w:szCs w:val="21"/>
                  <w:lang w:bidi="ar"/>
                </w:rPr>
                <w:t>0.782</w:t>
              </w:r>
            </w:ins>
            <w:ins w:id="2264" w:author="hui wan" w:date="2025-12-28T20:54:00Z">
              <w:r>
                <w:rPr>
                  <w:rFonts w:hint="eastAsia" w:eastAsia="宋体"/>
                  <w:sz w:val="21"/>
                  <w:szCs w:val="21"/>
                  <w:lang w:bidi="ar"/>
                </w:rPr>
                <w:t xml:space="preserve"> </w:t>
              </w:r>
            </w:ins>
            <w:ins w:id="2265" w:author="Somomgbeom" w:date="2025-09-03T19:24:00Z">
              <w:r>
                <w:rPr>
                  <w:rFonts w:eastAsia="宋体"/>
                  <w:sz w:val="21"/>
                  <w:szCs w:val="21"/>
                  <w:lang w:bidi="ar"/>
                </w:rPr>
                <w:t>1</w:t>
              </w:r>
            </w:ins>
          </w:p>
        </w:tc>
        <w:tc>
          <w:tcPr>
            <w:tcW w:w="1192" w:type="dxa"/>
            <w:tcBorders>
              <w:top w:val="nil"/>
              <w:left w:val="nil"/>
              <w:bottom w:val="nil"/>
              <w:right w:val="nil"/>
            </w:tcBorders>
            <w:vAlign w:val="center"/>
          </w:tcPr>
          <w:p w14:paraId="5D4CC01C">
            <w:pPr>
              <w:spacing w:line="360" w:lineRule="auto"/>
              <w:ind w:firstLine="0"/>
              <w:jc w:val="center"/>
              <w:rPr>
                <w:ins w:id="2266" w:author="Somomgbeom" w:date="2025-09-03T19:24:00Z"/>
                <w:rFonts w:eastAsia="宋体"/>
                <w:sz w:val="21"/>
                <w:szCs w:val="21"/>
                <w:lang w:bidi="ar"/>
              </w:rPr>
            </w:pPr>
            <w:ins w:id="2267" w:author="Somomgbeom" w:date="2025-09-03T19:24:00Z">
              <w:r>
                <w:rPr>
                  <w:rFonts w:eastAsia="宋体"/>
                  <w:sz w:val="21"/>
                  <w:szCs w:val="21"/>
                  <w:lang w:bidi="ar"/>
                </w:rPr>
                <w:t>0.793</w:t>
              </w:r>
            </w:ins>
            <w:ins w:id="2268" w:author="hui wan" w:date="2025-12-28T20:55:00Z">
              <w:r>
                <w:rPr>
                  <w:rFonts w:hint="eastAsia" w:eastAsia="宋体"/>
                  <w:sz w:val="21"/>
                  <w:szCs w:val="21"/>
                  <w:lang w:bidi="ar"/>
                </w:rPr>
                <w:t xml:space="preserve"> </w:t>
              </w:r>
            </w:ins>
            <w:ins w:id="2269" w:author="Somomgbeom" w:date="2025-09-03T19:24:00Z">
              <w:r>
                <w:rPr>
                  <w:rFonts w:eastAsia="宋体"/>
                  <w:sz w:val="21"/>
                  <w:szCs w:val="21"/>
                  <w:lang w:bidi="ar"/>
                </w:rPr>
                <w:t>0</w:t>
              </w:r>
            </w:ins>
          </w:p>
        </w:tc>
      </w:tr>
      <w:tr w14:paraId="7BFED2F1">
        <w:trPr>
          <w:jc w:val="center"/>
          <w:ins w:id="2270" w:author="Somomgbeom" w:date="2025-09-03T19:24:00Z"/>
        </w:trPr>
        <w:tc>
          <w:tcPr>
            <w:tcW w:w="1180" w:type="dxa"/>
            <w:tcBorders>
              <w:top w:val="nil"/>
              <w:left w:val="nil"/>
              <w:bottom w:val="nil"/>
              <w:right w:val="nil"/>
            </w:tcBorders>
            <w:vAlign w:val="center"/>
          </w:tcPr>
          <w:p w14:paraId="23E3D6EF">
            <w:pPr>
              <w:spacing w:line="360" w:lineRule="auto"/>
              <w:ind w:firstLine="0"/>
              <w:jc w:val="center"/>
              <w:rPr>
                <w:ins w:id="2271" w:author="Somomgbeom" w:date="2025-09-03T19:24:00Z"/>
                <w:rFonts w:eastAsia="宋体"/>
                <w:sz w:val="21"/>
                <w:szCs w:val="21"/>
              </w:rPr>
            </w:pPr>
            <w:ins w:id="2272" w:author="Somomgbeom" w:date="2025-09-03T19:24:00Z">
              <w:r>
                <w:rPr>
                  <w:rFonts w:eastAsia="宋体"/>
                  <w:sz w:val="21"/>
                  <w:szCs w:val="21"/>
                  <w:lang w:bidi="ar"/>
                </w:rPr>
                <w:t>statics</w:t>
              </w:r>
            </w:ins>
          </w:p>
        </w:tc>
        <w:tc>
          <w:tcPr>
            <w:tcW w:w="1160" w:type="dxa"/>
            <w:tcBorders>
              <w:top w:val="nil"/>
              <w:left w:val="nil"/>
              <w:bottom w:val="nil"/>
              <w:right w:val="nil"/>
            </w:tcBorders>
            <w:vAlign w:val="center"/>
          </w:tcPr>
          <w:p w14:paraId="76B961EB">
            <w:pPr>
              <w:snapToGrid/>
              <w:spacing w:line="360" w:lineRule="auto"/>
              <w:ind w:firstLine="0"/>
              <w:jc w:val="center"/>
              <w:rPr>
                <w:ins w:id="2273" w:author="Somomgbeom" w:date="2025-09-03T19:24:00Z"/>
                <w:rFonts w:eastAsia="宋体"/>
                <w:sz w:val="21"/>
                <w:szCs w:val="21"/>
                <w:lang w:bidi="ar"/>
              </w:rPr>
            </w:pPr>
            <w:ins w:id="2274" w:author="Somomgbeom" w:date="2025-09-03T19:49:00Z">
              <w:r>
                <w:rPr>
                  <w:rFonts w:eastAsia="宋体"/>
                  <w:sz w:val="21"/>
                  <w:szCs w:val="21"/>
                  <w:lang w:bidi="ar"/>
                </w:rPr>
                <w:t>0.818</w:t>
              </w:r>
            </w:ins>
            <w:ins w:id="2275" w:author="hui wan" w:date="2025-12-28T20:54:00Z">
              <w:r>
                <w:rPr>
                  <w:rFonts w:hint="eastAsia" w:eastAsia="宋体"/>
                  <w:sz w:val="21"/>
                  <w:szCs w:val="21"/>
                  <w:lang w:bidi="ar"/>
                </w:rPr>
                <w:t xml:space="preserve"> </w:t>
              </w:r>
            </w:ins>
            <w:ins w:id="2276" w:author="Somomgbeom" w:date="2025-09-03T19:49:00Z">
              <w:r>
                <w:rPr>
                  <w:rFonts w:eastAsia="宋体"/>
                  <w:sz w:val="21"/>
                  <w:szCs w:val="21"/>
                  <w:lang w:bidi="ar"/>
                </w:rPr>
                <w:t>2</w:t>
              </w:r>
            </w:ins>
          </w:p>
        </w:tc>
        <w:tc>
          <w:tcPr>
            <w:tcW w:w="1220" w:type="dxa"/>
            <w:tcBorders>
              <w:top w:val="nil"/>
              <w:left w:val="nil"/>
              <w:bottom w:val="nil"/>
              <w:right w:val="nil"/>
            </w:tcBorders>
            <w:vAlign w:val="center"/>
          </w:tcPr>
          <w:p w14:paraId="40EE5F12">
            <w:pPr>
              <w:snapToGrid/>
              <w:spacing w:line="360" w:lineRule="auto"/>
              <w:ind w:firstLine="0"/>
              <w:jc w:val="center"/>
              <w:rPr>
                <w:ins w:id="2277" w:author="Somomgbeom" w:date="2025-09-03T19:24:00Z"/>
                <w:rFonts w:eastAsia="宋体"/>
                <w:sz w:val="21"/>
                <w:szCs w:val="21"/>
                <w:lang w:bidi="ar"/>
              </w:rPr>
            </w:pPr>
            <w:ins w:id="2278" w:author="Somomgbeom" w:date="2025-09-03T19:49:00Z">
              <w:r>
                <w:rPr>
                  <w:rFonts w:eastAsia="宋体"/>
                  <w:sz w:val="21"/>
                  <w:szCs w:val="21"/>
                  <w:lang w:bidi="ar"/>
                </w:rPr>
                <w:t>0.826</w:t>
              </w:r>
            </w:ins>
            <w:ins w:id="2279" w:author="hui wan" w:date="2025-12-28T20:54:00Z">
              <w:r>
                <w:rPr>
                  <w:rFonts w:hint="eastAsia" w:eastAsia="宋体"/>
                  <w:sz w:val="21"/>
                  <w:szCs w:val="21"/>
                  <w:lang w:bidi="ar"/>
                </w:rPr>
                <w:t xml:space="preserve"> </w:t>
              </w:r>
            </w:ins>
            <w:ins w:id="2280" w:author="Somomgbeom" w:date="2025-09-03T19:49:00Z">
              <w:r>
                <w:rPr>
                  <w:rFonts w:eastAsia="宋体"/>
                  <w:sz w:val="21"/>
                  <w:szCs w:val="21"/>
                  <w:lang w:bidi="ar"/>
                </w:rPr>
                <w:t>5</w:t>
              </w:r>
            </w:ins>
          </w:p>
        </w:tc>
        <w:tc>
          <w:tcPr>
            <w:tcW w:w="1160" w:type="dxa"/>
            <w:tcBorders>
              <w:top w:val="nil"/>
              <w:left w:val="nil"/>
              <w:bottom w:val="nil"/>
              <w:right w:val="nil"/>
            </w:tcBorders>
            <w:vAlign w:val="center"/>
          </w:tcPr>
          <w:p w14:paraId="13C20232">
            <w:pPr>
              <w:snapToGrid/>
              <w:spacing w:line="360" w:lineRule="auto"/>
              <w:ind w:firstLine="0"/>
              <w:jc w:val="center"/>
              <w:rPr>
                <w:ins w:id="2281" w:author="Somomgbeom" w:date="2025-09-03T19:24:00Z"/>
                <w:rFonts w:eastAsia="宋体"/>
                <w:sz w:val="21"/>
                <w:szCs w:val="21"/>
                <w:lang w:bidi="ar"/>
              </w:rPr>
            </w:pPr>
            <w:ins w:id="2282" w:author="Somomgbeom" w:date="2025-09-03T19:49:00Z">
              <w:r>
                <w:rPr>
                  <w:rFonts w:eastAsia="宋体"/>
                  <w:sz w:val="21"/>
                  <w:szCs w:val="21"/>
                  <w:lang w:bidi="ar"/>
                </w:rPr>
                <w:t>0.793</w:t>
              </w:r>
            </w:ins>
            <w:ins w:id="2283" w:author="hui wan" w:date="2025-12-28T20:54:00Z">
              <w:r>
                <w:rPr>
                  <w:rFonts w:hint="eastAsia" w:eastAsia="宋体"/>
                  <w:sz w:val="21"/>
                  <w:szCs w:val="21"/>
                  <w:lang w:bidi="ar"/>
                </w:rPr>
                <w:t xml:space="preserve"> </w:t>
              </w:r>
            </w:ins>
            <w:ins w:id="2284" w:author="Somomgbeom" w:date="2025-09-03T19:49:00Z">
              <w:r>
                <w:rPr>
                  <w:rFonts w:eastAsia="宋体"/>
                  <w:sz w:val="21"/>
                  <w:szCs w:val="21"/>
                  <w:lang w:bidi="ar"/>
                </w:rPr>
                <w:t>8</w:t>
              </w:r>
            </w:ins>
          </w:p>
        </w:tc>
        <w:tc>
          <w:tcPr>
            <w:tcW w:w="1172" w:type="dxa"/>
            <w:tcBorders>
              <w:top w:val="nil"/>
              <w:left w:val="nil"/>
              <w:bottom w:val="nil"/>
              <w:right w:val="nil"/>
            </w:tcBorders>
            <w:vAlign w:val="center"/>
          </w:tcPr>
          <w:p w14:paraId="14DAE4AD">
            <w:pPr>
              <w:spacing w:line="360" w:lineRule="auto"/>
              <w:ind w:firstLine="0"/>
              <w:jc w:val="center"/>
              <w:rPr>
                <w:ins w:id="2285" w:author="Somomgbeom" w:date="2025-09-03T19:24:00Z"/>
                <w:rFonts w:eastAsia="宋体"/>
                <w:sz w:val="21"/>
                <w:szCs w:val="21"/>
                <w:lang w:bidi="ar"/>
              </w:rPr>
            </w:pPr>
            <w:ins w:id="2286" w:author="Somomgbeom" w:date="2025-09-03T19:24:00Z">
              <w:r>
                <w:rPr>
                  <w:rFonts w:eastAsia="宋体"/>
                  <w:sz w:val="21"/>
                  <w:szCs w:val="21"/>
                  <w:lang w:bidi="ar"/>
                </w:rPr>
                <w:t>0.818</w:t>
              </w:r>
            </w:ins>
            <w:ins w:id="2287" w:author="hui wan" w:date="2025-12-28T20:54:00Z">
              <w:r>
                <w:rPr>
                  <w:rFonts w:hint="eastAsia" w:eastAsia="宋体"/>
                  <w:sz w:val="21"/>
                  <w:szCs w:val="21"/>
                  <w:lang w:bidi="ar"/>
                </w:rPr>
                <w:t xml:space="preserve"> </w:t>
              </w:r>
            </w:ins>
            <w:ins w:id="2288" w:author="Somomgbeom" w:date="2025-09-03T19:24:00Z">
              <w:r>
                <w:rPr>
                  <w:rFonts w:eastAsia="宋体"/>
                  <w:sz w:val="21"/>
                  <w:szCs w:val="21"/>
                  <w:lang w:bidi="ar"/>
                </w:rPr>
                <w:t>6</w:t>
              </w:r>
            </w:ins>
          </w:p>
        </w:tc>
        <w:tc>
          <w:tcPr>
            <w:tcW w:w="1434" w:type="dxa"/>
            <w:tcBorders>
              <w:top w:val="nil"/>
              <w:left w:val="nil"/>
              <w:bottom w:val="nil"/>
              <w:right w:val="nil"/>
            </w:tcBorders>
            <w:vAlign w:val="center"/>
          </w:tcPr>
          <w:p w14:paraId="2C837047">
            <w:pPr>
              <w:spacing w:line="360" w:lineRule="auto"/>
              <w:ind w:firstLine="0"/>
              <w:jc w:val="center"/>
              <w:rPr>
                <w:ins w:id="2289" w:author="Somomgbeom" w:date="2025-09-03T19:24:00Z"/>
                <w:rFonts w:eastAsia="宋体"/>
                <w:sz w:val="21"/>
                <w:szCs w:val="21"/>
                <w:lang w:bidi="ar"/>
              </w:rPr>
            </w:pPr>
            <w:ins w:id="2290" w:author="Somomgbeom" w:date="2025-09-03T19:24:00Z">
              <w:r>
                <w:rPr>
                  <w:rFonts w:eastAsia="宋体"/>
                  <w:sz w:val="21"/>
                  <w:szCs w:val="21"/>
                  <w:lang w:bidi="ar"/>
                </w:rPr>
                <w:t>0.8</w:t>
              </w:r>
            </w:ins>
            <w:ins w:id="2291" w:author="Somomgbeom" w:date="2025-09-03T19:24:00Z">
              <w:r>
                <w:rPr>
                  <w:rFonts w:hint="eastAsia" w:eastAsia="宋体"/>
                  <w:sz w:val="21"/>
                  <w:szCs w:val="21"/>
                  <w:lang w:bidi="ar"/>
                </w:rPr>
                <w:t>2</w:t>
              </w:r>
            </w:ins>
            <w:ins w:id="2292" w:author="Somomgbeom" w:date="2025-09-03T19:24:00Z">
              <w:r>
                <w:rPr>
                  <w:rFonts w:eastAsia="宋体"/>
                  <w:sz w:val="21"/>
                  <w:szCs w:val="21"/>
                  <w:lang w:bidi="ar"/>
                </w:rPr>
                <w:t>7</w:t>
              </w:r>
            </w:ins>
            <w:ins w:id="2293" w:author="hui wan" w:date="2025-12-28T20:54:00Z">
              <w:r>
                <w:rPr>
                  <w:rFonts w:hint="eastAsia" w:eastAsia="宋体"/>
                  <w:sz w:val="21"/>
                  <w:szCs w:val="21"/>
                  <w:lang w:bidi="ar"/>
                </w:rPr>
                <w:t xml:space="preserve"> </w:t>
              </w:r>
            </w:ins>
            <w:ins w:id="2294" w:author="Somomgbeom" w:date="2025-09-03T19:24:00Z">
              <w:r>
                <w:rPr>
                  <w:rFonts w:eastAsia="宋体"/>
                  <w:sz w:val="21"/>
                  <w:szCs w:val="21"/>
                  <w:lang w:bidi="ar"/>
                </w:rPr>
                <w:t>3</w:t>
              </w:r>
            </w:ins>
          </w:p>
        </w:tc>
        <w:tc>
          <w:tcPr>
            <w:tcW w:w="1192" w:type="dxa"/>
            <w:tcBorders>
              <w:top w:val="nil"/>
              <w:left w:val="nil"/>
              <w:bottom w:val="nil"/>
              <w:right w:val="nil"/>
            </w:tcBorders>
            <w:vAlign w:val="center"/>
          </w:tcPr>
          <w:p w14:paraId="49772CCF">
            <w:pPr>
              <w:spacing w:line="360" w:lineRule="auto"/>
              <w:ind w:firstLine="0"/>
              <w:jc w:val="center"/>
              <w:rPr>
                <w:ins w:id="2295" w:author="Somomgbeom" w:date="2025-09-03T19:24:00Z"/>
                <w:rFonts w:eastAsia="宋体"/>
                <w:sz w:val="21"/>
                <w:szCs w:val="21"/>
                <w:lang w:bidi="ar"/>
              </w:rPr>
            </w:pPr>
            <w:ins w:id="2296" w:author="Somomgbeom" w:date="2025-09-03T19:24:00Z">
              <w:r>
                <w:rPr>
                  <w:rFonts w:eastAsia="宋体"/>
                  <w:sz w:val="21"/>
                  <w:szCs w:val="21"/>
                  <w:lang w:bidi="ar"/>
                </w:rPr>
                <w:t>0.838</w:t>
              </w:r>
            </w:ins>
            <w:ins w:id="2297" w:author="hui wan" w:date="2025-12-28T20:55:00Z">
              <w:r>
                <w:rPr>
                  <w:rFonts w:hint="eastAsia" w:eastAsia="宋体"/>
                  <w:sz w:val="21"/>
                  <w:szCs w:val="21"/>
                  <w:lang w:bidi="ar"/>
                </w:rPr>
                <w:t xml:space="preserve"> </w:t>
              </w:r>
            </w:ins>
            <w:ins w:id="2298" w:author="Somomgbeom" w:date="2025-09-03T19:24:00Z">
              <w:r>
                <w:rPr>
                  <w:rFonts w:eastAsia="宋体"/>
                  <w:sz w:val="21"/>
                  <w:szCs w:val="21"/>
                  <w:lang w:bidi="ar"/>
                </w:rPr>
                <w:t>9</w:t>
              </w:r>
            </w:ins>
          </w:p>
        </w:tc>
      </w:tr>
      <w:tr w14:paraId="4FE8EE56">
        <w:trPr>
          <w:jc w:val="center"/>
          <w:ins w:id="2299" w:author="Somomgbeom" w:date="2025-09-03T19:24:00Z"/>
        </w:trPr>
        <w:tc>
          <w:tcPr>
            <w:tcW w:w="1180" w:type="dxa"/>
            <w:tcBorders>
              <w:top w:val="nil"/>
              <w:left w:val="nil"/>
              <w:bottom w:val="single" w:color="auto" w:sz="12" w:space="0"/>
              <w:right w:val="nil"/>
            </w:tcBorders>
            <w:vAlign w:val="center"/>
          </w:tcPr>
          <w:p w14:paraId="79EF6E45">
            <w:pPr>
              <w:spacing w:line="360" w:lineRule="auto"/>
              <w:ind w:firstLine="0"/>
              <w:jc w:val="center"/>
              <w:rPr>
                <w:ins w:id="2300" w:author="Somomgbeom" w:date="2025-09-03T19:24:00Z"/>
                <w:rFonts w:eastAsia="宋体"/>
                <w:sz w:val="21"/>
                <w:szCs w:val="21"/>
              </w:rPr>
            </w:pPr>
            <w:ins w:id="2301" w:author="Somomgbeom" w:date="2025-09-03T19:24:00Z">
              <w:r>
                <w:rPr>
                  <w:rFonts w:eastAsia="宋体"/>
                  <w:sz w:val="21"/>
                  <w:szCs w:val="21"/>
                  <w:lang w:bidi="ar"/>
                </w:rPr>
                <w:t>doudouyun</w:t>
              </w:r>
            </w:ins>
          </w:p>
        </w:tc>
        <w:tc>
          <w:tcPr>
            <w:tcW w:w="1160" w:type="dxa"/>
            <w:tcBorders>
              <w:top w:val="nil"/>
              <w:left w:val="nil"/>
              <w:bottom w:val="single" w:color="auto" w:sz="12" w:space="0"/>
              <w:right w:val="nil"/>
            </w:tcBorders>
            <w:vAlign w:val="center"/>
          </w:tcPr>
          <w:p w14:paraId="71663DAE">
            <w:pPr>
              <w:spacing w:line="360" w:lineRule="auto"/>
              <w:ind w:firstLine="0"/>
              <w:jc w:val="center"/>
              <w:rPr>
                <w:ins w:id="2302" w:author="Somomgbeom" w:date="2025-09-03T19:24:00Z"/>
                <w:rFonts w:eastAsia="宋体"/>
                <w:sz w:val="21"/>
                <w:szCs w:val="21"/>
                <w:lang w:bidi="ar"/>
              </w:rPr>
            </w:pPr>
            <w:ins w:id="2303" w:author="Somomgbeom" w:date="2025-09-03T19:24:00Z">
              <w:r>
                <w:rPr>
                  <w:rFonts w:eastAsia="宋体"/>
                  <w:sz w:val="21"/>
                  <w:szCs w:val="21"/>
                  <w:lang w:bidi="ar"/>
                </w:rPr>
                <w:t>0.694</w:t>
              </w:r>
            </w:ins>
            <w:ins w:id="2304" w:author="hui wan" w:date="2025-12-28T20:54:00Z">
              <w:r>
                <w:rPr>
                  <w:rFonts w:hint="eastAsia" w:eastAsia="宋体"/>
                  <w:sz w:val="21"/>
                  <w:szCs w:val="21"/>
                  <w:lang w:bidi="ar"/>
                </w:rPr>
                <w:t xml:space="preserve"> </w:t>
              </w:r>
            </w:ins>
            <w:ins w:id="2305" w:author="Somomgbeom" w:date="2025-09-03T19:24:00Z">
              <w:r>
                <w:rPr>
                  <w:rFonts w:eastAsia="宋体"/>
                  <w:sz w:val="21"/>
                  <w:szCs w:val="21"/>
                  <w:lang w:bidi="ar"/>
                </w:rPr>
                <w:t>1</w:t>
              </w:r>
            </w:ins>
          </w:p>
        </w:tc>
        <w:tc>
          <w:tcPr>
            <w:tcW w:w="1220" w:type="dxa"/>
            <w:tcBorders>
              <w:top w:val="nil"/>
              <w:left w:val="nil"/>
              <w:bottom w:val="single" w:color="auto" w:sz="12" w:space="0"/>
              <w:right w:val="nil"/>
            </w:tcBorders>
            <w:vAlign w:val="center"/>
          </w:tcPr>
          <w:p w14:paraId="7A593CB6">
            <w:pPr>
              <w:spacing w:line="360" w:lineRule="auto"/>
              <w:ind w:firstLine="0"/>
              <w:jc w:val="center"/>
              <w:rPr>
                <w:ins w:id="2306" w:author="Somomgbeom" w:date="2025-09-03T19:24:00Z"/>
                <w:rFonts w:eastAsia="宋体"/>
                <w:sz w:val="21"/>
                <w:szCs w:val="21"/>
                <w:lang w:bidi="ar"/>
              </w:rPr>
            </w:pPr>
            <w:ins w:id="2307" w:author="Somomgbeom" w:date="2025-09-03T19:24:00Z">
              <w:r>
                <w:rPr>
                  <w:rFonts w:eastAsia="宋体"/>
                  <w:sz w:val="21"/>
                  <w:szCs w:val="21"/>
                  <w:lang w:bidi="ar"/>
                </w:rPr>
                <w:t>0.698</w:t>
              </w:r>
            </w:ins>
            <w:ins w:id="2308" w:author="hui wan" w:date="2025-12-28T20:54:00Z">
              <w:r>
                <w:rPr>
                  <w:rFonts w:hint="eastAsia" w:eastAsia="宋体"/>
                  <w:sz w:val="21"/>
                  <w:szCs w:val="21"/>
                  <w:lang w:bidi="ar"/>
                </w:rPr>
                <w:t xml:space="preserve"> </w:t>
              </w:r>
            </w:ins>
            <w:ins w:id="2309" w:author="Somomgbeom" w:date="2025-09-03T19:24:00Z">
              <w:r>
                <w:rPr>
                  <w:rFonts w:eastAsia="宋体"/>
                  <w:sz w:val="21"/>
                  <w:szCs w:val="21"/>
                  <w:lang w:bidi="ar"/>
                </w:rPr>
                <w:t>4</w:t>
              </w:r>
            </w:ins>
          </w:p>
        </w:tc>
        <w:tc>
          <w:tcPr>
            <w:tcW w:w="1160" w:type="dxa"/>
            <w:tcBorders>
              <w:top w:val="nil"/>
              <w:left w:val="nil"/>
              <w:bottom w:val="single" w:color="auto" w:sz="12" w:space="0"/>
              <w:right w:val="nil"/>
            </w:tcBorders>
            <w:vAlign w:val="center"/>
          </w:tcPr>
          <w:p w14:paraId="4C7AFFBD">
            <w:pPr>
              <w:spacing w:line="360" w:lineRule="auto"/>
              <w:ind w:firstLine="0"/>
              <w:jc w:val="center"/>
              <w:rPr>
                <w:ins w:id="2310" w:author="Somomgbeom" w:date="2025-09-03T19:24:00Z"/>
                <w:rFonts w:eastAsia="宋体"/>
                <w:sz w:val="21"/>
                <w:szCs w:val="21"/>
                <w:lang w:bidi="ar"/>
              </w:rPr>
            </w:pPr>
            <w:ins w:id="2311" w:author="Somomgbeom" w:date="2025-09-03T19:24:00Z">
              <w:r>
                <w:rPr>
                  <w:rFonts w:eastAsia="宋体"/>
                  <w:sz w:val="21"/>
                  <w:szCs w:val="21"/>
                  <w:lang w:bidi="ar"/>
                </w:rPr>
                <w:t>0.641</w:t>
              </w:r>
            </w:ins>
            <w:ins w:id="2312" w:author="hui wan" w:date="2025-12-28T20:54:00Z">
              <w:r>
                <w:rPr>
                  <w:rFonts w:hint="eastAsia" w:eastAsia="宋体"/>
                  <w:sz w:val="21"/>
                  <w:szCs w:val="21"/>
                  <w:lang w:bidi="ar"/>
                </w:rPr>
                <w:t xml:space="preserve"> </w:t>
              </w:r>
            </w:ins>
            <w:ins w:id="2313" w:author="Somomgbeom" w:date="2025-09-03T19:24:00Z">
              <w:r>
                <w:rPr>
                  <w:rFonts w:eastAsia="宋体"/>
                  <w:sz w:val="21"/>
                  <w:szCs w:val="21"/>
                  <w:lang w:bidi="ar"/>
                </w:rPr>
                <w:t>6</w:t>
              </w:r>
            </w:ins>
          </w:p>
        </w:tc>
        <w:tc>
          <w:tcPr>
            <w:tcW w:w="1172" w:type="dxa"/>
            <w:tcBorders>
              <w:top w:val="nil"/>
              <w:left w:val="nil"/>
              <w:bottom w:val="single" w:color="auto" w:sz="12" w:space="0"/>
              <w:right w:val="nil"/>
            </w:tcBorders>
            <w:vAlign w:val="center"/>
          </w:tcPr>
          <w:p w14:paraId="25B1C59C">
            <w:pPr>
              <w:spacing w:line="360" w:lineRule="auto"/>
              <w:ind w:firstLine="0"/>
              <w:jc w:val="center"/>
              <w:rPr>
                <w:ins w:id="2314" w:author="Somomgbeom" w:date="2025-09-03T19:24:00Z"/>
                <w:rFonts w:eastAsia="宋体"/>
                <w:sz w:val="21"/>
                <w:szCs w:val="21"/>
                <w:lang w:bidi="ar"/>
              </w:rPr>
            </w:pPr>
            <w:ins w:id="2315" w:author="Somomgbeom" w:date="2025-09-03T19:24:00Z">
              <w:r>
                <w:rPr>
                  <w:rFonts w:eastAsia="宋体"/>
                  <w:sz w:val="21"/>
                  <w:szCs w:val="21"/>
                  <w:lang w:bidi="ar"/>
                </w:rPr>
                <w:t>0.740</w:t>
              </w:r>
            </w:ins>
            <w:ins w:id="2316" w:author="hui wan" w:date="2025-12-28T20:54:00Z">
              <w:r>
                <w:rPr>
                  <w:rFonts w:hint="eastAsia" w:eastAsia="宋体"/>
                  <w:sz w:val="21"/>
                  <w:szCs w:val="21"/>
                  <w:lang w:bidi="ar"/>
                </w:rPr>
                <w:t xml:space="preserve"> </w:t>
              </w:r>
            </w:ins>
            <w:ins w:id="2317" w:author="Somomgbeom" w:date="2025-09-03T19:24:00Z">
              <w:r>
                <w:rPr>
                  <w:rFonts w:eastAsia="宋体"/>
                  <w:sz w:val="21"/>
                  <w:szCs w:val="21"/>
                  <w:lang w:bidi="ar"/>
                </w:rPr>
                <w:t>8</w:t>
              </w:r>
            </w:ins>
          </w:p>
        </w:tc>
        <w:tc>
          <w:tcPr>
            <w:tcW w:w="1434" w:type="dxa"/>
            <w:tcBorders>
              <w:top w:val="nil"/>
              <w:left w:val="nil"/>
              <w:bottom w:val="single" w:color="auto" w:sz="12" w:space="0"/>
              <w:right w:val="nil"/>
            </w:tcBorders>
            <w:vAlign w:val="center"/>
          </w:tcPr>
          <w:p w14:paraId="2FF6C43F">
            <w:pPr>
              <w:spacing w:line="360" w:lineRule="auto"/>
              <w:ind w:firstLine="0"/>
              <w:jc w:val="center"/>
              <w:rPr>
                <w:ins w:id="2318" w:author="Somomgbeom" w:date="2025-09-03T19:24:00Z"/>
                <w:rFonts w:eastAsia="宋体"/>
                <w:sz w:val="21"/>
                <w:szCs w:val="21"/>
                <w:lang w:bidi="ar"/>
              </w:rPr>
            </w:pPr>
            <w:ins w:id="2319" w:author="Somomgbeom" w:date="2025-09-03T19:24:00Z">
              <w:r>
                <w:rPr>
                  <w:rFonts w:hint="eastAsia" w:eastAsia="宋体"/>
                  <w:sz w:val="21"/>
                  <w:szCs w:val="21"/>
                  <w:lang w:bidi="ar"/>
                </w:rPr>
                <w:t>0.741</w:t>
              </w:r>
            </w:ins>
            <w:ins w:id="2320" w:author="hui wan" w:date="2025-12-28T20:54:00Z">
              <w:r>
                <w:rPr>
                  <w:rFonts w:hint="eastAsia" w:eastAsia="宋体"/>
                  <w:sz w:val="21"/>
                  <w:szCs w:val="21"/>
                  <w:lang w:bidi="ar"/>
                </w:rPr>
                <w:t xml:space="preserve"> </w:t>
              </w:r>
            </w:ins>
            <w:ins w:id="2321" w:author="Somomgbeom" w:date="2025-09-03T19:24:00Z">
              <w:r>
                <w:rPr>
                  <w:rFonts w:hint="eastAsia" w:eastAsia="宋体"/>
                  <w:sz w:val="21"/>
                  <w:szCs w:val="21"/>
                  <w:lang w:bidi="ar"/>
                </w:rPr>
                <w:t>3</w:t>
              </w:r>
            </w:ins>
          </w:p>
        </w:tc>
        <w:tc>
          <w:tcPr>
            <w:tcW w:w="1192" w:type="dxa"/>
            <w:tcBorders>
              <w:top w:val="nil"/>
              <w:left w:val="nil"/>
              <w:bottom w:val="single" w:color="auto" w:sz="12" w:space="0"/>
              <w:right w:val="nil"/>
            </w:tcBorders>
            <w:vAlign w:val="center"/>
          </w:tcPr>
          <w:p w14:paraId="28D35ECF">
            <w:pPr>
              <w:spacing w:line="360" w:lineRule="auto"/>
              <w:ind w:firstLine="0"/>
              <w:jc w:val="center"/>
              <w:rPr>
                <w:ins w:id="2322" w:author="Somomgbeom" w:date="2025-09-03T19:24:00Z"/>
                <w:rFonts w:eastAsia="宋体"/>
                <w:sz w:val="21"/>
                <w:szCs w:val="21"/>
                <w:lang w:bidi="ar"/>
              </w:rPr>
            </w:pPr>
            <w:ins w:id="2323" w:author="Somomgbeom" w:date="2025-09-03T19:24:00Z">
              <w:r>
                <w:rPr>
                  <w:rFonts w:eastAsia="宋体"/>
                  <w:sz w:val="21"/>
                  <w:szCs w:val="21"/>
                  <w:lang w:bidi="ar"/>
                </w:rPr>
                <w:t>0.746</w:t>
              </w:r>
            </w:ins>
            <w:ins w:id="2324" w:author="hui wan" w:date="2025-12-28T20:55:00Z">
              <w:r>
                <w:rPr>
                  <w:rFonts w:hint="eastAsia" w:eastAsia="宋体"/>
                  <w:sz w:val="21"/>
                  <w:szCs w:val="21"/>
                  <w:lang w:bidi="ar"/>
                </w:rPr>
                <w:t xml:space="preserve"> </w:t>
              </w:r>
            </w:ins>
            <w:ins w:id="2325" w:author="Somomgbeom" w:date="2025-09-03T19:24:00Z">
              <w:r>
                <w:rPr>
                  <w:rFonts w:eastAsia="宋体"/>
                  <w:sz w:val="21"/>
                  <w:szCs w:val="21"/>
                  <w:lang w:bidi="ar"/>
                </w:rPr>
                <w:t>5</w:t>
              </w:r>
            </w:ins>
          </w:p>
        </w:tc>
      </w:tr>
    </w:tbl>
    <w:p w14:paraId="360C297E">
      <w:pPr>
        <w:snapToGrid/>
        <w:spacing w:line="360" w:lineRule="auto"/>
        <w:ind w:firstLine="420" w:firstLineChars="200"/>
        <w:jc w:val="left"/>
        <w:textAlignment w:val="center"/>
        <w:rPr>
          <w:ins w:id="2326" w:author="Somomgbeom" w:date="2025-09-02T22:42:00Z"/>
          <w:rFonts w:eastAsia="宋体" w:cs="宋体"/>
          <w:snapToGrid/>
          <w:spacing w:val="0"/>
          <w:kern w:val="0"/>
          <w:sz w:val="21"/>
          <w:szCs w:val="21"/>
        </w:rPr>
      </w:pPr>
      <w:ins w:id="2327" w:author="hui wan" w:date="2025-12-28T21:02:00Z">
        <w:r>
          <w:rPr>
            <w:rFonts w:hint="eastAsia" w:eastAsia="宋体" w:cs="宋体"/>
            <w:snapToGrid/>
            <w:spacing w:val="0"/>
            <w:kern w:val="0"/>
            <w:sz w:val="21"/>
            <w:szCs w:val="21"/>
          </w:rPr>
          <w:t>SATKT与基线模型在ACC指标上的表现如</w:t>
        </w:r>
      </w:ins>
      <w:ins w:id="2328" w:author="Somomgbeom" w:date="2025-09-02T22:34:00Z">
        <w:r>
          <w:rPr>
            <w:rFonts w:hint="eastAsia" w:eastAsia="宋体" w:cs="宋体"/>
            <w:snapToGrid/>
            <w:spacing w:val="0"/>
            <w:kern w:val="0"/>
            <w:sz w:val="21"/>
            <w:szCs w:val="21"/>
          </w:rPr>
          <w:t>图</w:t>
        </w:r>
      </w:ins>
      <w:ins w:id="2329" w:author="Somomgbeom" w:date="2025-10-12T19:49:00Z">
        <w:r>
          <w:rPr>
            <w:rFonts w:hint="eastAsia" w:eastAsia="宋体" w:cs="宋体"/>
            <w:snapToGrid/>
            <w:spacing w:val="0"/>
            <w:kern w:val="0"/>
            <w:sz w:val="21"/>
            <w:szCs w:val="21"/>
          </w:rPr>
          <w:t>3</w:t>
        </w:r>
      </w:ins>
      <w:ins w:id="2330" w:author="Somomgbeom" w:date="2025-09-02T22:34:00Z">
        <w:del w:id="2331" w:author="hui wan" w:date="2025-12-28T21:02:00Z">
          <w:r>
            <w:rPr>
              <w:rFonts w:hint="eastAsia" w:eastAsia="宋体" w:cs="宋体"/>
              <w:snapToGrid/>
              <w:spacing w:val="0"/>
              <w:kern w:val="0"/>
              <w:sz w:val="21"/>
              <w:szCs w:val="21"/>
            </w:rPr>
            <w:delText>展示了SATKT与多种基线方法在ACC指标上的表现</w:delText>
          </w:r>
        </w:del>
      </w:ins>
      <w:ins w:id="2332" w:author="hui wan" w:date="2025-12-28T21:02:00Z">
        <w:r>
          <w:rPr>
            <w:rFonts w:hint="eastAsia" w:eastAsia="宋体" w:cs="宋体"/>
            <w:snapToGrid/>
            <w:spacing w:val="0"/>
            <w:kern w:val="0"/>
            <w:sz w:val="21"/>
            <w:szCs w:val="21"/>
          </w:rPr>
          <w:t>所示</w:t>
        </w:r>
      </w:ins>
      <w:ins w:id="2333" w:author="Somomgbeom" w:date="2025-09-02T22:34:00Z">
        <w:r>
          <w:rPr>
            <w:rFonts w:hint="eastAsia" w:eastAsia="宋体" w:cs="宋体"/>
            <w:snapToGrid/>
            <w:spacing w:val="0"/>
            <w:kern w:val="0"/>
            <w:sz w:val="21"/>
            <w:szCs w:val="21"/>
          </w:rPr>
          <w:t>。从整体来看，SATKT在</w:t>
        </w:r>
      </w:ins>
      <w:ins w:id="2334" w:author="Somomgbeom" w:date="2025-09-02T22:34:00Z">
        <w:del w:id="2335" w:author="hui wan" w:date="2025-12-28T20:57:00Z">
          <w:r>
            <w:rPr>
              <w:rFonts w:hint="eastAsia" w:eastAsia="宋体" w:cs="宋体"/>
              <w:snapToGrid/>
              <w:spacing w:val="0"/>
              <w:kern w:val="0"/>
              <w:sz w:val="21"/>
              <w:szCs w:val="21"/>
            </w:rPr>
            <w:delText>大</w:delText>
          </w:r>
        </w:del>
      </w:ins>
      <w:ins w:id="2336" w:author="Somomgbeom" w:date="2025-09-02T22:34:00Z">
        <w:r>
          <w:rPr>
            <w:rFonts w:hint="eastAsia" w:eastAsia="宋体" w:cs="宋体"/>
            <w:snapToGrid/>
            <w:spacing w:val="0"/>
            <w:kern w:val="0"/>
            <w:sz w:val="21"/>
            <w:szCs w:val="21"/>
          </w:rPr>
          <w:t>多数数据集上</w:t>
        </w:r>
      </w:ins>
      <w:ins w:id="2337" w:author="Somomgbeom" w:date="2025-09-02T22:34:00Z">
        <w:del w:id="2338" w:author="hui wan" w:date="2025-12-28T20:57:00Z">
          <w:r>
            <w:rPr>
              <w:rFonts w:hint="eastAsia" w:eastAsia="宋体" w:cs="宋体"/>
              <w:snapToGrid/>
              <w:spacing w:val="0"/>
              <w:kern w:val="0"/>
              <w:sz w:val="21"/>
              <w:szCs w:val="21"/>
            </w:rPr>
            <w:delText>均</w:delText>
          </w:r>
        </w:del>
      </w:ins>
      <w:ins w:id="2339" w:author="Somomgbeom" w:date="2025-09-02T22:34:00Z">
        <w:r>
          <w:rPr>
            <w:rFonts w:hint="eastAsia" w:eastAsia="宋体" w:cs="宋体"/>
            <w:snapToGrid/>
            <w:spacing w:val="0"/>
            <w:kern w:val="0"/>
            <w:sz w:val="21"/>
            <w:szCs w:val="21"/>
          </w:rPr>
          <w:t>取得了最优或接近最优的结果，体现了</w:t>
        </w:r>
      </w:ins>
      <w:ins w:id="2340" w:author="hui wan" w:date="2025-12-28T20:57:00Z">
        <w:r>
          <w:rPr>
            <w:rFonts w:hint="eastAsia" w:eastAsia="宋体" w:cs="宋体"/>
            <w:snapToGrid/>
            <w:spacing w:val="0"/>
            <w:kern w:val="0"/>
            <w:sz w:val="21"/>
            <w:szCs w:val="21"/>
          </w:rPr>
          <w:t>其</w:t>
        </w:r>
      </w:ins>
      <w:ins w:id="2341" w:author="Somomgbeom" w:date="2025-09-02T22:34:00Z">
        <w:r>
          <w:rPr>
            <w:rFonts w:hint="eastAsia" w:eastAsia="宋体" w:cs="宋体"/>
            <w:snapToGrid/>
            <w:spacing w:val="0"/>
            <w:kern w:val="0"/>
            <w:sz w:val="21"/>
            <w:szCs w:val="21"/>
          </w:rPr>
          <w:t>较</w:t>
        </w:r>
      </w:ins>
      <w:ins w:id="2342" w:author="hui wan" w:date="2025-12-28T20:57:00Z">
        <w:r>
          <w:rPr>
            <w:rFonts w:hint="eastAsia" w:eastAsia="宋体" w:cs="宋体"/>
            <w:snapToGrid/>
            <w:spacing w:val="0"/>
            <w:kern w:val="0"/>
            <w:sz w:val="21"/>
            <w:szCs w:val="21"/>
          </w:rPr>
          <w:t>高</w:t>
        </w:r>
      </w:ins>
      <w:ins w:id="2343" w:author="Somomgbeom" w:date="2025-09-02T22:34:00Z">
        <w:del w:id="2344" w:author="hui wan" w:date="2025-12-28T20:57:00Z">
          <w:r>
            <w:rPr>
              <w:rFonts w:hint="eastAsia" w:eastAsia="宋体" w:cs="宋体"/>
              <w:snapToGrid/>
              <w:spacing w:val="0"/>
              <w:kern w:val="0"/>
              <w:sz w:val="21"/>
              <w:szCs w:val="21"/>
            </w:rPr>
            <w:delText>强</w:delText>
          </w:r>
        </w:del>
      </w:ins>
      <w:ins w:id="2345" w:author="Somomgbeom" w:date="2025-09-02T22:34:00Z">
        <w:r>
          <w:rPr>
            <w:rFonts w:hint="eastAsia" w:eastAsia="宋体" w:cs="宋体"/>
            <w:snapToGrid/>
            <w:spacing w:val="0"/>
            <w:kern w:val="0"/>
            <w:sz w:val="21"/>
            <w:szCs w:val="21"/>
          </w:rPr>
          <w:t>的预测精度与稳定性。在assist09数据集上，SATKT的ACC明显高于所有</w:t>
        </w:r>
      </w:ins>
      <w:ins w:id="2346" w:author="hui wan" w:date="2025-12-28T20:57:00Z">
        <w:r>
          <w:rPr>
            <w:rFonts w:hint="eastAsia" w:eastAsia="宋体" w:cs="宋体"/>
            <w:snapToGrid/>
            <w:spacing w:val="0"/>
            <w:kern w:val="0"/>
            <w:sz w:val="21"/>
            <w:szCs w:val="21"/>
          </w:rPr>
          <w:t>基线</w:t>
        </w:r>
      </w:ins>
      <w:ins w:id="2347" w:author="Somomgbeom" w:date="2025-09-02T22:34:00Z">
        <w:del w:id="2348" w:author="hui wan" w:date="2025-12-28T20:57:00Z">
          <w:r>
            <w:rPr>
              <w:rFonts w:hint="eastAsia" w:eastAsia="宋体" w:cs="宋体"/>
              <w:snapToGrid/>
              <w:spacing w:val="0"/>
              <w:kern w:val="0"/>
              <w:sz w:val="21"/>
              <w:szCs w:val="21"/>
            </w:rPr>
            <w:delText>对比</w:delText>
          </w:r>
        </w:del>
      </w:ins>
      <w:ins w:id="2349" w:author="Somomgbeom" w:date="2025-09-02T22:34:00Z">
        <w:r>
          <w:rPr>
            <w:rFonts w:hint="eastAsia" w:eastAsia="宋体" w:cs="宋体"/>
            <w:snapToGrid/>
            <w:spacing w:val="0"/>
            <w:kern w:val="0"/>
            <w:sz w:val="21"/>
            <w:szCs w:val="21"/>
          </w:rPr>
          <w:t>模型，表明其在中等规模、短序列数据条件下能够更准确地刻画学生的知识状态。在algebra05数据集上，各模型的ACC表现非常接近（</w:t>
        </w:r>
      </w:ins>
      <w:ins w:id="2350" w:author="hui wan" w:date="2025-12-28T20:58:00Z">
        <w:r>
          <w:rPr>
            <w:rFonts w:hint="eastAsia" w:eastAsia="宋体" w:cs="宋体"/>
            <w:snapToGrid/>
            <w:spacing w:val="0"/>
            <w:kern w:val="0"/>
            <w:sz w:val="21"/>
            <w:szCs w:val="21"/>
          </w:rPr>
          <w:t>AUU值为</w:t>
        </w:r>
      </w:ins>
      <w:ins w:id="2351" w:author="Somomgbeom" w:date="2025-09-02T22:34:00Z">
        <w:del w:id="2352" w:author="hui wan" w:date="2025-12-28T20:57:00Z">
          <w:r>
            <w:rPr>
              <w:rFonts w:hint="eastAsia" w:eastAsia="宋体" w:cs="宋体"/>
              <w:snapToGrid/>
              <w:spacing w:val="0"/>
              <w:kern w:val="0"/>
              <w:sz w:val="21"/>
              <w:szCs w:val="21"/>
            </w:rPr>
            <w:delText>约</w:delText>
          </w:r>
        </w:del>
      </w:ins>
      <w:ins w:id="2353" w:author="Somomgbeom" w:date="2025-09-02T22:34:00Z">
        <w:r>
          <w:rPr>
            <w:rFonts w:hint="eastAsia" w:eastAsia="宋体" w:cs="宋体"/>
            <w:snapToGrid/>
            <w:spacing w:val="0"/>
            <w:kern w:val="0"/>
            <w:sz w:val="21"/>
            <w:szCs w:val="21"/>
          </w:rPr>
          <w:t>0.82</w:t>
        </w:r>
      </w:ins>
      <w:ins w:id="2354" w:author="hui wan" w:date="2025-12-28T20:57:00Z">
        <w:r>
          <w:rPr>
            <w:rFonts w:hint="eastAsia" w:ascii="宋体" w:hAnsi="宋体" w:eastAsia="宋体" w:cs="宋体"/>
            <w:snapToGrid/>
            <w:spacing w:val="0"/>
            <w:kern w:val="0"/>
            <w:sz w:val="21"/>
            <w:szCs w:val="21"/>
          </w:rPr>
          <w:t>～</w:t>
        </w:r>
      </w:ins>
      <w:ins w:id="2355" w:author="Somomgbeom" w:date="2025-09-02T22:34:00Z">
        <w:del w:id="2356" w:author="hui wan" w:date="2025-12-28T20:57:00Z">
          <w:r>
            <w:rPr>
              <w:rFonts w:hint="eastAsia" w:eastAsia="宋体" w:cs="宋体"/>
              <w:snapToGrid/>
              <w:spacing w:val="0"/>
              <w:kern w:val="0"/>
              <w:sz w:val="21"/>
              <w:szCs w:val="21"/>
            </w:rPr>
            <w:delText>–</w:delText>
          </w:r>
        </w:del>
      </w:ins>
      <w:ins w:id="2357" w:author="Somomgbeom" w:date="2025-09-02T22:34:00Z">
        <w:r>
          <w:rPr>
            <w:rFonts w:hint="eastAsia" w:eastAsia="宋体" w:cs="宋体"/>
            <w:snapToGrid/>
            <w:spacing w:val="0"/>
            <w:kern w:val="0"/>
            <w:sz w:val="21"/>
            <w:szCs w:val="21"/>
          </w:rPr>
          <w:t>0.85），但SATKT的结果略低于SAKT。</w:t>
        </w:r>
      </w:ins>
      <w:ins w:id="2358" w:author="Somomgbeom" w:date="2025-09-02T22:34:00Z">
        <w:del w:id="2359" w:author="hui wan" w:date="2025-12-28T20:58:00Z">
          <w:r>
            <w:rPr>
              <w:rFonts w:hint="eastAsia" w:eastAsia="宋体" w:cs="宋体"/>
              <w:snapToGrid/>
              <w:spacing w:val="0"/>
              <w:kern w:val="0"/>
              <w:sz w:val="21"/>
              <w:szCs w:val="21"/>
            </w:rPr>
            <w:delText>一种可能的原因在于</w:delText>
          </w:r>
        </w:del>
      </w:ins>
      <w:ins w:id="2360" w:author="hui wan" w:date="2025-12-28T20:58:00Z">
        <w:r>
          <w:rPr>
            <w:rFonts w:hint="eastAsia" w:eastAsia="宋体" w:cs="宋体"/>
            <w:snapToGrid/>
            <w:spacing w:val="0"/>
            <w:kern w:val="0"/>
            <w:sz w:val="21"/>
            <w:szCs w:val="21"/>
          </w:rPr>
          <w:t>这可能与</w:t>
        </w:r>
      </w:ins>
      <w:ins w:id="2361" w:author="Somomgbeom" w:date="2025-09-02T22:34:00Z">
        <w:r>
          <w:rPr>
            <w:rFonts w:hint="eastAsia" w:eastAsia="宋体" w:cs="宋体"/>
            <w:snapToGrid/>
            <w:spacing w:val="0"/>
            <w:kern w:val="0"/>
            <w:sz w:val="21"/>
            <w:szCs w:val="21"/>
          </w:rPr>
          <w:t>该数据集</w:t>
        </w:r>
      </w:ins>
      <w:ins w:id="2362" w:author="Somomgbeom" w:date="2025-09-02T22:34:00Z">
        <w:del w:id="2363" w:author="hui wan" w:date="2025-12-28T20:58:00Z">
          <w:r>
            <w:rPr>
              <w:rFonts w:hint="eastAsia" w:eastAsia="宋体" w:cs="宋体"/>
              <w:snapToGrid/>
              <w:spacing w:val="0"/>
              <w:kern w:val="0"/>
              <w:sz w:val="21"/>
              <w:szCs w:val="21"/>
            </w:rPr>
            <w:delText>的</w:delText>
          </w:r>
        </w:del>
      </w:ins>
      <w:ins w:id="2364" w:author="Somomgbeom" w:date="2025-09-02T22:34:00Z">
        <w:r>
          <w:rPr>
            <w:rFonts w:hint="eastAsia" w:eastAsia="宋体" w:cs="宋体"/>
            <w:snapToGrid/>
            <w:spacing w:val="0"/>
            <w:kern w:val="0"/>
            <w:sz w:val="21"/>
            <w:szCs w:val="21"/>
          </w:rPr>
          <w:t>正样本比例偏高（超过80%）</w:t>
        </w:r>
      </w:ins>
      <w:ins w:id="2365" w:author="hui wan" w:date="2025-12-28T20:58:00Z">
        <w:r>
          <w:rPr>
            <w:rFonts w:hint="eastAsia" w:eastAsia="宋体" w:cs="宋体"/>
            <w:snapToGrid/>
            <w:spacing w:val="0"/>
            <w:kern w:val="0"/>
            <w:sz w:val="21"/>
            <w:szCs w:val="21"/>
          </w:rPr>
          <w:t>有关</w:t>
        </w:r>
      </w:ins>
      <w:ins w:id="2366" w:author="Somomgbeom" w:date="2025-09-02T22:34:00Z">
        <w:r>
          <w:rPr>
            <w:rFonts w:hint="eastAsia" w:eastAsia="宋体" w:cs="宋体"/>
            <w:snapToGrid/>
            <w:spacing w:val="0"/>
            <w:kern w:val="0"/>
            <w:sz w:val="21"/>
            <w:szCs w:val="21"/>
          </w:rPr>
          <w:t>，</w:t>
        </w:r>
      </w:ins>
      <w:ins w:id="2367" w:author="Somomgbeom" w:date="2025-09-02T22:34:00Z">
        <w:del w:id="2368" w:author="hui wan" w:date="2025-12-28T20:58:00Z">
          <w:r>
            <w:rPr>
              <w:rFonts w:hint="eastAsia" w:eastAsia="宋体" w:cs="宋体"/>
              <w:snapToGrid/>
              <w:spacing w:val="0"/>
              <w:kern w:val="0"/>
              <w:sz w:val="21"/>
              <w:szCs w:val="21"/>
            </w:rPr>
            <w:delText>使得</w:delText>
          </w:r>
        </w:del>
      </w:ins>
      <w:ins w:id="2369" w:author="Somomgbeom" w:date="2025-09-02T22:34:00Z">
        <w:r>
          <w:rPr>
            <w:rFonts w:hint="eastAsia" w:eastAsia="宋体" w:cs="宋体"/>
            <w:snapToGrid/>
            <w:spacing w:val="0"/>
            <w:kern w:val="0"/>
            <w:sz w:val="21"/>
            <w:szCs w:val="21"/>
          </w:rPr>
          <w:t>部分模型</w:t>
        </w:r>
      </w:ins>
      <w:ins w:id="2370" w:author="hui wan" w:date="2025-12-28T20:58:00Z">
        <w:r>
          <w:rPr>
            <w:rFonts w:hint="eastAsia" w:eastAsia="宋体" w:cs="宋体"/>
            <w:snapToGrid/>
            <w:spacing w:val="0"/>
            <w:kern w:val="0"/>
            <w:sz w:val="21"/>
            <w:szCs w:val="21"/>
          </w:rPr>
          <w:t>因</w:t>
        </w:r>
      </w:ins>
      <w:ins w:id="2371" w:author="Somomgbeom" w:date="2025-09-02T22:34:00Z">
        <w:r>
          <w:rPr>
            <w:rFonts w:hint="eastAsia" w:eastAsia="宋体" w:cs="宋体"/>
            <w:snapToGrid/>
            <w:spacing w:val="0"/>
            <w:kern w:val="0"/>
            <w:sz w:val="21"/>
            <w:szCs w:val="21"/>
          </w:rPr>
          <w:t>倾向于预测多数类</w:t>
        </w:r>
      </w:ins>
      <w:ins w:id="2372" w:author="Somomgbeom" w:date="2025-09-02T22:34:00Z">
        <w:del w:id="2373" w:author="hui wan" w:date="2025-12-28T20:58:00Z">
          <w:r>
            <w:rPr>
              <w:rFonts w:hint="eastAsia" w:eastAsia="宋体" w:cs="宋体"/>
              <w:snapToGrid/>
              <w:spacing w:val="0"/>
              <w:kern w:val="0"/>
              <w:sz w:val="21"/>
              <w:szCs w:val="21"/>
            </w:rPr>
            <w:delText>，从</w:delText>
          </w:r>
        </w:del>
      </w:ins>
      <w:ins w:id="2374" w:author="Somomgbeom" w:date="2025-09-02T22:34:00Z">
        <w:r>
          <w:rPr>
            <w:rFonts w:hint="eastAsia" w:eastAsia="宋体" w:cs="宋体"/>
            <w:snapToGrid/>
            <w:spacing w:val="0"/>
            <w:kern w:val="0"/>
            <w:sz w:val="21"/>
            <w:szCs w:val="21"/>
          </w:rPr>
          <w:t>而在ACC指标上获得</w:t>
        </w:r>
      </w:ins>
      <w:ins w:id="2375" w:author="hui wan" w:date="2025-12-28T20:58:00Z">
        <w:r>
          <w:rPr>
            <w:rFonts w:hint="eastAsia" w:eastAsia="宋体" w:cs="宋体"/>
            <w:snapToGrid/>
            <w:spacing w:val="0"/>
            <w:kern w:val="0"/>
            <w:sz w:val="21"/>
            <w:szCs w:val="21"/>
          </w:rPr>
          <w:t>微弱的</w:t>
        </w:r>
      </w:ins>
      <w:ins w:id="2376" w:author="hui wan" w:date="2025-12-28T20:59:00Z">
        <w:r>
          <w:rPr>
            <w:rFonts w:hint="eastAsia" w:eastAsia="宋体" w:cs="宋体"/>
            <w:snapToGrid/>
            <w:spacing w:val="0"/>
            <w:kern w:val="0"/>
            <w:sz w:val="21"/>
            <w:szCs w:val="21"/>
          </w:rPr>
          <w:t>表明</w:t>
        </w:r>
      </w:ins>
      <w:ins w:id="2377" w:author="Somomgbeom" w:date="2025-09-02T22:34:00Z">
        <w:del w:id="2378" w:author="hui wan" w:date="2025-12-28T20:59:00Z">
          <w:r>
            <w:rPr>
              <w:rFonts w:hint="eastAsia" w:eastAsia="宋体" w:cs="宋体"/>
              <w:snapToGrid/>
              <w:spacing w:val="0"/>
              <w:kern w:val="0"/>
              <w:sz w:val="21"/>
              <w:szCs w:val="21"/>
            </w:rPr>
            <w:delText>略微</w:delText>
          </w:r>
        </w:del>
      </w:ins>
      <w:ins w:id="2379" w:author="Somomgbeom" w:date="2025-09-02T22:34:00Z">
        <w:r>
          <w:rPr>
            <w:rFonts w:hint="eastAsia" w:eastAsia="宋体" w:cs="宋体"/>
            <w:snapToGrid/>
            <w:spacing w:val="0"/>
            <w:kern w:val="0"/>
            <w:sz w:val="21"/>
            <w:szCs w:val="21"/>
          </w:rPr>
          <w:t>优势。然而，SATKT在该数据集的AUC指标上表现最优，说明其在类别分布不平衡的情况下仍然能够有效地区分“答对”和“答错”</w:t>
        </w:r>
      </w:ins>
      <w:ins w:id="2380" w:author="hui wan" w:date="2025-12-28T20:59:00Z">
        <w:r>
          <w:rPr>
            <w:rFonts w:hint="eastAsia" w:eastAsia="宋体" w:cs="宋体"/>
            <w:snapToGrid/>
            <w:spacing w:val="0"/>
            <w:kern w:val="0"/>
            <w:sz w:val="21"/>
            <w:szCs w:val="21"/>
          </w:rPr>
          <w:t>样本</w:t>
        </w:r>
      </w:ins>
      <w:ins w:id="2381" w:author="Somomgbeom" w:date="2025-09-02T22:34:00Z">
        <w:r>
          <w:rPr>
            <w:rFonts w:hint="eastAsia" w:eastAsia="宋体" w:cs="宋体"/>
            <w:snapToGrid/>
            <w:spacing w:val="0"/>
            <w:kern w:val="0"/>
            <w:sz w:val="21"/>
            <w:szCs w:val="21"/>
          </w:rPr>
          <w:t>；同时其RMSE也保持较低水平，</w:t>
        </w:r>
      </w:ins>
      <w:ins w:id="2382" w:author="hui wan" w:date="2025-12-28T20:59:00Z">
        <w:r>
          <w:rPr>
            <w:rFonts w:hint="eastAsia" w:eastAsia="宋体" w:cs="宋体"/>
            <w:snapToGrid/>
            <w:spacing w:val="0"/>
            <w:kern w:val="0"/>
            <w:sz w:val="21"/>
            <w:szCs w:val="21"/>
          </w:rPr>
          <w:t>表</w:t>
        </w:r>
      </w:ins>
      <w:ins w:id="2383" w:author="Somomgbeom" w:date="2025-09-02T22:34:00Z">
        <w:del w:id="2384" w:author="hui wan" w:date="2025-12-28T20:59:00Z">
          <w:r>
            <w:rPr>
              <w:rFonts w:hint="eastAsia" w:eastAsia="宋体" w:cs="宋体"/>
              <w:snapToGrid/>
              <w:spacing w:val="0"/>
              <w:kern w:val="0"/>
              <w:sz w:val="21"/>
              <w:szCs w:val="21"/>
            </w:rPr>
            <w:delText>证</w:delText>
          </w:r>
        </w:del>
      </w:ins>
      <w:ins w:id="2385" w:author="Somomgbeom" w:date="2025-09-02T22:34:00Z">
        <w:r>
          <w:rPr>
            <w:rFonts w:hint="eastAsia" w:eastAsia="宋体" w:cs="宋体"/>
            <w:snapToGrid/>
            <w:spacing w:val="0"/>
            <w:kern w:val="0"/>
            <w:sz w:val="21"/>
            <w:szCs w:val="21"/>
          </w:rPr>
          <w:t>明SATKT并未一味偏向多数类，而是借助复合损失函数缓解了不平衡带来的过拟合问题。在statics数据集上，SATKT与SAKT</w:t>
        </w:r>
      </w:ins>
      <w:ins w:id="2386" w:author="Somomgbeom" w:date="2025-09-03T21:43:00Z">
        <w:r>
          <w:rPr>
            <w:rFonts w:hint="eastAsia" w:eastAsia="宋体" w:cs="宋体"/>
            <w:snapToGrid/>
            <w:spacing w:val="0"/>
            <w:kern w:val="0"/>
            <w:sz w:val="21"/>
            <w:szCs w:val="21"/>
          </w:rPr>
          <w:t>和DTransforme</w:t>
        </w:r>
      </w:ins>
      <w:ins w:id="2387" w:author="Somomgbeom" w:date="2025-09-02T22:34:00Z">
        <w:r>
          <w:rPr>
            <w:rFonts w:hint="eastAsia" w:eastAsia="宋体" w:cs="宋体"/>
            <w:snapToGrid/>
            <w:spacing w:val="0"/>
            <w:kern w:val="0"/>
            <w:sz w:val="21"/>
            <w:szCs w:val="21"/>
          </w:rPr>
          <w:t>的ACC表现</w:t>
        </w:r>
      </w:ins>
      <w:ins w:id="2388" w:author="Somomgbeom" w:date="2025-09-02T22:34:00Z">
        <w:del w:id="2389" w:author="hui wan" w:date="2025-12-28T20:59:00Z">
          <w:r>
            <w:rPr>
              <w:rFonts w:hint="eastAsia" w:eastAsia="宋体" w:cs="宋体"/>
              <w:snapToGrid/>
              <w:spacing w:val="0"/>
              <w:kern w:val="0"/>
              <w:sz w:val="21"/>
              <w:szCs w:val="21"/>
            </w:rPr>
            <w:delText>接近</w:delText>
          </w:r>
        </w:del>
      </w:ins>
      <w:ins w:id="2390" w:author="hui wan" w:date="2025-12-28T20:59:00Z">
        <w:r>
          <w:rPr>
            <w:rFonts w:hint="eastAsia" w:eastAsia="宋体" w:cs="宋体"/>
            <w:snapToGrid/>
            <w:spacing w:val="0"/>
            <w:kern w:val="0"/>
            <w:sz w:val="21"/>
            <w:szCs w:val="21"/>
          </w:rPr>
          <w:t>相当</w:t>
        </w:r>
      </w:ins>
      <w:ins w:id="2391" w:author="Somomgbeom" w:date="2025-09-02T22:34:00Z">
        <w:r>
          <w:rPr>
            <w:rFonts w:hint="eastAsia" w:eastAsia="宋体" w:cs="宋体"/>
            <w:snapToGrid/>
            <w:spacing w:val="0"/>
            <w:kern w:val="0"/>
            <w:sz w:val="21"/>
            <w:szCs w:val="21"/>
          </w:rPr>
          <w:t>，并显著优于DKT和AKT。这表明在知识结构复杂、</w:t>
        </w:r>
      </w:ins>
      <w:ins w:id="2392" w:author="hui wan" w:date="2025-12-28T21:00:00Z">
        <w:r>
          <w:rPr>
            <w:rFonts w:hint="eastAsia" w:eastAsia="宋体" w:cs="宋体"/>
            <w:snapToGrid/>
            <w:spacing w:val="0"/>
            <w:kern w:val="0"/>
            <w:sz w:val="21"/>
            <w:szCs w:val="21"/>
          </w:rPr>
          <w:t>强调</w:t>
        </w:r>
      </w:ins>
      <w:ins w:id="2393" w:author="Somomgbeom" w:date="2025-09-02T22:34:00Z">
        <w:r>
          <w:rPr>
            <w:rFonts w:hint="eastAsia" w:eastAsia="宋体" w:cs="宋体"/>
            <w:snapToGrid/>
            <w:spacing w:val="0"/>
            <w:kern w:val="0"/>
            <w:sz w:val="21"/>
            <w:szCs w:val="21"/>
          </w:rPr>
          <w:t>高阶认知</w:t>
        </w:r>
      </w:ins>
      <w:ins w:id="2394" w:author="Somomgbeom" w:date="2025-09-02T22:34:00Z">
        <w:del w:id="2395" w:author="hui wan" w:date="2025-12-28T21:00:00Z">
          <w:r>
            <w:rPr>
              <w:rFonts w:hint="eastAsia" w:eastAsia="宋体" w:cs="宋体"/>
              <w:snapToGrid/>
              <w:spacing w:val="0"/>
              <w:kern w:val="0"/>
              <w:sz w:val="21"/>
              <w:szCs w:val="21"/>
            </w:rPr>
            <w:delText>特征突出</w:delText>
          </w:r>
        </w:del>
      </w:ins>
      <w:ins w:id="2396" w:author="Somomgbeom" w:date="2025-09-02T22:34:00Z">
        <w:r>
          <w:rPr>
            <w:rFonts w:hint="eastAsia" w:eastAsia="宋体" w:cs="宋体"/>
            <w:snapToGrid/>
            <w:spacing w:val="0"/>
            <w:kern w:val="0"/>
            <w:sz w:val="21"/>
            <w:szCs w:val="21"/>
          </w:rPr>
          <w:t>的数据中，基于Transformer的全局建模能力和注意力机制的优势得到充分体现。</w:t>
        </w:r>
      </w:ins>
      <w:ins w:id="2397" w:author="Somomgbeom" w:date="2025-09-02T22:34:00Z">
        <w:del w:id="2398" w:author="hui wan" w:date="2025-12-28T21:00:00Z">
          <w:r>
            <w:rPr>
              <w:rFonts w:hint="eastAsia" w:eastAsia="宋体" w:cs="宋体"/>
              <w:snapToGrid/>
              <w:spacing w:val="0"/>
              <w:kern w:val="0"/>
              <w:sz w:val="21"/>
              <w:szCs w:val="21"/>
            </w:rPr>
            <w:delText>最后，</w:delText>
          </w:r>
        </w:del>
      </w:ins>
      <w:ins w:id="2399" w:author="Somomgbeom" w:date="2025-09-02T22:34:00Z">
        <w:r>
          <w:rPr>
            <w:rFonts w:hint="eastAsia" w:eastAsia="宋体" w:cs="宋体"/>
            <w:snapToGrid/>
            <w:spacing w:val="0"/>
            <w:kern w:val="0"/>
            <w:sz w:val="21"/>
            <w:szCs w:val="21"/>
          </w:rPr>
          <w:t>在doudouyun数据集上，SATKT的ACC明显优于DKT、DKVMN和AKT，同时也</w:t>
        </w:r>
      </w:ins>
      <w:ins w:id="2400" w:author="Somomgbeom" w:date="2025-09-02T22:34:00Z">
        <w:del w:id="2401" w:author="hui wan" w:date="2025-12-28T21:00:00Z">
          <w:r>
            <w:rPr>
              <w:rFonts w:hint="eastAsia" w:eastAsia="宋体" w:cs="宋体"/>
              <w:snapToGrid/>
              <w:spacing w:val="0"/>
              <w:kern w:val="0"/>
              <w:sz w:val="21"/>
              <w:szCs w:val="21"/>
            </w:rPr>
            <w:delText>高</w:delText>
          </w:r>
        </w:del>
      </w:ins>
      <w:ins w:id="2402" w:author="hui wan" w:date="2025-12-28T21:00:00Z">
        <w:r>
          <w:rPr>
            <w:rFonts w:hint="eastAsia" w:eastAsia="宋体" w:cs="宋体"/>
            <w:snapToGrid/>
            <w:spacing w:val="0"/>
            <w:kern w:val="0"/>
            <w:sz w:val="21"/>
            <w:szCs w:val="21"/>
          </w:rPr>
          <w:t>优</w:t>
        </w:r>
      </w:ins>
      <w:ins w:id="2403" w:author="Somomgbeom" w:date="2025-09-02T22:34:00Z">
        <w:r>
          <w:rPr>
            <w:rFonts w:hint="eastAsia" w:eastAsia="宋体" w:cs="宋体"/>
            <w:snapToGrid/>
            <w:spacing w:val="0"/>
            <w:kern w:val="0"/>
            <w:sz w:val="21"/>
            <w:szCs w:val="21"/>
          </w:rPr>
          <w:t>于SAKT</w:t>
        </w:r>
      </w:ins>
      <w:ins w:id="2404" w:author="Somomgbeom" w:date="2025-09-03T21:42:00Z">
        <w:r>
          <w:rPr>
            <w:rFonts w:hint="eastAsia" w:eastAsia="宋体" w:cs="宋体"/>
            <w:snapToGrid/>
            <w:spacing w:val="0"/>
            <w:kern w:val="0"/>
            <w:sz w:val="21"/>
            <w:szCs w:val="21"/>
          </w:rPr>
          <w:t>和</w:t>
        </w:r>
      </w:ins>
      <w:ins w:id="2405" w:author="Somomgbeom" w:date="2025-09-03T21:43:00Z">
        <w:r>
          <w:rPr>
            <w:rFonts w:hint="eastAsia" w:eastAsia="宋体" w:cs="宋体"/>
            <w:snapToGrid/>
            <w:spacing w:val="0"/>
            <w:kern w:val="0"/>
            <w:sz w:val="21"/>
            <w:szCs w:val="21"/>
          </w:rPr>
          <w:t>DTransforme</w:t>
        </w:r>
      </w:ins>
      <w:ins w:id="2406" w:author="hui wan" w:date="2025-12-28T21:00:00Z">
        <w:r>
          <w:rPr>
            <w:rFonts w:hint="eastAsia" w:eastAsia="宋体" w:cs="宋体"/>
            <w:snapToGrid/>
            <w:spacing w:val="0"/>
            <w:kern w:val="0"/>
            <w:sz w:val="21"/>
            <w:szCs w:val="21"/>
          </w:rPr>
          <w:t>，表</w:t>
        </w:r>
      </w:ins>
      <w:ins w:id="2407" w:author="Somomgbeom" w:date="2025-09-02T22:34:00Z">
        <w:del w:id="2408" w:author="hui wan" w:date="2025-12-28T21:00:00Z">
          <w:r>
            <w:rPr>
              <w:rFonts w:hint="eastAsia" w:eastAsia="宋体" w:cs="宋体"/>
              <w:snapToGrid/>
              <w:spacing w:val="0"/>
              <w:kern w:val="0"/>
              <w:sz w:val="21"/>
              <w:szCs w:val="21"/>
            </w:rPr>
            <w:delText>。这说</w:delText>
          </w:r>
        </w:del>
      </w:ins>
      <w:ins w:id="2409" w:author="Somomgbeom" w:date="2025-09-02T22:34:00Z">
        <w:r>
          <w:rPr>
            <w:rFonts w:hint="eastAsia" w:eastAsia="宋体" w:cs="宋体"/>
            <w:snapToGrid/>
            <w:spacing w:val="0"/>
            <w:kern w:val="0"/>
            <w:sz w:val="21"/>
            <w:szCs w:val="21"/>
          </w:rPr>
          <w:t>明在真实教育场景、数据含有噪声和异质性的条件下，SATKT能够更好地过滤无效信息，从而保持较高的预测准确性。</w:t>
        </w:r>
      </w:ins>
    </w:p>
    <w:p w14:paraId="0BA08EDC">
      <w:pPr>
        <w:snapToGrid/>
        <w:spacing w:line="360" w:lineRule="auto"/>
        <w:ind w:firstLine="420" w:firstLineChars="200"/>
        <w:jc w:val="left"/>
        <w:textAlignment w:val="center"/>
        <w:rPr>
          <w:ins w:id="2411" w:author="Somomgbeom [2]" w:date="2026-01-07T21:19:45Z"/>
          <w:rFonts w:hint="eastAsia" w:eastAsia="宋体" w:cs="宋体"/>
          <w:snapToGrid/>
          <w:spacing w:val="0"/>
          <w:kern w:val="0"/>
          <w:sz w:val="21"/>
          <w:szCs w:val="21"/>
        </w:rPr>
        <w:pPrChange w:id="2410" w:author="Somomgbeom [2]" w:date="2026-01-07T21:20:02Z">
          <w:pPr>
            <w:snapToGrid/>
            <w:spacing w:line="360" w:lineRule="auto"/>
            <w:ind w:firstLine="0"/>
            <w:jc w:val="center"/>
            <w:textAlignment w:val="center"/>
          </w:pPr>
        </w:pPrChange>
      </w:pPr>
      <w:ins w:id="2412" w:author="Somomgbeom" w:date="2025-09-02T22:42:00Z">
        <w:del w:id="2413" w:author="hui wan" w:date="2025-12-28T21:01:00Z">
          <w:r>
            <w:rPr>
              <w:rFonts w:hint="eastAsia" w:eastAsia="宋体" w:cs="宋体"/>
              <w:snapToGrid/>
              <w:spacing w:val="0"/>
              <w:kern w:val="0"/>
              <w:sz w:val="21"/>
              <w:szCs w:val="21"/>
            </w:rPr>
            <w:delText>图</w:delText>
          </w:r>
        </w:del>
      </w:ins>
      <w:ins w:id="2414" w:author="Somomgbeom" w:date="2025-10-12T19:49:00Z">
        <w:del w:id="2415" w:author="hui wan" w:date="2025-12-28T21:01:00Z">
          <w:r>
            <w:rPr>
              <w:rFonts w:hint="eastAsia" w:eastAsia="宋体" w:cs="宋体"/>
              <w:snapToGrid/>
              <w:spacing w:val="0"/>
              <w:kern w:val="0"/>
              <w:sz w:val="21"/>
              <w:szCs w:val="21"/>
            </w:rPr>
            <w:delText>4</w:delText>
          </w:r>
        </w:del>
      </w:ins>
      <w:ins w:id="2416" w:author="Somomgbeom" w:date="2025-09-02T22:42:00Z">
        <w:del w:id="2417" w:author="hui wan" w:date="2025-12-28T21:01:00Z">
          <w:r>
            <w:rPr>
              <w:rFonts w:hint="eastAsia" w:eastAsia="宋体" w:cs="宋体"/>
              <w:snapToGrid/>
              <w:spacing w:val="0"/>
              <w:kern w:val="0"/>
              <w:sz w:val="21"/>
              <w:szCs w:val="21"/>
            </w:rPr>
            <w:delText>展示了</w:delText>
          </w:r>
        </w:del>
      </w:ins>
      <w:ins w:id="2418" w:author="Somomgbeom" w:date="2025-09-02T22:42:00Z">
        <w:r>
          <w:rPr>
            <w:rFonts w:hint="eastAsia" w:eastAsia="宋体" w:cs="宋体"/>
            <w:snapToGrid/>
            <w:spacing w:val="0"/>
            <w:kern w:val="0"/>
            <w:sz w:val="21"/>
            <w:szCs w:val="21"/>
          </w:rPr>
          <w:t>SATKT</w:t>
        </w:r>
      </w:ins>
      <w:ins w:id="2419" w:author="Somomgbeom" w:date="2025-09-02T22:42:00Z">
        <w:del w:id="2420" w:author="hui wan" w:date="2025-12-28T21:01:00Z">
          <w:r>
            <w:rPr>
              <w:rFonts w:hint="eastAsia" w:eastAsia="宋体" w:cs="宋体"/>
              <w:snapToGrid/>
              <w:spacing w:val="0"/>
              <w:kern w:val="0"/>
              <w:sz w:val="21"/>
              <w:szCs w:val="21"/>
            </w:rPr>
            <w:delText>算法与对比方法</w:delText>
          </w:r>
        </w:del>
      </w:ins>
      <w:ins w:id="2421" w:author="hui wan" w:date="2025-12-28T21:01:00Z">
        <w:r>
          <w:rPr>
            <w:rFonts w:hint="eastAsia" w:eastAsia="宋体" w:cs="宋体"/>
            <w:snapToGrid/>
            <w:spacing w:val="0"/>
            <w:kern w:val="0"/>
            <w:sz w:val="21"/>
            <w:szCs w:val="21"/>
          </w:rPr>
          <w:t>与基线模型</w:t>
        </w:r>
      </w:ins>
      <w:ins w:id="2422" w:author="Somomgbeom" w:date="2025-09-02T22:42:00Z">
        <w:r>
          <w:rPr>
            <w:rFonts w:hint="eastAsia" w:eastAsia="宋体" w:cs="宋体"/>
            <w:snapToGrid/>
            <w:spacing w:val="0"/>
            <w:kern w:val="0"/>
            <w:sz w:val="21"/>
            <w:szCs w:val="21"/>
          </w:rPr>
          <w:t>在RMSE指标上的表现</w:t>
        </w:r>
      </w:ins>
      <w:ins w:id="2423" w:author="hui wan" w:date="2025-12-28T21:01:00Z">
        <w:r>
          <w:rPr>
            <w:rFonts w:hint="eastAsia" w:eastAsia="宋体" w:cs="宋体"/>
            <w:snapToGrid/>
            <w:spacing w:val="0"/>
            <w:kern w:val="0"/>
            <w:sz w:val="21"/>
            <w:szCs w:val="21"/>
          </w:rPr>
          <w:t>如图4所示</w:t>
        </w:r>
      </w:ins>
      <w:ins w:id="2424" w:author="Somomgbeom" w:date="2025-09-02T22:42:00Z">
        <w:r>
          <w:rPr>
            <w:rFonts w:hint="eastAsia" w:eastAsia="宋体" w:cs="宋体"/>
            <w:snapToGrid/>
            <w:spacing w:val="0"/>
            <w:kern w:val="0"/>
            <w:sz w:val="21"/>
            <w:szCs w:val="21"/>
          </w:rPr>
          <w:t>。整体来看，SATKT在所有数据集上均取得了最低或接近最低的 RMSE 值，表明其预测结果更接近真实值，误差更小，具有更高的稳定性与可靠性。</w:t>
        </w:r>
      </w:ins>
    </w:p>
    <w:p w14:paraId="2995375C">
      <w:pPr>
        <w:snapToGrid/>
        <w:spacing w:line="360" w:lineRule="auto"/>
        <w:ind w:firstLine="0"/>
        <w:jc w:val="center"/>
        <w:textAlignment w:val="center"/>
        <w:rPr>
          <w:ins w:id="2425" w:author="Somomgbeom" w:date="2025-09-03T21:36:00Z"/>
          <w:rFonts w:eastAsia="宋体" w:cs="宋体"/>
          <w:snapToGrid/>
          <w:spacing w:val="0"/>
          <w:kern w:val="0"/>
          <w:sz w:val="21"/>
          <w:szCs w:val="21"/>
        </w:rPr>
      </w:pPr>
      <w:ins w:id="2426" w:author="Somomgbeom [2]" w:date="2026-01-07T22:17:19Z">
        <w:r>
          <w:rPr/>
          <w:drawing>
            <wp:inline distT="0" distB="0" distL="114300" distR="114300">
              <wp:extent cx="4297045" cy="2520315"/>
              <wp:effectExtent l="0" t="0" r="20955" b="1968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r:embed="rId12"/>
                      <a:stretch>
                        <a:fillRect/>
                      </a:stretch>
                    </pic:blipFill>
                    <pic:spPr>
                      <a:xfrm>
                        <a:off x="0" y="0"/>
                        <a:ext cx="4297045" cy="2520315"/>
                      </a:xfrm>
                      <a:prstGeom prst="rect">
                        <a:avLst/>
                      </a:prstGeom>
                      <a:noFill/>
                      <a:ln>
                        <a:noFill/>
                      </a:ln>
                    </pic:spPr>
                  </pic:pic>
                </a:graphicData>
              </a:graphic>
            </wp:inline>
          </w:drawing>
        </w:r>
      </w:ins>
    </w:p>
    <w:p w14:paraId="5C79890E">
      <w:pPr>
        <w:snapToGrid/>
        <w:spacing w:line="360" w:lineRule="auto"/>
        <w:ind w:firstLine="0"/>
        <w:jc w:val="center"/>
        <w:textAlignment w:val="center"/>
        <w:rPr>
          <w:ins w:id="2428" w:author="Somomgbeom" w:date="2025-09-03T21:32:00Z"/>
          <w:rFonts w:eastAsia="宋体" w:cs="宋体"/>
          <w:snapToGrid/>
          <w:spacing w:val="0"/>
          <w:kern w:val="0"/>
          <w:sz w:val="21"/>
          <w:szCs w:val="21"/>
        </w:rPr>
      </w:pPr>
      <w:bookmarkStart w:id="28" w:name="_Toc10582"/>
      <w:bookmarkStart w:id="29" w:name="_Toc9184"/>
      <w:commentRangeStart w:id="4"/>
      <w:commentRangeStart w:id="5"/>
      <w:r>
        <w:rPr>
          <w:rFonts w:hint="eastAsia" w:eastAsia="宋体" w:cs="宋体"/>
          <w:snapToGrid/>
          <w:spacing w:val="0"/>
          <w:kern w:val="0"/>
          <w:sz w:val="21"/>
          <w:szCs w:val="21"/>
        </w:rPr>
        <w:t>图</w:t>
      </w:r>
      <w:ins w:id="2429" w:author="Somomgbeom" w:date="2025-10-12T19:49:00Z">
        <w:r>
          <w:rPr>
            <w:rFonts w:hint="eastAsia" w:eastAsia="宋体" w:cs="宋体"/>
            <w:snapToGrid/>
            <w:spacing w:val="0"/>
            <w:kern w:val="0"/>
            <w:sz w:val="21"/>
            <w:szCs w:val="21"/>
          </w:rPr>
          <w:t>3</w:t>
        </w:r>
        <w:commentRangeEnd w:id="4"/>
      </w:ins>
      <w:r>
        <w:rPr>
          <w:rStyle w:val="25"/>
        </w:rPr>
        <w:commentReference w:id="4"/>
      </w:r>
      <w:commentRangeEnd w:id="5"/>
      <w:r>
        <w:commentReference w:id="5"/>
      </w:r>
      <w:r>
        <w:rPr>
          <w:rFonts w:hint="eastAsia" w:eastAsia="宋体" w:cs="宋体"/>
          <w:snapToGrid/>
          <w:spacing w:val="0"/>
          <w:kern w:val="0"/>
          <w:sz w:val="21"/>
          <w:szCs w:val="21"/>
        </w:rPr>
        <w:t xml:space="preserve"> SATKT与</w:t>
      </w:r>
      <w:del w:id="2430" w:author="hui wan" w:date="2025-12-28T21:01:00Z">
        <w:r>
          <w:rPr>
            <w:rFonts w:hint="eastAsia" w:eastAsia="宋体" w:cs="宋体"/>
            <w:snapToGrid/>
            <w:spacing w:val="0"/>
            <w:kern w:val="0"/>
            <w:sz w:val="21"/>
            <w:szCs w:val="21"/>
          </w:rPr>
          <w:delText>对比</w:delText>
        </w:r>
      </w:del>
      <w:ins w:id="2431" w:author="hui wan" w:date="2025-12-28T21:01:00Z">
        <w:r>
          <w:rPr>
            <w:rFonts w:hint="eastAsia" w:eastAsia="宋体" w:cs="宋体"/>
            <w:snapToGrid/>
            <w:spacing w:val="0"/>
            <w:kern w:val="0"/>
            <w:sz w:val="21"/>
            <w:szCs w:val="21"/>
          </w:rPr>
          <w:t>基线</w:t>
        </w:r>
      </w:ins>
      <w:r>
        <w:rPr>
          <w:rFonts w:hint="eastAsia" w:eastAsia="宋体" w:cs="宋体"/>
          <w:snapToGrid/>
          <w:spacing w:val="0"/>
          <w:kern w:val="0"/>
          <w:sz w:val="21"/>
          <w:szCs w:val="21"/>
        </w:rPr>
        <w:t>模型</w:t>
      </w:r>
      <w:ins w:id="2432" w:author="hui wan" w:date="2025-12-28T21:02:00Z">
        <w:r>
          <w:rPr>
            <w:rFonts w:hint="eastAsia" w:eastAsia="宋体" w:cs="宋体"/>
            <w:snapToGrid/>
            <w:spacing w:val="0"/>
            <w:kern w:val="0"/>
            <w:sz w:val="21"/>
            <w:szCs w:val="21"/>
          </w:rPr>
          <w:t>在</w:t>
        </w:r>
      </w:ins>
      <w:r>
        <w:rPr>
          <w:rFonts w:hint="eastAsia" w:eastAsia="宋体" w:cs="宋体"/>
          <w:snapToGrid/>
          <w:spacing w:val="0"/>
          <w:kern w:val="0"/>
          <w:sz w:val="21"/>
          <w:szCs w:val="21"/>
        </w:rPr>
        <w:t>ACC</w:t>
      </w:r>
      <w:ins w:id="2433" w:author="hui wan" w:date="2025-12-28T21:02:00Z">
        <w:r>
          <w:rPr>
            <w:rFonts w:hint="eastAsia" w:eastAsia="宋体" w:cs="宋体"/>
            <w:snapToGrid/>
            <w:spacing w:val="0"/>
            <w:kern w:val="0"/>
            <w:sz w:val="21"/>
            <w:szCs w:val="21"/>
          </w:rPr>
          <w:t>指标上的</w:t>
        </w:r>
      </w:ins>
      <w:r>
        <w:rPr>
          <w:rFonts w:hint="eastAsia" w:eastAsia="宋体" w:cs="宋体"/>
          <w:snapToGrid/>
          <w:spacing w:val="0"/>
          <w:kern w:val="0"/>
          <w:sz w:val="21"/>
          <w:szCs w:val="21"/>
        </w:rPr>
        <w:t>表现</w:t>
      </w:r>
      <w:bookmarkEnd w:id="28"/>
      <w:bookmarkEnd w:id="29"/>
    </w:p>
    <w:p w14:paraId="3D8BC69D">
      <w:pPr>
        <w:snapToGrid/>
        <w:spacing w:line="360" w:lineRule="auto"/>
        <w:ind w:firstLine="0"/>
        <w:jc w:val="center"/>
        <w:textAlignment w:val="center"/>
        <w:rPr>
          <w:ins w:id="2434" w:author="Somomgbeom" w:date="2025-09-02T22:39:00Z"/>
          <w:rFonts w:eastAsia="宋体" w:cs="宋体"/>
          <w:snapToGrid/>
          <w:spacing w:val="0"/>
          <w:kern w:val="0"/>
          <w:sz w:val="21"/>
          <w:szCs w:val="21"/>
        </w:rPr>
      </w:pPr>
      <w:ins w:id="2435" w:author="Somomgbeom [2]" w:date="2026-01-07T21:37:46Z">
        <w:r>
          <w:rPr/>
          <w:drawing>
            <wp:inline distT="0" distB="0" distL="114300" distR="114300">
              <wp:extent cx="4297045" cy="2520315"/>
              <wp:effectExtent l="0" t="0" r="20955" b="1968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13"/>
                      <a:stretch>
                        <a:fillRect/>
                      </a:stretch>
                    </pic:blipFill>
                    <pic:spPr>
                      <a:xfrm>
                        <a:off x="0" y="0"/>
                        <a:ext cx="4297045" cy="2520315"/>
                      </a:xfrm>
                      <a:prstGeom prst="rect">
                        <a:avLst/>
                      </a:prstGeom>
                      <a:noFill/>
                      <a:ln>
                        <a:noFill/>
                      </a:ln>
                    </pic:spPr>
                  </pic:pic>
                </a:graphicData>
              </a:graphic>
            </wp:inline>
          </w:drawing>
        </w:r>
      </w:ins>
    </w:p>
    <w:p w14:paraId="364F376C">
      <w:pPr>
        <w:snapToGrid/>
        <w:spacing w:line="360" w:lineRule="auto"/>
        <w:ind w:firstLine="0"/>
        <w:jc w:val="center"/>
        <w:textAlignment w:val="center"/>
        <w:rPr>
          <w:ins w:id="2437" w:author="Somomgbeom" w:date="2025-09-03T11:49:00Z"/>
          <w:rFonts w:eastAsia="宋体" w:cs="宋体"/>
          <w:snapToGrid/>
          <w:spacing w:val="0"/>
          <w:kern w:val="0"/>
          <w:sz w:val="21"/>
          <w:szCs w:val="21"/>
        </w:rPr>
      </w:pPr>
      <w:bookmarkStart w:id="30" w:name="_Toc12172"/>
      <w:bookmarkStart w:id="31" w:name="_Toc13897"/>
      <w:r>
        <w:rPr>
          <w:rFonts w:hint="eastAsia" w:eastAsia="宋体" w:cs="宋体"/>
          <w:snapToGrid/>
          <w:spacing w:val="0"/>
          <w:kern w:val="0"/>
          <w:sz w:val="21"/>
          <w:szCs w:val="21"/>
        </w:rPr>
        <w:t>图</w:t>
      </w:r>
      <w:ins w:id="2438" w:author="Somomgbeom" w:date="2025-10-12T19:49:00Z">
        <w:r>
          <w:rPr>
            <w:rFonts w:hint="eastAsia" w:eastAsia="宋体" w:cs="宋体"/>
            <w:snapToGrid/>
            <w:spacing w:val="0"/>
            <w:kern w:val="0"/>
            <w:sz w:val="21"/>
            <w:szCs w:val="21"/>
          </w:rPr>
          <w:t>4</w:t>
        </w:r>
      </w:ins>
      <w:r>
        <w:rPr>
          <w:rFonts w:hint="eastAsia" w:eastAsia="宋体" w:cs="宋体"/>
          <w:snapToGrid/>
          <w:spacing w:val="0"/>
          <w:kern w:val="0"/>
          <w:sz w:val="21"/>
          <w:szCs w:val="21"/>
        </w:rPr>
        <w:t xml:space="preserve"> SATKT与</w:t>
      </w:r>
      <w:del w:id="2439" w:author="hui wan" w:date="2025-12-28T21:02:00Z">
        <w:r>
          <w:rPr>
            <w:rFonts w:hint="eastAsia" w:eastAsia="宋体" w:cs="宋体"/>
            <w:snapToGrid/>
            <w:spacing w:val="0"/>
            <w:kern w:val="0"/>
            <w:sz w:val="21"/>
            <w:szCs w:val="21"/>
          </w:rPr>
          <w:delText>对比</w:delText>
        </w:r>
      </w:del>
      <w:ins w:id="2440" w:author="hui wan" w:date="2025-12-28T21:02:00Z">
        <w:r>
          <w:rPr>
            <w:rFonts w:hint="eastAsia" w:eastAsia="宋体" w:cs="宋体"/>
            <w:snapToGrid/>
            <w:spacing w:val="0"/>
            <w:kern w:val="0"/>
            <w:sz w:val="21"/>
            <w:szCs w:val="21"/>
          </w:rPr>
          <w:t>基线</w:t>
        </w:r>
      </w:ins>
      <w:r>
        <w:rPr>
          <w:rFonts w:hint="eastAsia" w:eastAsia="宋体" w:cs="宋体"/>
          <w:snapToGrid/>
          <w:spacing w:val="0"/>
          <w:kern w:val="0"/>
          <w:sz w:val="21"/>
          <w:szCs w:val="21"/>
        </w:rPr>
        <w:t>模型</w:t>
      </w:r>
      <w:ins w:id="2441" w:author="hui wan" w:date="2025-12-28T21:02:00Z">
        <w:r>
          <w:rPr>
            <w:rFonts w:hint="eastAsia" w:eastAsia="宋体" w:cs="宋体"/>
            <w:snapToGrid/>
            <w:spacing w:val="0"/>
            <w:kern w:val="0"/>
            <w:sz w:val="21"/>
            <w:szCs w:val="21"/>
          </w:rPr>
          <w:t>在</w:t>
        </w:r>
      </w:ins>
      <w:r>
        <w:rPr>
          <w:rFonts w:hint="eastAsia" w:eastAsia="宋体" w:cs="宋体"/>
          <w:snapToGrid/>
          <w:spacing w:val="0"/>
          <w:kern w:val="0"/>
          <w:sz w:val="21"/>
          <w:szCs w:val="21"/>
        </w:rPr>
        <w:t>RMSE</w:t>
      </w:r>
      <w:ins w:id="2442" w:author="hui wan" w:date="2025-12-28T21:02:00Z">
        <w:r>
          <w:rPr>
            <w:rFonts w:hint="eastAsia" w:eastAsia="宋体" w:cs="宋体"/>
            <w:snapToGrid/>
            <w:spacing w:val="0"/>
            <w:kern w:val="0"/>
            <w:sz w:val="21"/>
            <w:szCs w:val="21"/>
          </w:rPr>
          <w:t>指标上的</w:t>
        </w:r>
      </w:ins>
      <w:r>
        <w:rPr>
          <w:rFonts w:hint="eastAsia" w:eastAsia="宋体" w:cs="宋体"/>
          <w:snapToGrid/>
          <w:spacing w:val="0"/>
          <w:kern w:val="0"/>
          <w:sz w:val="21"/>
          <w:szCs w:val="21"/>
        </w:rPr>
        <w:t>表现</w:t>
      </w:r>
      <w:bookmarkEnd w:id="30"/>
      <w:bookmarkEnd w:id="31"/>
    </w:p>
    <w:p w14:paraId="180E0187">
      <w:pPr>
        <w:pStyle w:val="4"/>
        <w:spacing w:line="360" w:lineRule="auto"/>
        <w:rPr>
          <w:rFonts w:eastAsia="宋体"/>
          <w:b/>
          <w:bCs w:val="0"/>
          <w:sz w:val="21"/>
          <w:szCs w:val="21"/>
        </w:rPr>
      </w:pPr>
      <w:del w:id="2443" w:author="hui wan" w:date="2025-12-28T08:50:00Z">
        <w:r>
          <w:rPr>
            <w:rFonts w:hint="eastAsia" w:eastAsia="宋体"/>
            <w:b/>
            <w:bCs w:val="0"/>
            <w:sz w:val="21"/>
            <w:szCs w:val="21"/>
          </w:rPr>
          <w:delText>4</w:delText>
        </w:r>
      </w:del>
      <w:ins w:id="2444" w:author="hui wan" w:date="2025-12-28T08:50:00Z">
        <w:r>
          <w:rPr>
            <w:rFonts w:hint="eastAsia" w:eastAsia="宋体"/>
            <w:b/>
            <w:bCs w:val="0"/>
            <w:sz w:val="21"/>
            <w:szCs w:val="21"/>
          </w:rPr>
          <w:t>3</w:t>
        </w:r>
      </w:ins>
      <w:r>
        <w:rPr>
          <w:rFonts w:hint="eastAsia" w:eastAsia="宋体"/>
          <w:b/>
          <w:bCs w:val="0"/>
          <w:sz w:val="21"/>
          <w:szCs w:val="21"/>
        </w:rPr>
        <w:t>.3.2 消融实验</w:t>
      </w:r>
    </w:p>
    <w:p w14:paraId="6C5D62F8">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为</w:t>
      </w:r>
      <w:del w:id="2445" w:author="hui wan" w:date="2025-12-28T21:03:00Z">
        <w:r>
          <w:rPr>
            <w:rFonts w:hint="eastAsia" w:eastAsia="宋体" w:cs="宋体"/>
            <w:snapToGrid/>
            <w:spacing w:val="0"/>
            <w:kern w:val="0"/>
            <w:sz w:val="21"/>
            <w:szCs w:val="21"/>
          </w:rPr>
          <w:delText>了</w:delText>
        </w:r>
      </w:del>
      <w:r>
        <w:rPr>
          <w:rFonts w:hint="eastAsia" w:eastAsia="宋体" w:cs="宋体"/>
          <w:snapToGrid/>
          <w:spacing w:val="0"/>
          <w:kern w:val="0"/>
          <w:sz w:val="21"/>
          <w:szCs w:val="21"/>
        </w:rPr>
        <w:t>深入</w:t>
      </w:r>
      <w:ins w:id="2446" w:author="hui wan" w:date="2025-12-28T21:04:00Z">
        <w:r>
          <w:rPr>
            <w:rFonts w:hint="eastAsia" w:eastAsia="宋体" w:cs="宋体"/>
            <w:snapToGrid/>
            <w:spacing w:val="0"/>
            <w:kern w:val="0"/>
            <w:sz w:val="21"/>
            <w:szCs w:val="21"/>
          </w:rPr>
          <w:t>验证</w:t>
        </w:r>
      </w:ins>
      <w:del w:id="2447" w:author="hui wan" w:date="2025-12-28T21:04:00Z">
        <w:r>
          <w:rPr>
            <w:rFonts w:hint="eastAsia" w:eastAsia="宋体" w:cs="宋体"/>
            <w:snapToGrid/>
            <w:spacing w:val="0"/>
            <w:kern w:val="0"/>
            <w:sz w:val="21"/>
            <w:szCs w:val="21"/>
          </w:rPr>
          <w:delText>研究</w:delText>
        </w:r>
      </w:del>
      <w:r>
        <w:rPr>
          <w:rFonts w:hint="eastAsia" w:eastAsia="宋体" w:cs="宋体"/>
          <w:snapToGrid/>
          <w:spacing w:val="0"/>
          <w:kern w:val="0"/>
          <w:sz w:val="21"/>
          <w:szCs w:val="21"/>
        </w:rPr>
        <w:t>模型中</w:t>
      </w:r>
      <w:ins w:id="2448" w:author="hui wan" w:date="2025-12-28T21:04:00Z">
        <w:r>
          <w:rPr>
            <w:rFonts w:hint="eastAsia" w:eastAsia="宋体" w:cs="宋体"/>
            <w:snapToGrid/>
            <w:spacing w:val="0"/>
            <w:kern w:val="0"/>
            <w:sz w:val="21"/>
            <w:szCs w:val="21"/>
          </w:rPr>
          <w:t>各</w:t>
        </w:r>
      </w:ins>
      <w:del w:id="2449" w:author="hui wan" w:date="2025-12-28T21:04:00Z">
        <w:r>
          <w:rPr>
            <w:rFonts w:hint="eastAsia" w:eastAsia="宋体" w:cs="宋体"/>
            <w:snapToGrid/>
            <w:spacing w:val="0"/>
            <w:kern w:val="0"/>
            <w:sz w:val="21"/>
            <w:szCs w:val="21"/>
          </w:rPr>
          <w:delText>不同</w:delText>
        </w:r>
      </w:del>
      <w:r>
        <w:rPr>
          <w:rFonts w:hint="eastAsia" w:eastAsia="宋体" w:cs="宋体"/>
          <w:snapToGrid/>
          <w:spacing w:val="0"/>
          <w:kern w:val="0"/>
          <w:sz w:val="21"/>
          <w:szCs w:val="21"/>
        </w:rPr>
        <w:t>模块的有效性，本研究在</w:t>
      </w:r>
      <w:ins w:id="2450" w:author="hui wan" w:date="2025-12-28T21:04:00Z">
        <w:r>
          <w:rPr>
            <w:rFonts w:hint="eastAsia" w:eastAsia="宋体" w:cs="宋体"/>
            <w:snapToGrid/>
            <w:spacing w:val="0"/>
            <w:kern w:val="0"/>
            <w:sz w:val="21"/>
            <w:szCs w:val="21"/>
          </w:rPr>
          <w:t>4</w:t>
        </w:r>
      </w:ins>
      <w:del w:id="2451" w:author="hui wan" w:date="2025-12-28T21:04:00Z">
        <w:r>
          <w:rPr>
            <w:rFonts w:hint="eastAsia" w:eastAsia="宋体" w:cs="宋体"/>
            <w:snapToGrid/>
            <w:spacing w:val="0"/>
            <w:kern w:val="0"/>
            <w:sz w:val="21"/>
            <w:szCs w:val="21"/>
          </w:rPr>
          <w:delText>四</w:delText>
        </w:r>
      </w:del>
      <w:r>
        <w:rPr>
          <w:rFonts w:hint="eastAsia" w:eastAsia="宋体" w:cs="宋体"/>
          <w:snapToGrid/>
          <w:spacing w:val="0"/>
          <w:kern w:val="0"/>
          <w:sz w:val="21"/>
          <w:szCs w:val="21"/>
        </w:rPr>
        <w:t>个数据集上</w:t>
      </w:r>
      <w:del w:id="2452" w:author="hui wan" w:date="2025-12-28T21:04:00Z">
        <w:r>
          <w:rPr>
            <w:rFonts w:hint="eastAsia" w:eastAsia="宋体" w:cs="宋体"/>
            <w:snapToGrid/>
            <w:spacing w:val="0"/>
            <w:kern w:val="0"/>
            <w:sz w:val="21"/>
            <w:szCs w:val="21"/>
          </w:rPr>
          <w:delText>进行了多项消融实验，将</w:delText>
        </w:r>
      </w:del>
      <w:ins w:id="2453" w:author="hui wan" w:date="2025-12-28T21:04:00Z">
        <w:r>
          <w:rPr>
            <w:rFonts w:hint="eastAsia" w:eastAsia="宋体" w:cs="宋体"/>
            <w:snapToGrid/>
            <w:spacing w:val="0"/>
            <w:kern w:val="0"/>
            <w:sz w:val="21"/>
            <w:szCs w:val="21"/>
          </w:rPr>
          <w:t>对</w:t>
        </w:r>
      </w:ins>
      <w:r>
        <w:rPr>
          <w:rFonts w:hint="eastAsia" w:eastAsia="宋体" w:cs="宋体"/>
          <w:snapToGrid/>
          <w:spacing w:val="0"/>
          <w:kern w:val="0"/>
          <w:sz w:val="21"/>
          <w:szCs w:val="21"/>
        </w:rPr>
        <w:t>SATKT模型</w:t>
      </w:r>
      <w:ins w:id="2454" w:author="hui wan" w:date="2025-12-28T21:04:00Z">
        <w:r>
          <w:rPr>
            <w:rFonts w:hint="eastAsia" w:eastAsia="宋体" w:cs="宋体"/>
            <w:snapToGrid/>
            <w:spacing w:val="0"/>
            <w:kern w:val="0"/>
            <w:sz w:val="21"/>
            <w:szCs w:val="21"/>
          </w:rPr>
          <w:t>及其多个</w:t>
        </w:r>
      </w:ins>
      <w:del w:id="2455" w:author="hui wan" w:date="2025-12-28T21:04:00Z">
        <w:r>
          <w:rPr>
            <w:rFonts w:hint="eastAsia" w:eastAsia="宋体" w:cs="宋体"/>
            <w:snapToGrid/>
            <w:spacing w:val="0"/>
            <w:kern w:val="0"/>
            <w:sz w:val="21"/>
            <w:szCs w:val="21"/>
          </w:rPr>
          <w:delText>与</w:delText>
        </w:r>
      </w:del>
      <w:r>
        <w:rPr>
          <w:rFonts w:hint="eastAsia" w:eastAsia="宋体" w:cs="宋体"/>
          <w:snapToGrid/>
          <w:spacing w:val="0"/>
          <w:kern w:val="0"/>
          <w:sz w:val="21"/>
          <w:szCs w:val="21"/>
        </w:rPr>
        <w:t>其变体进行</w:t>
      </w:r>
      <w:ins w:id="2456" w:author="hui wan" w:date="2025-12-28T21:05:00Z">
        <w:r>
          <w:rPr>
            <w:rFonts w:hint="eastAsia" w:eastAsia="宋体" w:cs="宋体"/>
            <w:snapToGrid/>
            <w:spacing w:val="0"/>
            <w:kern w:val="0"/>
            <w:sz w:val="21"/>
            <w:szCs w:val="21"/>
          </w:rPr>
          <w:t>消融实验。所有实验均</w:t>
        </w:r>
      </w:ins>
      <w:del w:id="2457" w:author="hui wan" w:date="2025-12-28T21:05:00Z">
        <w:r>
          <w:rPr>
            <w:rFonts w:hint="eastAsia" w:eastAsia="宋体" w:cs="宋体"/>
            <w:snapToGrid/>
            <w:spacing w:val="0"/>
            <w:kern w:val="0"/>
            <w:sz w:val="21"/>
            <w:szCs w:val="21"/>
          </w:rPr>
          <w:delText>对比，并</w:delText>
        </w:r>
      </w:del>
      <w:r>
        <w:rPr>
          <w:rFonts w:hint="eastAsia" w:eastAsia="宋体" w:cs="宋体"/>
          <w:snapToGrid/>
          <w:spacing w:val="0"/>
          <w:kern w:val="0"/>
          <w:sz w:val="21"/>
          <w:szCs w:val="21"/>
        </w:rPr>
        <w:t>保持一致的超参数设置</w:t>
      </w:r>
      <w:ins w:id="2458" w:author="hui wan" w:date="2025-12-28T21:05:00Z">
        <w:r>
          <w:rPr>
            <w:rFonts w:hint="eastAsia" w:eastAsia="宋体" w:cs="宋体"/>
            <w:snapToGrid/>
            <w:spacing w:val="0"/>
            <w:kern w:val="0"/>
            <w:sz w:val="21"/>
            <w:szCs w:val="21"/>
          </w:rPr>
          <w:t>，以准确评估</w:t>
        </w:r>
      </w:ins>
      <w:del w:id="2459" w:author="hui wan" w:date="2025-12-28T21:05:00Z">
        <w:r>
          <w:rPr>
            <w:rFonts w:hint="eastAsia" w:eastAsia="宋体" w:cs="宋体"/>
            <w:snapToGrid/>
            <w:spacing w:val="0"/>
            <w:kern w:val="0"/>
            <w:sz w:val="21"/>
            <w:szCs w:val="21"/>
          </w:rPr>
          <w:delText>。通过这些消融实验，验证了SATKT模型中各个创新模块的有效性，特别是</w:delText>
        </w:r>
      </w:del>
      <w:r>
        <w:rPr>
          <w:rFonts w:hint="eastAsia" w:eastAsia="宋体" w:cs="宋体"/>
          <w:snapToGrid/>
          <w:spacing w:val="0"/>
          <w:kern w:val="0"/>
          <w:sz w:val="21"/>
          <w:szCs w:val="21"/>
        </w:rPr>
        <w:t>问题知识嵌入、稀疏注意力机制和复合损失函数</w:t>
      </w:r>
      <w:del w:id="2460" w:author="hui wan" w:date="2025-12-28T21:05:00Z">
        <w:r>
          <w:rPr>
            <w:rFonts w:hint="eastAsia" w:eastAsia="宋体" w:cs="宋体"/>
            <w:snapToGrid/>
            <w:spacing w:val="0"/>
            <w:kern w:val="0"/>
            <w:sz w:val="21"/>
            <w:szCs w:val="21"/>
          </w:rPr>
          <w:delText>的创新是否能够有效提升</w:delText>
        </w:r>
      </w:del>
      <w:ins w:id="2461" w:author="hui wan" w:date="2025-12-28T21:05:00Z">
        <w:r>
          <w:rPr>
            <w:rFonts w:hint="eastAsia" w:eastAsia="宋体" w:cs="宋体"/>
            <w:snapToGrid/>
            <w:spacing w:val="0"/>
            <w:kern w:val="0"/>
            <w:sz w:val="21"/>
            <w:szCs w:val="21"/>
          </w:rPr>
          <w:t>对</w:t>
        </w:r>
      </w:ins>
      <w:r>
        <w:rPr>
          <w:rFonts w:hint="eastAsia" w:eastAsia="宋体" w:cs="宋体"/>
          <w:snapToGrid/>
          <w:spacing w:val="0"/>
          <w:kern w:val="0"/>
          <w:sz w:val="21"/>
          <w:szCs w:val="21"/>
        </w:rPr>
        <w:t>模型</w:t>
      </w:r>
      <w:del w:id="2462" w:author="hui wan" w:date="2025-12-28T21:05:00Z">
        <w:r>
          <w:rPr>
            <w:rFonts w:hint="eastAsia" w:eastAsia="宋体" w:cs="宋体"/>
            <w:snapToGrid/>
            <w:spacing w:val="0"/>
            <w:kern w:val="0"/>
            <w:sz w:val="21"/>
            <w:szCs w:val="21"/>
          </w:rPr>
          <w:delText>的</w:delText>
        </w:r>
      </w:del>
      <w:r>
        <w:rPr>
          <w:rFonts w:hint="eastAsia" w:eastAsia="宋体" w:cs="宋体"/>
          <w:snapToGrid/>
          <w:spacing w:val="0"/>
          <w:kern w:val="0"/>
          <w:sz w:val="21"/>
          <w:szCs w:val="21"/>
        </w:rPr>
        <w:t>预测准确性和鲁棒性</w:t>
      </w:r>
      <w:ins w:id="2463" w:author="hui wan" w:date="2025-12-28T21:05:00Z">
        <w:r>
          <w:rPr>
            <w:rFonts w:hint="eastAsia" w:eastAsia="宋体" w:cs="宋体"/>
            <w:snapToGrid/>
            <w:spacing w:val="0"/>
            <w:kern w:val="0"/>
            <w:sz w:val="21"/>
            <w:szCs w:val="21"/>
          </w:rPr>
          <w:t>的贡献。</w:t>
        </w:r>
      </w:ins>
      <w:del w:id="2464" w:author="hui wan" w:date="2025-12-28T21:05:00Z">
        <w:r>
          <w:rPr>
            <w:rFonts w:hint="eastAsia" w:eastAsia="宋体" w:cs="宋体"/>
            <w:snapToGrid/>
            <w:spacing w:val="0"/>
            <w:kern w:val="0"/>
            <w:sz w:val="21"/>
            <w:szCs w:val="21"/>
          </w:rPr>
          <w:delText>，进而实现更好的性能表现</w:delText>
        </w:r>
      </w:del>
      <w:del w:id="2465" w:author="hui wan" w:date="2025-12-28T21:06:00Z">
        <w:r>
          <w:rPr>
            <w:rFonts w:hint="eastAsia" w:eastAsia="宋体" w:cs="宋体"/>
            <w:snapToGrid/>
            <w:spacing w:val="0"/>
            <w:kern w:val="0"/>
            <w:sz w:val="21"/>
            <w:szCs w:val="21"/>
          </w:rPr>
          <w:delText>，</w:delText>
        </w:r>
      </w:del>
      <w:r>
        <w:rPr>
          <w:rFonts w:hint="eastAsia" w:eastAsia="宋体" w:cs="宋体"/>
          <w:snapToGrid/>
          <w:spacing w:val="0"/>
          <w:kern w:val="0"/>
          <w:sz w:val="21"/>
          <w:szCs w:val="21"/>
        </w:rPr>
        <w:t>实验设计如下：</w:t>
      </w:r>
    </w:p>
    <w:p w14:paraId="55AAB682">
      <w:pPr>
        <w:snapToGrid/>
        <w:spacing w:line="360" w:lineRule="auto"/>
        <w:ind w:firstLine="420" w:firstLineChars="200"/>
        <w:textAlignment w:val="center"/>
        <w:rPr>
          <w:ins w:id="2466" w:author="Somomgbeom" w:date="2025-09-02T22:48:00Z"/>
          <w:rFonts w:eastAsia="宋体" w:cs="宋体"/>
          <w:snapToGrid/>
          <w:spacing w:val="0"/>
          <w:kern w:val="0"/>
          <w:sz w:val="21"/>
          <w:szCs w:val="21"/>
        </w:rPr>
      </w:pPr>
      <w:r>
        <w:rPr>
          <w:rFonts w:hint="eastAsia" w:eastAsia="宋体" w:cs="宋体"/>
          <w:snapToGrid/>
          <w:spacing w:val="0"/>
          <w:kern w:val="0"/>
          <w:sz w:val="21"/>
          <w:szCs w:val="21"/>
        </w:rPr>
        <w:t>（1）</w:t>
      </w:r>
      <w:ins w:id="2467" w:author="hui wan" w:date="2025-12-28T21:06:00Z">
        <w:r>
          <w:rPr>
            <w:rFonts w:hint="eastAsia" w:eastAsia="宋体" w:cs="宋体"/>
            <w:snapToGrid/>
            <w:spacing w:val="0"/>
            <w:kern w:val="0"/>
            <w:sz w:val="21"/>
            <w:szCs w:val="21"/>
          </w:rPr>
          <w:t>SATKT-N：</w:t>
        </w:r>
      </w:ins>
      <w:ins w:id="2468" w:author="Somomgbeom" w:date="2025-09-02T22:48:00Z">
        <w:del w:id="2469" w:author="hui wan" w:date="2025-12-28T21:06:00Z">
          <w:r>
            <w:rPr>
              <w:rFonts w:hint="eastAsia" w:eastAsia="宋体" w:cs="宋体"/>
              <w:snapToGrid/>
              <w:spacing w:val="0"/>
              <w:kern w:val="0"/>
              <w:sz w:val="21"/>
              <w:szCs w:val="21"/>
            </w:rPr>
            <w:delText>为了验证模型在没有任何优化模块时的性能，采用基本的Transformer结构和BCE Loss训练模型SATKT-N。</w:delText>
          </w:r>
        </w:del>
      </w:ins>
      <w:ins w:id="2470" w:author="hui wan" w:date="2025-12-28T21:06:00Z">
        <w:r>
          <w:rPr>
            <w:rFonts w:eastAsia="宋体" w:cs="宋体"/>
            <w:snapToGrid/>
            <w:spacing w:val="0"/>
            <w:kern w:val="0"/>
            <w:sz w:val="21"/>
            <w:szCs w:val="21"/>
          </w:rPr>
          <w:t>作为基础模型，仅采用标准Transformer结构与BCE Loss，不包含任何优化模块，用于验证模型在无附加改进时的性能基准。</w:t>
        </w:r>
      </w:ins>
    </w:p>
    <w:p w14:paraId="11288128">
      <w:pPr>
        <w:snapToGrid/>
        <w:spacing w:line="360" w:lineRule="auto"/>
        <w:ind w:firstLine="420" w:firstLineChars="200"/>
        <w:textAlignment w:val="center"/>
        <w:rPr>
          <w:rFonts w:eastAsia="宋体" w:cs="宋体"/>
          <w:snapToGrid/>
          <w:spacing w:val="0"/>
          <w:kern w:val="0"/>
          <w:sz w:val="21"/>
          <w:szCs w:val="21"/>
        </w:rPr>
      </w:pPr>
      <w:ins w:id="2471" w:author="Somomgbeom" w:date="2025-09-02T22:48:00Z">
        <w:r>
          <w:rPr>
            <w:rFonts w:hint="eastAsia" w:eastAsia="宋体" w:cs="宋体"/>
            <w:snapToGrid/>
            <w:spacing w:val="0"/>
            <w:kern w:val="0"/>
            <w:sz w:val="21"/>
            <w:szCs w:val="21"/>
          </w:rPr>
          <w:t>（2）</w:t>
        </w:r>
      </w:ins>
      <w:del w:id="2472" w:author="hui wan" w:date="2025-12-28T21:06:00Z">
        <w:r>
          <w:rPr>
            <w:rFonts w:hint="eastAsia" w:eastAsia="宋体" w:cs="宋体"/>
            <w:snapToGrid/>
            <w:spacing w:val="0"/>
            <w:kern w:val="0"/>
            <w:sz w:val="21"/>
            <w:szCs w:val="21"/>
          </w:rPr>
          <w:delText>为了单独评估问题知识嵌入模块的作用，设计了</w:delText>
        </w:r>
      </w:del>
      <w:r>
        <w:rPr>
          <w:rFonts w:hint="eastAsia" w:eastAsia="宋体" w:cs="宋体"/>
          <w:snapToGrid/>
          <w:spacing w:val="0"/>
          <w:kern w:val="0"/>
          <w:sz w:val="21"/>
          <w:szCs w:val="21"/>
        </w:rPr>
        <w:t>SATKT-QK</w:t>
      </w:r>
      <w:del w:id="2473" w:author="hui wan" w:date="2025-12-28T21:06:00Z">
        <w:r>
          <w:rPr>
            <w:rFonts w:hint="eastAsia" w:eastAsia="宋体" w:cs="宋体"/>
            <w:snapToGrid/>
            <w:spacing w:val="0"/>
            <w:kern w:val="0"/>
            <w:sz w:val="21"/>
            <w:szCs w:val="21"/>
          </w:rPr>
          <w:delText>，</w:delText>
        </w:r>
      </w:del>
      <w:ins w:id="2474" w:author="hui wan" w:date="2025-12-28T21:06:00Z">
        <w:r>
          <w:rPr>
            <w:rFonts w:hint="eastAsia" w:eastAsia="宋体" w:cs="宋体"/>
            <w:snapToGrid/>
            <w:spacing w:val="0"/>
            <w:kern w:val="0"/>
            <w:sz w:val="21"/>
            <w:szCs w:val="21"/>
          </w:rPr>
          <w:t>：</w:t>
        </w:r>
      </w:ins>
      <w:ins w:id="2475" w:author="hui wan" w:date="2025-12-28T21:08:00Z">
        <w:r>
          <w:rPr>
            <w:rFonts w:hint="eastAsia" w:eastAsia="宋体" w:cs="宋体"/>
            <w:snapToGrid/>
            <w:spacing w:val="0"/>
            <w:kern w:val="0"/>
            <w:sz w:val="21"/>
            <w:szCs w:val="21"/>
          </w:rPr>
          <w:t>该变体</w:t>
        </w:r>
      </w:ins>
      <w:del w:id="2476" w:author="hui wan" w:date="2025-12-28T21:07:00Z">
        <w:r>
          <w:rPr>
            <w:rFonts w:hint="eastAsia" w:eastAsia="宋体" w:cs="宋体"/>
            <w:snapToGrid/>
            <w:spacing w:val="0"/>
            <w:kern w:val="0"/>
            <w:sz w:val="21"/>
            <w:szCs w:val="21"/>
          </w:rPr>
          <w:delText>该模型</w:delText>
        </w:r>
      </w:del>
      <w:r>
        <w:rPr>
          <w:rFonts w:hint="eastAsia" w:eastAsia="宋体" w:cs="宋体"/>
          <w:snapToGrid/>
          <w:spacing w:val="0"/>
          <w:kern w:val="0"/>
          <w:sz w:val="21"/>
          <w:szCs w:val="21"/>
        </w:rPr>
        <w:t>移除</w:t>
      </w:r>
      <w:ins w:id="2477" w:author="hui wan" w:date="2025-12-28T21:07:00Z">
        <w:r>
          <w:rPr>
            <w:rFonts w:hint="eastAsia" w:eastAsia="宋体" w:cs="宋体"/>
            <w:snapToGrid/>
            <w:spacing w:val="0"/>
            <w:kern w:val="0"/>
            <w:sz w:val="21"/>
            <w:szCs w:val="21"/>
          </w:rPr>
          <w:t>模型中的</w:t>
        </w:r>
      </w:ins>
      <w:r>
        <w:rPr>
          <w:rFonts w:hint="eastAsia" w:eastAsia="宋体" w:cs="宋体"/>
          <w:snapToGrid/>
          <w:spacing w:val="0"/>
          <w:kern w:val="0"/>
          <w:sz w:val="21"/>
          <w:szCs w:val="21"/>
        </w:rPr>
        <w:t>稀疏注意力机制和复合损失函数，仅保留问题知识嵌入</w:t>
      </w:r>
      <w:ins w:id="2478" w:author="hui wan" w:date="2025-12-28T21:07:00Z">
        <w:r>
          <w:rPr>
            <w:rFonts w:hint="eastAsia" w:eastAsia="宋体" w:cs="宋体"/>
            <w:snapToGrid/>
            <w:spacing w:val="0"/>
            <w:kern w:val="0"/>
            <w:sz w:val="21"/>
            <w:szCs w:val="21"/>
          </w:rPr>
          <w:t>模块</w:t>
        </w:r>
      </w:ins>
      <w:r>
        <w:rPr>
          <w:rFonts w:hint="eastAsia" w:eastAsia="宋体" w:cs="宋体"/>
          <w:snapToGrid/>
          <w:spacing w:val="0"/>
          <w:kern w:val="0"/>
          <w:sz w:val="21"/>
          <w:szCs w:val="21"/>
        </w:rPr>
        <w:t>，并基于</w:t>
      </w:r>
      <w:del w:id="2479" w:author="hui wan" w:date="2025-12-28T21:07:00Z">
        <w:r>
          <w:rPr>
            <w:rFonts w:hint="eastAsia" w:eastAsia="宋体" w:cs="宋体"/>
            <w:snapToGrid/>
            <w:spacing w:val="0"/>
            <w:kern w:val="0"/>
            <w:sz w:val="21"/>
            <w:szCs w:val="21"/>
          </w:rPr>
          <w:delText>最基本的</w:delText>
        </w:r>
      </w:del>
      <w:ins w:id="2480" w:author="hui wan" w:date="2025-12-28T21:07:00Z">
        <w:r>
          <w:rPr>
            <w:rFonts w:hint="eastAsia" w:eastAsia="宋体" w:cs="宋体"/>
            <w:snapToGrid/>
            <w:spacing w:val="0"/>
            <w:kern w:val="0"/>
            <w:sz w:val="21"/>
            <w:szCs w:val="21"/>
          </w:rPr>
          <w:t>标准</w:t>
        </w:r>
      </w:ins>
      <w:r>
        <w:rPr>
          <w:rFonts w:hint="eastAsia" w:eastAsia="宋体" w:cs="宋体"/>
          <w:snapToGrid/>
          <w:spacing w:val="0"/>
          <w:kern w:val="0"/>
          <w:sz w:val="21"/>
          <w:szCs w:val="21"/>
        </w:rPr>
        <w:t>Transformer结构和BCE Loss进行训练，以分析问题知识嵌入对模型性能的独立贡献</w:t>
      </w:r>
      <w:del w:id="2481" w:author="hui wan" w:date="2025-12-28T21:07:00Z">
        <w:r>
          <w:rPr>
            <w:rFonts w:hint="eastAsia" w:eastAsia="宋体" w:cs="宋体"/>
            <w:snapToGrid/>
            <w:spacing w:val="0"/>
            <w:kern w:val="0"/>
            <w:sz w:val="21"/>
            <w:szCs w:val="21"/>
          </w:rPr>
          <w:delText>，确保其在整个模型中的关键作</w:delText>
        </w:r>
      </w:del>
      <w:r>
        <w:rPr>
          <w:rFonts w:hint="eastAsia" w:eastAsia="宋体" w:cs="宋体"/>
          <w:snapToGrid/>
          <w:spacing w:val="0"/>
          <w:kern w:val="0"/>
          <w:sz w:val="21"/>
          <w:szCs w:val="21"/>
        </w:rPr>
        <w:t>用。</w:t>
      </w:r>
    </w:p>
    <w:p w14:paraId="59EF8C88">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w:t>
      </w:r>
      <w:ins w:id="2482" w:author="Somomgbeom" w:date="2025-09-02T22:48:00Z">
        <w:r>
          <w:rPr>
            <w:rFonts w:hint="eastAsia" w:eastAsia="宋体" w:cs="宋体"/>
            <w:snapToGrid/>
            <w:spacing w:val="0"/>
            <w:kern w:val="0"/>
            <w:sz w:val="21"/>
            <w:szCs w:val="21"/>
          </w:rPr>
          <w:t>3</w:t>
        </w:r>
      </w:ins>
      <w:r>
        <w:rPr>
          <w:rFonts w:hint="eastAsia" w:eastAsia="宋体" w:cs="宋体"/>
          <w:snapToGrid/>
          <w:spacing w:val="0"/>
          <w:kern w:val="0"/>
          <w:sz w:val="21"/>
          <w:szCs w:val="21"/>
        </w:rPr>
        <w:t>）</w:t>
      </w:r>
      <w:del w:id="2483" w:author="hui wan" w:date="2025-12-28T21:08:00Z">
        <w:r>
          <w:rPr>
            <w:rFonts w:hint="eastAsia" w:eastAsia="宋体" w:cs="宋体"/>
            <w:snapToGrid/>
            <w:spacing w:val="0"/>
            <w:kern w:val="0"/>
            <w:sz w:val="21"/>
            <w:szCs w:val="21"/>
          </w:rPr>
          <w:delText>为了验证稀疏机制融入注意力机制的有效性,设计了</w:delText>
        </w:r>
      </w:del>
      <w:r>
        <w:rPr>
          <w:rFonts w:hint="eastAsia" w:eastAsia="宋体" w:cs="宋体"/>
          <w:snapToGrid/>
          <w:spacing w:val="0"/>
          <w:kern w:val="0"/>
          <w:sz w:val="21"/>
          <w:szCs w:val="21"/>
        </w:rPr>
        <w:t>SATKT-SP</w:t>
      </w:r>
      <w:del w:id="2484" w:author="hui wan" w:date="2025-12-28T21:08:00Z">
        <w:r>
          <w:rPr>
            <w:rFonts w:hint="eastAsia" w:eastAsia="宋体" w:cs="宋体"/>
            <w:snapToGrid/>
            <w:spacing w:val="0"/>
            <w:kern w:val="0"/>
            <w:sz w:val="21"/>
            <w:szCs w:val="21"/>
          </w:rPr>
          <w:delText>，该变体模型</w:delText>
        </w:r>
      </w:del>
      <w:ins w:id="2485" w:author="hui wan" w:date="2025-12-28T21:08:00Z">
        <w:r>
          <w:rPr>
            <w:rFonts w:hint="eastAsia" w:eastAsia="宋体" w:cs="宋体"/>
            <w:snapToGrid/>
            <w:spacing w:val="0"/>
            <w:kern w:val="0"/>
            <w:sz w:val="21"/>
            <w:szCs w:val="21"/>
          </w:rPr>
          <w:t>：该变体</w:t>
        </w:r>
      </w:ins>
      <w:r>
        <w:rPr>
          <w:rFonts w:hint="eastAsia" w:eastAsia="宋体" w:cs="宋体"/>
          <w:snapToGrid/>
          <w:spacing w:val="0"/>
          <w:kern w:val="0"/>
          <w:sz w:val="21"/>
          <w:szCs w:val="21"/>
        </w:rPr>
        <w:t>保留</w:t>
      </w:r>
      <w:del w:id="2486" w:author="hui wan" w:date="2025-12-28T21:08:00Z">
        <w:r>
          <w:rPr>
            <w:rFonts w:hint="eastAsia" w:eastAsia="宋体" w:cs="宋体"/>
            <w:snapToGrid/>
            <w:spacing w:val="0"/>
            <w:kern w:val="0"/>
            <w:sz w:val="21"/>
            <w:szCs w:val="21"/>
          </w:rPr>
          <w:delText>了</w:delText>
        </w:r>
      </w:del>
      <w:r>
        <w:rPr>
          <w:rFonts w:hint="eastAsia" w:eastAsia="宋体" w:cs="宋体"/>
          <w:snapToGrid/>
          <w:spacing w:val="0"/>
          <w:kern w:val="0"/>
          <w:sz w:val="21"/>
          <w:szCs w:val="21"/>
        </w:rPr>
        <w:t>稀疏注意力机制，</w:t>
      </w:r>
      <w:ins w:id="2487" w:author="hui wan" w:date="2025-12-28T21:08:00Z">
        <w:r>
          <w:rPr>
            <w:rFonts w:hint="eastAsia" w:eastAsia="宋体" w:cs="宋体"/>
            <w:snapToGrid/>
            <w:spacing w:val="0"/>
            <w:kern w:val="0"/>
            <w:sz w:val="21"/>
            <w:szCs w:val="21"/>
          </w:rPr>
          <w:t>但</w:t>
        </w:r>
      </w:ins>
      <w:r>
        <w:rPr>
          <w:rFonts w:hint="eastAsia" w:eastAsia="宋体" w:cs="宋体"/>
          <w:snapToGrid/>
          <w:spacing w:val="0"/>
          <w:kern w:val="0"/>
          <w:sz w:val="21"/>
          <w:szCs w:val="21"/>
        </w:rPr>
        <w:t>移除</w:t>
      </w:r>
      <w:ins w:id="2488" w:author="hui wan" w:date="2025-12-28T21:08:00Z">
        <w:r>
          <w:rPr>
            <w:rFonts w:hint="eastAsia" w:eastAsia="宋体" w:cs="宋体"/>
            <w:snapToGrid/>
            <w:spacing w:val="0"/>
            <w:kern w:val="0"/>
            <w:sz w:val="21"/>
            <w:szCs w:val="21"/>
          </w:rPr>
          <w:t>了</w:t>
        </w:r>
      </w:ins>
      <w:r>
        <w:rPr>
          <w:rFonts w:hint="eastAsia" w:eastAsia="宋体" w:cs="宋体"/>
          <w:snapToGrid/>
          <w:spacing w:val="0"/>
          <w:kern w:val="0"/>
          <w:sz w:val="21"/>
          <w:szCs w:val="21"/>
        </w:rPr>
        <w:t>知识嵌入模块和复合损失函数，仅使用标准的</w:t>
      </w:r>
      <w:del w:id="2489" w:author="hui wan" w:date="2025-12-28T21:13:00Z">
        <w:r>
          <w:rPr>
            <w:rFonts w:hint="eastAsia" w:eastAsia="宋体" w:cs="宋体"/>
            <w:snapToGrid/>
            <w:spacing w:val="0"/>
            <w:kern w:val="0"/>
            <w:sz w:val="21"/>
            <w:szCs w:val="21"/>
          </w:rPr>
          <w:delText>二元交叉熵损失（</w:delText>
        </w:r>
      </w:del>
      <w:r>
        <w:rPr>
          <w:rFonts w:hint="eastAsia" w:eastAsia="宋体" w:cs="宋体"/>
          <w:snapToGrid/>
          <w:spacing w:val="0"/>
          <w:kern w:val="0"/>
          <w:sz w:val="21"/>
          <w:szCs w:val="21"/>
        </w:rPr>
        <w:t>BCE Loss</w:t>
      </w:r>
      <w:del w:id="2490" w:author="hui wan" w:date="2025-12-28T21:13:00Z">
        <w:r>
          <w:rPr>
            <w:rFonts w:hint="eastAsia" w:eastAsia="宋体" w:cs="宋体"/>
            <w:snapToGrid/>
            <w:spacing w:val="0"/>
            <w:kern w:val="0"/>
            <w:sz w:val="21"/>
            <w:szCs w:val="21"/>
          </w:rPr>
          <w:delText>）</w:delText>
        </w:r>
      </w:del>
      <w:r>
        <w:rPr>
          <w:rFonts w:hint="eastAsia" w:eastAsia="宋体" w:cs="宋体"/>
          <w:snapToGrid/>
          <w:spacing w:val="0"/>
          <w:kern w:val="0"/>
          <w:sz w:val="21"/>
          <w:szCs w:val="21"/>
        </w:rPr>
        <w:t>进行训练，以评估稀疏注意力机制对模型性能的</w:t>
      </w:r>
      <w:del w:id="2491" w:author="hui wan" w:date="2025-12-28T21:09:00Z">
        <w:r>
          <w:rPr>
            <w:rFonts w:hint="eastAsia" w:eastAsia="宋体" w:cs="宋体"/>
            <w:snapToGrid/>
            <w:spacing w:val="0"/>
            <w:kern w:val="0"/>
            <w:sz w:val="21"/>
            <w:szCs w:val="21"/>
          </w:rPr>
          <w:delText>提升</w:delText>
        </w:r>
      </w:del>
      <w:ins w:id="2492" w:author="hui wan" w:date="2025-12-28T21:09:00Z">
        <w:r>
          <w:rPr>
            <w:rFonts w:hint="eastAsia" w:eastAsia="宋体" w:cs="宋体"/>
            <w:snapToGrid/>
            <w:spacing w:val="0"/>
            <w:kern w:val="0"/>
            <w:sz w:val="21"/>
            <w:szCs w:val="21"/>
          </w:rPr>
          <w:t>独立贡献</w:t>
        </w:r>
      </w:ins>
      <w:r>
        <w:rPr>
          <w:rFonts w:hint="eastAsia" w:eastAsia="宋体" w:cs="宋体"/>
          <w:snapToGrid/>
          <w:spacing w:val="0"/>
          <w:kern w:val="0"/>
          <w:sz w:val="21"/>
          <w:szCs w:val="21"/>
        </w:rPr>
        <w:t>。</w:t>
      </w:r>
    </w:p>
    <w:p w14:paraId="55EF35AA">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w:t>
      </w:r>
      <w:ins w:id="2493" w:author="Somomgbeom" w:date="2025-09-02T22:48:00Z">
        <w:r>
          <w:rPr>
            <w:rFonts w:hint="eastAsia" w:eastAsia="宋体" w:cs="宋体"/>
            <w:snapToGrid/>
            <w:spacing w:val="0"/>
            <w:kern w:val="0"/>
            <w:sz w:val="21"/>
            <w:szCs w:val="21"/>
          </w:rPr>
          <w:t>4</w:t>
        </w:r>
      </w:ins>
      <w:r>
        <w:rPr>
          <w:rFonts w:hint="eastAsia" w:eastAsia="宋体" w:cs="宋体"/>
          <w:snapToGrid/>
          <w:spacing w:val="0"/>
          <w:kern w:val="0"/>
          <w:sz w:val="21"/>
          <w:szCs w:val="21"/>
        </w:rPr>
        <w:t>）</w:t>
      </w:r>
      <w:del w:id="2494" w:author="hui wan" w:date="2025-12-28T21:09:00Z">
        <w:r>
          <w:rPr>
            <w:rFonts w:hint="eastAsia" w:eastAsia="宋体" w:cs="宋体"/>
            <w:snapToGrid/>
            <w:spacing w:val="0"/>
            <w:kern w:val="0"/>
            <w:sz w:val="21"/>
            <w:szCs w:val="21"/>
          </w:rPr>
          <w:delText>为了评估复合损失函数的作用,设计了</w:delText>
        </w:r>
      </w:del>
      <w:r>
        <w:rPr>
          <w:rFonts w:hint="eastAsia" w:eastAsia="宋体" w:cs="宋体"/>
          <w:snapToGrid/>
          <w:spacing w:val="0"/>
          <w:kern w:val="0"/>
          <w:sz w:val="21"/>
          <w:szCs w:val="21"/>
        </w:rPr>
        <w:t>SATKT-CL</w:t>
      </w:r>
      <w:del w:id="2495" w:author="hui wan" w:date="2025-12-28T21:09:00Z">
        <w:r>
          <w:rPr>
            <w:rFonts w:hint="eastAsia" w:eastAsia="宋体" w:cs="宋体"/>
            <w:snapToGrid/>
            <w:spacing w:val="0"/>
            <w:kern w:val="0"/>
            <w:sz w:val="21"/>
            <w:szCs w:val="21"/>
          </w:rPr>
          <w:delText>，</w:delText>
        </w:r>
      </w:del>
      <w:ins w:id="2496" w:author="hui wan" w:date="2025-12-28T21:09:00Z">
        <w:r>
          <w:rPr>
            <w:rFonts w:hint="eastAsia" w:eastAsia="宋体" w:cs="宋体"/>
            <w:snapToGrid/>
            <w:spacing w:val="0"/>
            <w:kern w:val="0"/>
            <w:sz w:val="21"/>
            <w:szCs w:val="21"/>
          </w:rPr>
          <w:t>：</w:t>
        </w:r>
      </w:ins>
      <w:r>
        <w:rPr>
          <w:rFonts w:hint="eastAsia" w:eastAsia="宋体" w:cs="宋体"/>
          <w:snapToGrid/>
          <w:spacing w:val="0"/>
          <w:kern w:val="0"/>
          <w:sz w:val="21"/>
          <w:szCs w:val="21"/>
        </w:rPr>
        <w:t>该变体模型在SAKT基础上融入复合损失函数（包含知识一致性损失和正则化损失），</w:t>
      </w:r>
      <w:del w:id="2497" w:author="hui wan" w:date="2025-12-28T21:09:00Z">
        <w:r>
          <w:rPr>
            <w:rFonts w:hint="eastAsia" w:eastAsia="宋体" w:cs="宋体"/>
            <w:snapToGrid/>
            <w:spacing w:val="0"/>
            <w:kern w:val="0"/>
            <w:sz w:val="21"/>
            <w:szCs w:val="21"/>
          </w:rPr>
          <w:delText>便于</w:delText>
        </w:r>
      </w:del>
      <w:ins w:id="2498" w:author="hui wan" w:date="2025-12-28T21:09:00Z">
        <w:r>
          <w:rPr>
            <w:rFonts w:hint="eastAsia" w:eastAsia="宋体" w:cs="宋体"/>
            <w:snapToGrid/>
            <w:spacing w:val="0"/>
            <w:kern w:val="0"/>
            <w:sz w:val="21"/>
            <w:szCs w:val="21"/>
          </w:rPr>
          <w:t>以</w:t>
        </w:r>
      </w:ins>
      <w:r>
        <w:rPr>
          <w:rFonts w:hint="eastAsia" w:eastAsia="宋体" w:cs="宋体"/>
          <w:snapToGrid/>
          <w:spacing w:val="0"/>
          <w:kern w:val="0"/>
          <w:sz w:val="21"/>
          <w:szCs w:val="21"/>
        </w:rPr>
        <w:t>分析复合损失函数在模型性能提升中的效果。</w:t>
      </w:r>
      <w:bookmarkStart w:id="32" w:name="_Ref9512"/>
    </w:p>
    <w:bookmarkEnd w:id="32"/>
    <w:p w14:paraId="54EAA90D">
      <w:pPr>
        <w:snapToGrid/>
        <w:spacing w:line="360" w:lineRule="auto"/>
        <w:ind w:firstLine="420" w:firstLineChars="200"/>
        <w:textAlignment w:val="center"/>
        <w:rPr>
          <w:ins w:id="2499" w:author="Somomgbeom" w:date="2025-09-02T22:49:00Z"/>
          <w:rFonts w:eastAsia="宋体" w:cs="宋体"/>
          <w:snapToGrid/>
          <w:spacing w:val="0"/>
          <w:kern w:val="0"/>
          <w:sz w:val="21"/>
          <w:szCs w:val="21"/>
        </w:rPr>
      </w:pPr>
      <w:ins w:id="2500" w:author="Somomgbeom" w:date="2025-09-02T22:49:00Z">
        <w:del w:id="2501" w:author="hui wan" w:date="2025-12-28T21:10:00Z">
          <w:r>
            <w:rPr>
              <w:rFonts w:hint="eastAsia" w:eastAsia="宋体" w:cs="宋体"/>
              <w:snapToGrid/>
              <w:spacing w:val="0"/>
              <w:kern w:val="0"/>
              <w:sz w:val="21"/>
              <w:szCs w:val="21"/>
            </w:rPr>
            <w:delText>表5</w:delText>
          </w:r>
        </w:del>
      </w:ins>
      <w:ins w:id="2502" w:author="Somomgbeom" w:date="2025-09-02T22:49:00Z">
        <w:r>
          <w:rPr>
            <w:rFonts w:hint="eastAsia" w:eastAsia="宋体" w:cs="宋体"/>
            <w:snapToGrid/>
            <w:spacing w:val="0"/>
            <w:kern w:val="0"/>
            <w:sz w:val="21"/>
            <w:szCs w:val="21"/>
          </w:rPr>
          <w:t>消融实验</w:t>
        </w:r>
      </w:ins>
      <w:ins w:id="2503" w:author="hui wan" w:date="2025-12-28T21:09:00Z">
        <w:r>
          <w:rPr>
            <w:rFonts w:hint="eastAsia" w:eastAsia="宋体" w:cs="宋体"/>
            <w:snapToGrid/>
            <w:spacing w:val="0"/>
            <w:kern w:val="0"/>
            <w:sz w:val="21"/>
            <w:szCs w:val="21"/>
          </w:rPr>
          <w:t>AUC</w:t>
        </w:r>
      </w:ins>
      <w:ins w:id="2504" w:author="Somomgbeom" w:date="2025-09-02T22:49:00Z">
        <w:r>
          <w:rPr>
            <w:rFonts w:hint="eastAsia" w:eastAsia="宋体" w:cs="宋体"/>
            <w:snapToGrid/>
            <w:spacing w:val="0"/>
            <w:kern w:val="0"/>
            <w:sz w:val="21"/>
            <w:szCs w:val="21"/>
          </w:rPr>
          <w:t>结果</w:t>
        </w:r>
      </w:ins>
      <w:ins w:id="2505" w:author="hui wan" w:date="2025-12-28T21:09:00Z">
        <w:r>
          <w:rPr>
            <w:rFonts w:hint="eastAsia" w:eastAsia="宋体" w:cs="宋体"/>
            <w:snapToGrid/>
            <w:spacing w:val="0"/>
            <w:kern w:val="0"/>
            <w:sz w:val="21"/>
            <w:szCs w:val="21"/>
          </w:rPr>
          <w:t>见表</w:t>
        </w:r>
      </w:ins>
      <w:ins w:id="2506" w:author="hui wan" w:date="2025-12-28T21:10:00Z">
        <w:r>
          <w:rPr>
            <w:rFonts w:hint="eastAsia" w:eastAsia="宋体" w:cs="宋体"/>
            <w:snapToGrid/>
            <w:spacing w:val="0"/>
            <w:kern w:val="0"/>
            <w:sz w:val="21"/>
            <w:szCs w:val="21"/>
          </w:rPr>
          <w:t>5。表5</w:t>
        </w:r>
      </w:ins>
      <w:ins w:id="2507" w:author="Somomgbeom" w:date="2025-09-02T22:49:00Z">
        <w:r>
          <w:rPr>
            <w:rFonts w:hint="eastAsia" w:eastAsia="宋体" w:cs="宋体"/>
            <w:snapToGrid/>
            <w:spacing w:val="0"/>
            <w:kern w:val="0"/>
            <w:sz w:val="21"/>
            <w:szCs w:val="21"/>
          </w:rPr>
          <w:t>表明，与基准模型SATKT-N相比，</w:t>
        </w:r>
      </w:ins>
      <w:ins w:id="2508" w:author="Somomgbeom" w:date="2025-09-02T22:49:00Z">
        <w:del w:id="2509" w:author="hui wan" w:date="2025-12-28T21:10:00Z">
          <w:r>
            <w:rPr>
              <w:rFonts w:hint="eastAsia" w:eastAsia="宋体" w:cs="宋体"/>
              <w:snapToGrid/>
              <w:spacing w:val="0"/>
              <w:kern w:val="0"/>
              <w:sz w:val="21"/>
              <w:szCs w:val="21"/>
            </w:rPr>
            <w:delText>三</w:delText>
          </w:r>
        </w:del>
      </w:ins>
      <w:ins w:id="2510" w:author="hui wan" w:date="2025-12-28T21:10:00Z">
        <w:r>
          <w:rPr>
            <w:rFonts w:hint="eastAsia" w:eastAsia="宋体" w:cs="宋体"/>
            <w:snapToGrid/>
            <w:spacing w:val="0"/>
            <w:kern w:val="0"/>
            <w:sz w:val="21"/>
            <w:szCs w:val="21"/>
          </w:rPr>
          <w:t>3</w:t>
        </w:r>
      </w:ins>
      <w:ins w:id="2511" w:author="Somomgbeom" w:date="2025-09-02T22:49:00Z">
        <w:r>
          <w:rPr>
            <w:rFonts w:hint="eastAsia" w:eastAsia="宋体" w:cs="宋体"/>
            <w:snapToGrid/>
            <w:spacing w:val="0"/>
            <w:kern w:val="0"/>
            <w:sz w:val="21"/>
            <w:szCs w:val="21"/>
          </w:rPr>
          <w:t>种单模块增强变体均带来不同程度的性能提升，说明问题知识嵌入、稀疏注意力机制和复合损失函数对模型性能均有独立贡献。完整的SATKT模型在</w:t>
        </w:r>
      </w:ins>
      <w:ins w:id="2512" w:author="Somomgbeom" w:date="2025-09-02T22:49:00Z">
        <w:del w:id="2513" w:author="hui wan" w:date="2025-12-28T21:10:00Z">
          <w:r>
            <w:rPr>
              <w:rFonts w:hint="eastAsia" w:eastAsia="宋体" w:cs="宋体"/>
              <w:snapToGrid/>
              <w:spacing w:val="0"/>
              <w:kern w:val="0"/>
              <w:sz w:val="21"/>
              <w:szCs w:val="21"/>
            </w:rPr>
            <w:delText>三个数据集（</w:delText>
          </w:r>
        </w:del>
      </w:ins>
      <w:ins w:id="2514" w:author="Somomgbeom" w:date="2025-09-02T22:49:00Z">
        <w:r>
          <w:rPr>
            <w:rFonts w:hint="eastAsia" w:eastAsia="宋体" w:cs="宋体"/>
            <w:snapToGrid/>
            <w:spacing w:val="0"/>
            <w:kern w:val="0"/>
            <w:sz w:val="21"/>
            <w:szCs w:val="21"/>
          </w:rPr>
          <w:t>assist09、algebra05、doudouyun</w:t>
        </w:r>
      </w:ins>
      <w:ins w:id="2515" w:author="Somomgbeom" w:date="2025-09-02T22:49:00Z">
        <w:del w:id="2516" w:author="hui wan" w:date="2025-12-28T21:10:00Z">
          <w:r>
            <w:rPr>
              <w:rFonts w:hint="eastAsia" w:eastAsia="宋体" w:cs="宋体"/>
              <w:snapToGrid/>
              <w:spacing w:val="0"/>
              <w:kern w:val="0"/>
              <w:sz w:val="21"/>
              <w:szCs w:val="21"/>
            </w:rPr>
            <w:delText>）</w:delText>
          </w:r>
        </w:del>
      </w:ins>
      <w:ins w:id="2517" w:author="hui wan" w:date="2025-12-28T21:11:00Z">
        <w:r>
          <w:rPr>
            <w:rFonts w:hint="eastAsia" w:eastAsia="宋体" w:cs="宋体"/>
            <w:snapToGrid/>
            <w:spacing w:val="0"/>
            <w:kern w:val="0"/>
            <w:sz w:val="21"/>
            <w:szCs w:val="21"/>
          </w:rPr>
          <w:t xml:space="preserve"> 3个数据集</w:t>
        </w:r>
      </w:ins>
      <w:ins w:id="2518" w:author="Somomgbeom" w:date="2025-09-02T22:49:00Z">
        <w:r>
          <w:rPr>
            <w:rFonts w:hint="eastAsia" w:eastAsia="宋体" w:cs="宋体"/>
            <w:snapToGrid/>
            <w:spacing w:val="0"/>
            <w:kern w:val="0"/>
            <w:sz w:val="21"/>
            <w:szCs w:val="21"/>
          </w:rPr>
          <w:t>上均取得最佳表现，验证了多模块协同</w:t>
        </w:r>
      </w:ins>
      <w:ins w:id="2519" w:author="Somomgbeom" w:date="2025-09-02T22:49:00Z">
        <w:del w:id="2520" w:author="hui wan" w:date="2025-12-28T21:11:00Z">
          <w:r>
            <w:rPr>
              <w:rFonts w:hint="eastAsia" w:eastAsia="宋体" w:cs="宋体"/>
              <w:snapToGrid/>
              <w:spacing w:val="0"/>
              <w:kern w:val="0"/>
              <w:sz w:val="21"/>
              <w:szCs w:val="21"/>
            </w:rPr>
            <w:delText>作用的显著效果</w:delText>
          </w:r>
        </w:del>
      </w:ins>
      <w:ins w:id="2521" w:author="hui wan" w:date="2025-12-28T21:11:00Z">
        <w:r>
          <w:rPr>
            <w:rFonts w:hint="eastAsia" w:eastAsia="宋体" w:cs="宋体"/>
            <w:snapToGrid/>
            <w:spacing w:val="0"/>
            <w:kern w:val="0"/>
            <w:sz w:val="21"/>
            <w:szCs w:val="21"/>
          </w:rPr>
          <w:t>设计的有效性</w:t>
        </w:r>
      </w:ins>
      <w:ins w:id="2522" w:author="Somomgbeom" w:date="2025-09-02T22:49:00Z">
        <w:r>
          <w:rPr>
            <w:rFonts w:hint="eastAsia" w:eastAsia="宋体" w:cs="宋体"/>
            <w:snapToGrid/>
            <w:spacing w:val="0"/>
            <w:kern w:val="0"/>
            <w:sz w:val="21"/>
            <w:szCs w:val="21"/>
          </w:rPr>
          <w:t>。在statics数据集上，SATKT-CL的表现略优于完整模型。这可能与</w:t>
        </w:r>
      </w:ins>
      <w:ins w:id="2523" w:author="Somomgbeom" w:date="2025-09-02T22:49:00Z">
        <w:del w:id="2524" w:author="hui wan" w:date="2025-12-28T21:11:00Z">
          <w:r>
            <w:rPr>
              <w:rFonts w:hint="eastAsia" w:eastAsia="宋体" w:cs="宋体"/>
              <w:snapToGrid/>
              <w:spacing w:val="0"/>
              <w:kern w:val="0"/>
              <w:sz w:val="21"/>
              <w:szCs w:val="21"/>
            </w:rPr>
            <w:delText>数据集特征相关：</w:delText>
          </w:r>
        </w:del>
      </w:ins>
      <w:ins w:id="2525" w:author="Somomgbeom" w:date="2025-09-02T22:49:00Z">
        <w:r>
          <w:rPr>
            <w:rFonts w:hint="eastAsia" w:eastAsia="宋体" w:cs="宋体"/>
            <w:snapToGrid/>
            <w:spacing w:val="0"/>
            <w:kern w:val="0"/>
            <w:sz w:val="21"/>
            <w:szCs w:val="21"/>
          </w:rPr>
          <w:t>statics数据集题目数量多、知识结构复杂</w:t>
        </w:r>
      </w:ins>
      <w:ins w:id="2526" w:author="Somomgbeom" w:date="2025-09-02T22:49:00Z">
        <w:del w:id="2527" w:author="hui wan" w:date="2025-12-28T21:11:00Z">
          <w:r>
            <w:rPr>
              <w:rFonts w:hint="eastAsia" w:eastAsia="宋体" w:cs="宋体"/>
              <w:snapToGrid/>
              <w:spacing w:val="0"/>
              <w:kern w:val="0"/>
              <w:sz w:val="21"/>
              <w:szCs w:val="21"/>
            </w:rPr>
            <w:delText>，</w:delText>
          </w:r>
        </w:del>
      </w:ins>
      <w:ins w:id="2528" w:author="hui wan" w:date="2025-12-28T21:11:00Z">
        <w:r>
          <w:rPr>
            <w:rFonts w:hint="eastAsia" w:eastAsia="宋体" w:cs="宋体"/>
            <w:snapToGrid/>
            <w:spacing w:val="0"/>
            <w:kern w:val="0"/>
            <w:sz w:val="21"/>
            <w:szCs w:val="21"/>
          </w:rPr>
          <w:t>、需要更细致</w:t>
        </w:r>
      </w:ins>
      <w:ins w:id="2529" w:author="hui wan" w:date="2025-12-28T21:12:00Z">
        <w:r>
          <w:rPr>
            <w:rFonts w:hint="eastAsia" w:eastAsia="宋体" w:cs="宋体"/>
            <w:snapToGrid/>
            <w:spacing w:val="0"/>
            <w:kern w:val="0"/>
            <w:sz w:val="21"/>
            <w:szCs w:val="21"/>
          </w:rPr>
          <w:t>的特征</w:t>
        </w:r>
      </w:ins>
      <w:ins w:id="2530" w:author="Somomgbeom" w:date="2025-09-02T22:49:00Z">
        <w:del w:id="2531" w:author="hui wan" w:date="2025-12-28T21:12:00Z">
          <w:r>
            <w:rPr>
              <w:rFonts w:hint="eastAsia" w:eastAsia="宋体" w:cs="宋体"/>
              <w:snapToGrid/>
              <w:spacing w:val="0"/>
              <w:kern w:val="0"/>
              <w:sz w:val="21"/>
              <w:szCs w:val="21"/>
            </w:rPr>
            <w:delText>对细粒度信息的</w:delText>
          </w:r>
        </w:del>
      </w:ins>
      <w:ins w:id="2532" w:author="Somomgbeom" w:date="2025-09-02T22:49:00Z">
        <w:r>
          <w:rPr>
            <w:rFonts w:hint="eastAsia" w:eastAsia="宋体" w:cs="宋体"/>
            <w:snapToGrid/>
            <w:spacing w:val="0"/>
            <w:kern w:val="0"/>
            <w:sz w:val="21"/>
            <w:szCs w:val="21"/>
          </w:rPr>
          <w:t>保留</w:t>
        </w:r>
      </w:ins>
      <w:ins w:id="2533" w:author="Somomgbeom" w:date="2025-09-02T22:49:00Z">
        <w:del w:id="2534" w:author="hui wan" w:date="2025-12-28T21:12:00Z">
          <w:r>
            <w:rPr>
              <w:rFonts w:hint="eastAsia" w:eastAsia="宋体" w:cs="宋体"/>
              <w:snapToGrid/>
              <w:spacing w:val="0"/>
              <w:kern w:val="0"/>
              <w:sz w:val="21"/>
              <w:szCs w:val="21"/>
            </w:rPr>
            <w:delText>要求更高</w:delText>
          </w:r>
        </w:del>
      </w:ins>
      <w:ins w:id="2535" w:author="hui wan" w:date="2025-12-28T21:12:00Z">
        <w:r>
          <w:rPr>
            <w:rFonts w:hint="eastAsia" w:eastAsia="宋体" w:cs="宋体"/>
            <w:snapToGrid/>
            <w:spacing w:val="0"/>
            <w:kern w:val="0"/>
            <w:sz w:val="21"/>
            <w:szCs w:val="21"/>
          </w:rPr>
          <w:t>有关</w:t>
        </w:r>
      </w:ins>
      <w:ins w:id="2536" w:author="Somomgbeom" w:date="2025-09-02T22:49:00Z">
        <w:r>
          <w:rPr>
            <w:rFonts w:hint="eastAsia" w:eastAsia="宋体" w:cs="宋体"/>
            <w:snapToGrid/>
            <w:spacing w:val="0"/>
            <w:kern w:val="0"/>
            <w:sz w:val="21"/>
            <w:szCs w:val="21"/>
          </w:rPr>
          <w:t>。复合损失函数</w:t>
        </w:r>
      </w:ins>
      <w:ins w:id="2537" w:author="hui wan" w:date="2025-12-28T21:12:00Z">
        <w:r>
          <w:rPr>
            <w:rFonts w:eastAsia="宋体" w:cs="宋体"/>
            <w:snapToGrid/>
            <w:spacing w:val="0"/>
            <w:kern w:val="0"/>
            <w:sz w:val="21"/>
            <w:szCs w:val="21"/>
          </w:rPr>
          <w:t>通过强化知识一致性与信息保持能力，</w:t>
        </w:r>
      </w:ins>
      <w:ins w:id="2538" w:author="Somomgbeom" w:date="2025-09-02T22:49:00Z">
        <w:r>
          <w:rPr>
            <w:rFonts w:hint="eastAsia" w:eastAsia="宋体" w:cs="宋体"/>
            <w:snapToGrid/>
            <w:spacing w:val="0"/>
            <w:kern w:val="0"/>
            <w:sz w:val="21"/>
            <w:szCs w:val="21"/>
          </w:rPr>
          <w:t>在该场景下能够更好地保持知识一致性与细节信息，从而表现优于依赖稀疏注意力机制的完整模型。</w:t>
        </w:r>
      </w:ins>
    </w:p>
    <w:p w14:paraId="49643FF3">
      <w:pPr>
        <w:snapToGrid/>
        <w:spacing w:line="360" w:lineRule="auto"/>
        <w:ind w:firstLine="0"/>
        <w:jc w:val="center"/>
        <w:textAlignment w:val="center"/>
        <w:rPr>
          <w:rFonts w:eastAsia="宋体" w:cs="宋体"/>
          <w:snapToGrid/>
          <w:spacing w:val="0"/>
          <w:kern w:val="0"/>
          <w:sz w:val="21"/>
          <w:szCs w:val="21"/>
        </w:rPr>
      </w:pPr>
      <w:bookmarkStart w:id="33" w:name="_Toc8795"/>
      <w:bookmarkStart w:id="34" w:name="_Toc25254"/>
      <w:r>
        <w:rPr>
          <w:rFonts w:hint="eastAsia" w:eastAsia="宋体" w:cs="宋体"/>
          <w:snapToGrid/>
          <w:spacing w:val="0"/>
          <w:kern w:val="0"/>
          <w:sz w:val="21"/>
          <w:szCs w:val="21"/>
        </w:rPr>
        <w:t>表5</w:t>
      </w:r>
      <w:ins w:id="2539" w:author="hui wan" w:date="2025-12-28T21:09:00Z">
        <w:r>
          <w:rPr>
            <w:rFonts w:hint="eastAsia" w:eastAsia="宋体" w:cs="宋体"/>
            <w:snapToGrid/>
            <w:spacing w:val="0"/>
            <w:kern w:val="0"/>
            <w:sz w:val="21"/>
            <w:szCs w:val="21"/>
          </w:rPr>
          <w:t xml:space="preserve"> </w:t>
        </w:r>
      </w:ins>
      <w:del w:id="2540" w:author="hui wan" w:date="2025-12-28T21:09:00Z">
        <w:r>
          <w:rPr>
            <w:rFonts w:hint="eastAsia" w:eastAsia="宋体" w:cs="宋体"/>
            <w:snapToGrid/>
            <w:spacing w:val="0"/>
            <w:kern w:val="0"/>
            <w:sz w:val="21"/>
            <w:szCs w:val="21"/>
          </w:rPr>
          <w:delText xml:space="preserve"> SATKT算法</w:delText>
        </w:r>
      </w:del>
      <w:r>
        <w:rPr>
          <w:rFonts w:hint="eastAsia" w:eastAsia="宋体" w:cs="宋体"/>
          <w:snapToGrid/>
          <w:spacing w:val="0"/>
          <w:kern w:val="0"/>
          <w:sz w:val="21"/>
          <w:szCs w:val="21"/>
        </w:rPr>
        <w:t>消融实验AUC结果</w:t>
      </w:r>
      <w:bookmarkEnd w:id="33"/>
      <w:bookmarkEnd w:id="34"/>
    </w:p>
    <w:tbl>
      <w:tblPr>
        <w:tblStyle w:val="18"/>
        <w:tblW w:w="5000" w:type="pct"/>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596"/>
        <w:gridCol w:w="1385"/>
        <w:gridCol w:w="1385"/>
        <w:gridCol w:w="1385"/>
        <w:gridCol w:w="1384"/>
        <w:gridCol w:w="1387"/>
      </w:tblGrid>
      <w:tr w14:paraId="4A788173">
        <w:trPr>
          <w:jc w:val="center"/>
        </w:trPr>
        <w:tc>
          <w:tcPr>
            <w:tcW w:w="935" w:type="pct"/>
            <w:tcBorders>
              <w:top w:val="single" w:color="auto" w:sz="12" w:space="0"/>
              <w:bottom w:val="single" w:color="auto" w:sz="6" w:space="0"/>
            </w:tcBorders>
            <w:vAlign w:val="center"/>
          </w:tcPr>
          <w:p w14:paraId="25F61A28">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数据集</w:t>
            </w:r>
          </w:p>
        </w:tc>
        <w:tc>
          <w:tcPr>
            <w:tcW w:w="812" w:type="pct"/>
            <w:tcBorders>
              <w:top w:val="single" w:color="auto" w:sz="12" w:space="0"/>
              <w:bottom w:val="single" w:color="auto" w:sz="6" w:space="0"/>
            </w:tcBorders>
            <w:vAlign w:val="center"/>
          </w:tcPr>
          <w:p w14:paraId="6D5631F1">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SATKT</w:t>
            </w:r>
          </w:p>
          <w:p w14:paraId="1EC6DA59">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-N</w:t>
            </w:r>
          </w:p>
        </w:tc>
        <w:tc>
          <w:tcPr>
            <w:tcW w:w="812" w:type="pct"/>
            <w:tcBorders>
              <w:top w:val="single" w:color="auto" w:sz="12" w:space="0"/>
              <w:bottom w:val="single" w:color="auto" w:sz="6" w:space="0"/>
            </w:tcBorders>
            <w:vAlign w:val="center"/>
          </w:tcPr>
          <w:p w14:paraId="4DB33C1B">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SATKT</w:t>
            </w:r>
          </w:p>
          <w:p w14:paraId="7015C55A">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-QK</w:t>
            </w:r>
          </w:p>
        </w:tc>
        <w:tc>
          <w:tcPr>
            <w:tcW w:w="812" w:type="pct"/>
            <w:tcBorders>
              <w:top w:val="single" w:color="auto" w:sz="12" w:space="0"/>
              <w:bottom w:val="single" w:color="auto" w:sz="6" w:space="0"/>
            </w:tcBorders>
            <w:vAlign w:val="center"/>
          </w:tcPr>
          <w:p w14:paraId="0E40FCF8">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SATKT</w:t>
            </w:r>
          </w:p>
          <w:p w14:paraId="6E355F87">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-SP</w:t>
            </w:r>
          </w:p>
        </w:tc>
        <w:tc>
          <w:tcPr>
            <w:tcW w:w="812" w:type="pct"/>
            <w:tcBorders>
              <w:top w:val="single" w:color="auto" w:sz="12" w:space="0"/>
              <w:bottom w:val="single" w:color="auto" w:sz="6" w:space="0"/>
            </w:tcBorders>
            <w:vAlign w:val="center"/>
          </w:tcPr>
          <w:p w14:paraId="109EA90B">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SATKT</w:t>
            </w:r>
          </w:p>
          <w:p w14:paraId="31C7CD29">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-CL</w:t>
            </w:r>
          </w:p>
        </w:tc>
        <w:tc>
          <w:tcPr>
            <w:tcW w:w="814" w:type="pct"/>
            <w:tcBorders>
              <w:top w:val="single" w:color="auto" w:sz="12" w:space="0"/>
              <w:bottom w:val="single" w:color="auto" w:sz="6" w:space="0"/>
            </w:tcBorders>
            <w:vAlign w:val="center"/>
          </w:tcPr>
          <w:p w14:paraId="59166048">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SATKT</w:t>
            </w:r>
          </w:p>
        </w:tc>
      </w:tr>
      <w:tr w14:paraId="04F9BAF1">
        <w:trPr>
          <w:jc w:val="center"/>
        </w:trPr>
        <w:tc>
          <w:tcPr>
            <w:tcW w:w="935" w:type="pct"/>
            <w:tcBorders>
              <w:top w:val="single" w:color="auto" w:sz="6" w:space="0"/>
            </w:tcBorders>
            <w:vAlign w:val="center"/>
          </w:tcPr>
          <w:p w14:paraId="0C0AE3B6">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assist09</w:t>
            </w:r>
          </w:p>
        </w:tc>
        <w:tc>
          <w:tcPr>
            <w:tcW w:w="812" w:type="pct"/>
            <w:tcBorders>
              <w:top w:val="single" w:color="auto" w:sz="6" w:space="0"/>
            </w:tcBorders>
            <w:vAlign w:val="center"/>
          </w:tcPr>
          <w:p w14:paraId="18CE62CF">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0.807</w:t>
            </w:r>
            <w:ins w:id="2541"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2</w:t>
            </w:r>
          </w:p>
        </w:tc>
        <w:tc>
          <w:tcPr>
            <w:tcW w:w="812" w:type="pct"/>
            <w:tcBorders>
              <w:top w:val="single" w:color="auto" w:sz="6" w:space="0"/>
            </w:tcBorders>
            <w:vAlign w:val="center"/>
          </w:tcPr>
          <w:p w14:paraId="40B160B0">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0.810</w:t>
            </w:r>
            <w:ins w:id="2542"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7</w:t>
            </w:r>
          </w:p>
        </w:tc>
        <w:tc>
          <w:tcPr>
            <w:tcW w:w="812" w:type="pct"/>
            <w:tcBorders>
              <w:top w:val="single" w:color="auto" w:sz="6" w:space="0"/>
            </w:tcBorders>
            <w:vAlign w:val="center"/>
          </w:tcPr>
          <w:p w14:paraId="6FD71055">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0.815</w:t>
            </w:r>
            <w:ins w:id="2543"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5</w:t>
            </w:r>
          </w:p>
        </w:tc>
        <w:tc>
          <w:tcPr>
            <w:tcW w:w="812" w:type="pct"/>
            <w:tcBorders>
              <w:top w:val="single" w:color="auto" w:sz="6" w:space="0"/>
            </w:tcBorders>
            <w:vAlign w:val="center"/>
          </w:tcPr>
          <w:p w14:paraId="289A8943">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0.813</w:t>
            </w:r>
            <w:ins w:id="2544"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6</w:t>
            </w:r>
          </w:p>
        </w:tc>
        <w:tc>
          <w:tcPr>
            <w:tcW w:w="814" w:type="pct"/>
            <w:tcBorders>
              <w:top w:val="single" w:color="auto" w:sz="6" w:space="0"/>
            </w:tcBorders>
            <w:vAlign w:val="center"/>
          </w:tcPr>
          <w:p w14:paraId="4B9096E5">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0.819</w:t>
            </w:r>
            <w:ins w:id="2545"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7</w:t>
            </w:r>
          </w:p>
        </w:tc>
      </w:tr>
      <w:tr w14:paraId="2D36F3AF">
        <w:trPr>
          <w:jc w:val="center"/>
        </w:trPr>
        <w:tc>
          <w:tcPr>
            <w:tcW w:w="935" w:type="pct"/>
            <w:vAlign w:val="center"/>
          </w:tcPr>
          <w:p w14:paraId="7B856AAA">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algebra05</w:t>
            </w:r>
          </w:p>
        </w:tc>
        <w:tc>
          <w:tcPr>
            <w:tcW w:w="812" w:type="pct"/>
            <w:vAlign w:val="center"/>
          </w:tcPr>
          <w:p w14:paraId="485A0806">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0.779</w:t>
            </w:r>
            <w:ins w:id="2546"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1</w:t>
            </w:r>
          </w:p>
        </w:tc>
        <w:tc>
          <w:tcPr>
            <w:tcW w:w="812" w:type="pct"/>
            <w:vAlign w:val="center"/>
          </w:tcPr>
          <w:p w14:paraId="40F2A938">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0.784</w:t>
            </w:r>
            <w:ins w:id="2547"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7</w:t>
            </w:r>
          </w:p>
        </w:tc>
        <w:tc>
          <w:tcPr>
            <w:tcW w:w="812" w:type="pct"/>
            <w:vAlign w:val="center"/>
          </w:tcPr>
          <w:p w14:paraId="3852976B">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0.790</w:t>
            </w:r>
            <w:ins w:id="2548"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4</w:t>
            </w:r>
          </w:p>
        </w:tc>
        <w:tc>
          <w:tcPr>
            <w:tcW w:w="812" w:type="pct"/>
            <w:vAlign w:val="center"/>
          </w:tcPr>
          <w:p w14:paraId="5387C80D">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0.792</w:t>
            </w:r>
            <w:ins w:id="2549"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3</w:t>
            </w:r>
          </w:p>
        </w:tc>
        <w:tc>
          <w:tcPr>
            <w:tcW w:w="814" w:type="pct"/>
            <w:vAlign w:val="center"/>
          </w:tcPr>
          <w:p w14:paraId="1B126EF2">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0.793</w:t>
            </w:r>
            <w:ins w:id="2550"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0</w:t>
            </w:r>
          </w:p>
        </w:tc>
      </w:tr>
      <w:tr w14:paraId="59D84026">
        <w:trPr>
          <w:jc w:val="center"/>
        </w:trPr>
        <w:tc>
          <w:tcPr>
            <w:tcW w:w="935" w:type="pct"/>
            <w:vAlign w:val="center"/>
          </w:tcPr>
          <w:p w14:paraId="302F5C23">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statics</w:t>
            </w:r>
          </w:p>
        </w:tc>
        <w:tc>
          <w:tcPr>
            <w:tcW w:w="812" w:type="pct"/>
            <w:vAlign w:val="center"/>
          </w:tcPr>
          <w:p w14:paraId="23EE8335">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0.828</w:t>
            </w:r>
            <w:ins w:id="2551"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6</w:t>
            </w:r>
          </w:p>
        </w:tc>
        <w:tc>
          <w:tcPr>
            <w:tcW w:w="812" w:type="pct"/>
            <w:vAlign w:val="center"/>
          </w:tcPr>
          <w:p w14:paraId="102C4F97">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0.836</w:t>
            </w:r>
            <w:ins w:id="2552"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3</w:t>
            </w:r>
          </w:p>
        </w:tc>
        <w:tc>
          <w:tcPr>
            <w:tcW w:w="812" w:type="pct"/>
            <w:vAlign w:val="center"/>
          </w:tcPr>
          <w:p w14:paraId="0EF60456">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0.838</w:t>
            </w:r>
            <w:ins w:id="2553"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0</w:t>
            </w:r>
          </w:p>
        </w:tc>
        <w:tc>
          <w:tcPr>
            <w:tcW w:w="812" w:type="pct"/>
            <w:vAlign w:val="center"/>
          </w:tcPr>
          <w:p w14:paraId="0F111EBA">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0.839</w:t>
            </w:r>
            <w:ins w:id="2554"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2</w:t>
            </w:r>
          </w:p>
        </w:tc>
        <w:tc>
          <w:tcPr>
            <w:tcW w:w="814" w:type="pct"/>
            <w:vAlign w:val="center"/>
          </w:tcPr>
          <w:p w14:paraId="1ED483FD">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0.838</w:t>
            </w:r>
            <w:ins w:id="2555"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9</w:t>
            </w:r>
          </w:p>
        </w:tc>
      </w:tr>
      <w:tr w14:paraId="05F4139C">
        <w:trPr>
          <w:jc w:val="center"/>
        </w:trPr>
        <w:tc>
          <w:tcPr>
            <w:tcW w:w="935" w:type="pct"/>
            <w:tcBorders>
              <w:bottom w:val="single" w:color="auto" w:sz="12" w:space="0"/>
            </w:tcBorders>
            <w:vAlign w:val="center"/>
          </w:tcPr>
          <w:p w14:paraId="5821D755">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doudouyun</w:t>
            </w:r>
          </w:p>
        </w:tc>
        <w:tc>
          <w:tcPr>
            <w:tcW w:w="812" w:type="pct"/>
            <w:tcBorders>
              <w:bottom w:val="single" w:color="auto" w:sz="12" w:space="0"/>
            </w:tcBorders>
            <w:vAlign w:val="center"/>
          </w:tcPr>
          <w:p w14:paraId="254EB671">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0.730</w:t>
            </w:r>
            <w:ins w:id="2556"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1</w:t>
            </w:r>
          </w:p>
        </w:tc>
        <w:tc>
          <w:tcPr>
            <w:tcW w:w="812" w:type="pct"/>
            <w:tcBorders>
              <w:bottom w:val="single" w:color="auto" w:sz="12" w:space="0"/>
            </w:tcBorders>
            <w:vAlign w:val="center"/>
          </w:tcPr>
          <w:p w14:paraId="57B9C95E">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0.739</w:t>
            </w:r>
            <w:ins w:id="2557"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2</w:t>
            </w:r>
          </w:p>
        </w:tc>
        <w:tc>
          <w:tcPr>
            <w:tcW w:w="812" w:type="pct"/>
            <w:tcBorders>
              <w:bottom w:val="single" w:color="auto" w:sz="12" w:space="0"/>
            </w:tcBorders>
            <w:vAlign w:val="center"/>
          </w:tcPr>
          <w:p w14:paraId="0D6EFD75">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0.743</w:t>
            </w:r>
            <w:ins w:id="2558"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0</w:t>
            </w:r>
          </w:p>
        </w:tc>
        <w:tc>
          <w:tcPr>
            <w:tcW w:w="812" w:type="pct"/>
            <w:tcBorders>
              <w:bottom w:val="single" w:color="auto" w:sz="12" w:space="0"/>
            </w:tcBorders>
            <w:vAlign w:val="center"/>
          </w:tcPr>
          <w:p w14:paraId="75FE30F7">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0.745</w:t>
            </w:r>
            <w:ins w:id="2559"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3</w:t>
            </w:r>
          </w:p>
        </w:tc>
        <w:tc>
          <w:tcPr>
            <w:tcW w:w="814" w:type="pct"/>
            <w:tcBorders>
              <w:bottom w:val="single" w:color="auto" w:sz="12" w:space="0"/>
            </w:tcBorders>
            <w:vAlign w:val="center"/>
          </w:tcPr>
          <w:p w14:paraId="33A96E2A">
            <w:pPr>
              <w:snapToGrid/>
              <w:spacing w:line="360" w:lineRule="auto"/>
              <w:ind w:firstLine="420" w:firstLineChars="20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t>0.746</w:t>
            </w:r>
            <w:ins w:id="2560" w:author="hui wan" w:date="2025-12-28T21:13: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5</w:t>
            </w:r>
          </w:p>
        </w:tc>
      </w:tr>
    </w:tbl>
    <w:p w14:paraId="7FA0ECAF">
      <w:pPr>
        <w:pStyle w:val="4"/>
        <w:spacing w:line="360" w:lineRule="auto"/>
        <w:rPr>
          <w:rFonts w:eastAsia="宋体"/>
          <w:b/>
          <w:bCs w:val="0"/>
          <w:sz w:val="21"/>
          <w:szCs w:val="21"/>
        </w:rPr>
      </w:pPr>
      <w:del w:id="2561" w:author="hui wan" w:date="2025-12-28T08:50:00Z">
        <w:r>
          <w:rPr>
            <w:rFonts w:hint="eastAsia" w:eastAsia="宋体"/>
            <w:b/>
            <w:bCs w:val="0"/>
            <w:sz w:val="21"/>
            <w:szCs w:val="21"/>
          </w:rPr>
          <w:delText>4</w:delText>
        </w:r>
      </w:del>
      <w:ins w:id="2562" w:author="hui wan" w:date="2025-12-28T08:50:00Z">
        <w:r>
          <w:rPr>
            <w:rFonts w:hint="eastAsia" w:eastAsia="宋体"/>
            <w:b/>
            <w:bCs w:val="0"/>
            <w:sz w:val="21"/>
            <w:szCs w:val="21"/>
          </w:rPr>
          <w:t>3</w:t>
        </w:r>
      </w:ins>
      <w:r>
        <w:rPr>
          <w:rFonts w:hint="eastAsia" w:eastAsia="宋体"/>
          <w:b/>
          <w:bCs w:val="0"/>
          <w:sz w:val="21"/>
          <w:szCs w:val="21"/>
        </w:rPr>
        <w:t>.3.3 扩展实验</w:t>
      </w:r>
    </w:p>
    <w:p w14:paraId="5BA4EB6F">
      <w:pPr>
        <w:snapToGrid/>
        <w:spacing w:line="360" w:lineRule="auto"/>
        <w:ind w:firstLine="420" w:firstLineChars="200"/>
        <w:textAlignment w:val="center"/>
        <w:rPr>
          <w:del w:id="2563" w:author="hui wan" w:date="2025-12-28T21:15:00Z"/>
          <w:rFonts w:eastAsia="宋体" w:cs="宋体"/>
          <w:snapToGrid/>
          <w:spacing w:val="0"/>
          <w:kern w:val="0"/>
          <w:sz w:val="21"/>
          <w:szCs w:val="21"/>
        </w:rPr>
      </w:pPr>
      <w:del w:id="2564" w:author="hui wan" w:date="2025-12-28T21:15:00Z">
        <w:r>
          <w:rPr>
            <w:rFonts w:hint="eastAsia" w:eastAsia="宋体" w:cs="宋体"/>
            <w:snapToGrid/>
            <w:spacing w:val="0"/>
            <w:kern w:val="0"/>
            <w:sz w:val="21"/>
            <w:szCs w:val="21"/>
          </w:rPr>
          <w:delText>在完成核心模块的验证后，本研究进一步开展系统性实验以全面评估模型特性与关键参数的影响。</w:delText>
        </w:r>
      </w:del>
    </w:p>
    <w:p w14:paraId="3D82AAFE">
      <w:pPr>
        <w:snapToGrid/>
        <w:spacing w:line="360" w:lineRule="auto"/>
        <w:ind w:firstLine="420" w:firstLineChars="200"/>
        <w:textAlignment w:val="center"/>
        <w:rPr>
          <w:ins w:id="2565" w:author="hui wan" w:date="2025-12-28T21:18:00Z"/>
          <w:rFonts w:eastAsia="宋体" w:cs="宋体"/>
          <w:snapToGrid/>
          <w:spacing w:val="0"/>
          <w:kern w:val="0"/>
          <w:sz w:val="21"/>
          <w:szCs w:val="21"/>
        </w:rPr>
      </w:pPr>
      <w:r>
        <w:rPr>
          <w:rFonts w:hint="eastAsia" w:eastAsia="宋体" w:cs="宋体"/>
          <w:snapToGrid/>
          <w:spacing w:val="0"/>
          <w:kern w:val="0"/>
          <w:sz w:val="21"/>
          <w:szCs w:val="21"/>
        </w:rPr>
        <w:t>为了深入探究稀疏注意力机制</w:t>
      </w:r>
      <w:commentRangeStart w:id="6"/>
      <w:r>
        <w:rPr>
          <w:rFonts w:hint="eastAsia" w:eastAsia="宋体" w:cs="宋体"/>
          <w:snapToGrid/>
          <w:spacing w:val="0"/>
          <w:kern w:val="0"/>
          <w:sz w:val="21"/>
          <w:szCs w:val="21"/>
        </w:rPr>
        <w:t>模块中引入的</w:t>
      </w:r>
      <w:commentRangeEnd w:id="6"/>
      <w:r>
        <w:commentReference w:id="6"/>
      </w:r>
      <w:r>
        <w:rPr>
          <w:rFonts w:hint="eastAsia" w:eastAsia="宋体" w:cs="宋体"/>
          <w:snapToGrid/>
          <w:spacing w:val="0"/>
          <w:kern w:val="0"/>
          <w:sz w:val="21"/>
          <w:szCs w:val="21"/>
        </w:rPr>
        <w:t>参数</w:t>
      </w:r>
      <w:ins w:id="2566" w:author="Somomgbeom [2]" w:date="2026-01-07T21:44:53Z">
        <w:r>
          <w:rPr>
            <w:rFonts w:eastAsia="宋体" w:cs="宋体"/>
            <w:i/>
            <w:iCs/>
            <w:snapToGrid/>
            <w:spacing w:val="0"/>
            <w:kern w:val="0"/>
            <w:sz w:val="21"/>
            <w:szCs w:val="21"/>
          </w:rPr>
          <w:t>k</w:t>
        </w:r>
      </w:ins>
      <w:r>
        <w:rPr>
          <w:rFonts w:hint="eastAsia" w:eastAsia="宋体" w:cs="宋体"/>
          <w:snapToGrid/>
          <w:spacing w:val="0"/>
          <w:kern w:val="0"/>
          <w:sz w:val="21"/>
          <w:szCs w:val="21"/>
        </w:rPr>
        <w:t>对于模型效果的影响，本文</w:t>
      </w:r>
      <w:del w:id="2567" w:author="hui wan" w:date="2025-12-28T21:16:00Z">
        <w:r>
          <w:rPr>
            <w:rFonts w:hint="eastAsia" w:eastAsia="宋体" w:cs="宋体"/>
            <w:snapToGrid/>
            <w:spacing w:val="0"/>
            <w:kern w:val="0"/>
            <w:sz w:val="21"/>
            <w:szCs w:val="21"/>
          </w:rPr>
          <w:delText>选取了</w:delText>
        </w:r>
      </w:del>
      <w:ins w:id="2568" w:author="hui wan" w:date="2025-12-28T21:16:00Z">
        <w:r>
          <w:rPr>
            <w:rFonts w:hint="eastAsia" w:eastAsia="宋体" w:cs="宋体"/>
            <w:snapToGrid/>
            <w:spacing w:val="0"/>
            <w:kern w:val="0"/>
            <w:sz w:val="21"/>
            <w:szCs w:val="21"/>
          </w:rPr>
          <w:t>以</w:t>
        </w:r>
      </w:ins>
      <w:r>
        <w:rPr>
          <w:rFonts w:hint="eastAsia" w:eastAsia="宋体" w:cs="宋体"/>
          <w:snapToGrid/>
          <w:spacing w:val="0"/>
          <w:kern w:val="0"/>
          <w:sz w:val="21"/>
          <w:szCs w:val="21"/>
        </w:rPr>
        <w:t>algebra05数据集</w:t>
      </w:r>
      <w:del w:id="2569" w:author="hui wan" w:date="2025-12-28T21:16:00Z">
        <w:r>
          <w:rPr>
            <w:rFonts w:hint="eastAsia" w:eastAsia="宋体" w:cs="宋体"/>
            <w:snapToGrid/>
            <w:spacing w:val="0"/>
            <w:kern w:val="0"/>
            <w:sz w:val="21"/>
            <w:szCs w:val="21"/>
          </w:rPr>
          <w:delText>作</w:delText>
        </w:r>
      </w:del>
      <w:r>
        <w:rPr>
          <w:rFonts w:hint="eastAsia" w:eastAsia="宋体" w:cs="宋体"/>
          <w:snapToGrid/>
          <w:spacing w:val="0"/>
          <w:kern w:val="0"/>
          <w:sz w:val="21"/>
          <w:szCs w:val="21"/>
        </w:rPr>
        <w:t>为代表，在训练过程中设置</w:t>
      </w:r>
      <w:r>
        <w:rPr>
          <w:rFonts w:eastAsia="宋体" w:cs="宋体"/>
          <w:i/>
          <w:iCs/>
          <w:snapToGrid/>
          <w:spacing w:val="0"/>
          <w:kern w:val="0"/>
          <w:sz w:val="21"/>
          <w:szCs w:val="21"/>
          <w:rPrChange w:id="2570" w:author="hui wan" w:date="2025-12-28T21:29:00Z">
            <w:rPr>
              <w:rFonts w:eastAsia="宋体" w:cs="宋体"/>
              <w:snapToGrid/>
              <w:spacing w:val="0"/>
              <w:kern w:val="0"/>
              <w:sz w:val="21"/>
              <w:szCs w:val="21"/>
            </w:rPr>
          </w:rPrChange>
        </w:rPr>
        <w:t>k</w:t>
      </w:r>
      <w:ins w:id="2571" w:author="hui wan" w:date="2025-12-28T21:17:00Z">
        <w:r>
          <w:rPr>
            <w:rFonts w:hint="eastAsia" w:eastAsia="宋体" w:cs="宋体"/>
            <w:snapToGrid/>
            <w:spacing w:val="0"/>
            <w:kern w:val="0"/>
            <w:sz w:val="21"/>
            <w:szCs w:val="21"/>
          </w:rPr>
          <w:t>依次取</w:t>
        </w:r>
      </w:ins>
      <w:del w:id="2572" w:author="hui wan" w:date="2025-12-28T21:17:00Z">
        <w:r>
          <w:rPr>
            <w:rFonts w:hint="eastAsia" w:eastAsia="宋体" w:cs="宋体"/>
            <w:snapToGrid/>
            <w:spacing w:val="0"/>
            <w:kern w:val="0"/>
            <w:sz w:val="21"/>
            <w:szCs w:val="21"/>
          </w:rPr>
          <w:delText>从</w:delText>
        </w:r>
      </w:del>
      <w:r>
        <w:rPr>
          <w:rFonts w:hint="eastAsia" w:eastAsia="宋体" w:cs="宋体"/>
          <w:snapToGrid/>
          <w:spacing w:val="0"/>
          <w:kern w:val="0"/>
          <w:sz w:val="21"/>
          <w:szCs w:val="21"/>
        </w:rPr>
        <w:t>3到10的连续整数</w:t>
      </w:r>
      <w:del w:id="2573" w:author="hui wan" w:date="2025-12-28T21:17:00Z">
        <w:r>
          <w:rPr>
            <w:rFonts w:hint="eastAsia" w:eastAsia="宋体" w:cs="宋体"/>
            <w:snapToGrid/>
            <w:spacing w:val="0"/>
            <w:kern w:val="0"/>
            <w:sz w:val="21"/>
            <w:szCs w:val="21"/>
          </w:rPr>
          <w:delText>取</w:delText>
        </w:r>
      </w:del>
      <w:r>
        <w:rPr>
          <w:rFonts w:hint="eastAsia" w:eastAsia="宋体" w:cs="宋体"/>
          <w:snapToGrid/>
          <w:spacing w:val="0"/>
          <w:kern w:val="0"/>
          <w:sz w:val="21"/>
          <w:szCs w:val="21"/>
        </w:rPr>
        <w:t>值，系统</w:t>
      </w:r>
      <w:del w:id="2574" w:author="hui wan" w:date="2025-12-28T21:17:00Z">
        <w:r>
          <w:rPr>
            <w:rFonts w:hint="eastAsia" w:eastAsia="宋体" w:cs="宋体"/>
            <w:snapToGrid/>
            <w:spacing w:val="0"/>
            <w:kern w:val="0"/>
            <w:sz w:val="21"/>
            <w:szCs w:val="21"/>
          </w:rPr>
          <w:delText>探究</w:delText>
        </w:r>
      </w:del>
      <w:ins w:id="2575" w:author="hui wan" w:date="2025-12-28T21:17:00Z">
        <w:r>
          <w:rPr>
            <w:rFonts w:hint="eastAsia" w:eastAsia="宋体" w:cs="宋体"/>
            <w:snapToGrid/>
            <w:spacing w:val="0"/>
            <w:kern w:val="0"/>
            <w:sz w:val="21"/>
            <w:szCs w:val="21"/>
          </w:rPr>
          <w:t>研究</w:t>
        </w:r>
      </w:ins>
      <w:r>
        <w:rPr>
          <w:rFonts w:hint="eastAsia" w:eastAsia="宋体" w:cs="宋体"/>
          <w:snapToGrid/>
          <w:spacing w:val="0"/>
          <w:kern w:val="0"/>
          <w:sz w:val="21"/>
          <w:szCs w:val="21"/>
        </w:rPr>
        <w:t>该参数对模型性能的影响。</w:t>
      </w:r>
      <w:ins w:id="2576" w:author="Somomgbeom [2]" w:date="2026-01-07T21:45:10Z">
        <w:r>
          <w:rPr>
            <w:rFonts w:eastAsia="宋体" w:cs="宋体"/>
            <w:i/>
            <w:iCs/>
            <w:snapToGrid/>
            <w:spacing w:val="0"/>
            <w:kern w:val="0"/>
            <w:sz w:val="21"/>
            <w:szCs w:val="21"/>
          </w:rPr>
          <w:t>k</w:t>
        </w:r>
      </w:ins>
      <w:ins w:id="2577" w:author="hui wan" w:date="2025-12-28T21:18:00Z">
        <w:r>
          <w:rPr>
            <w:rFonts w:hint="eastAsia" w:eastAsia="宋体" w:cs="宋体"/>
            <w:snapToGrid/>
            <w:spacing w:val="0"/>
            <w:kern w:val="0"/>
            <w:sz w:val="21"/>
            <w:szCs w:val="21"/>
          </w:rPr>
          <w:t>对</w:t>
        </w:r>
      </w:ins>
      <w:ins w:id="2578" w:author="hui wan" w:date="2025-12-28T21:18:00Z">
        <w:r>
          <w:rPr>
            <w:rFonts w:eastAsia="宋体" w:cs="宋体"/>
            <w:snapToGrid/>
            <w:spacing w:val="0"/>
            <w:kern w:val="0"/>
            <w:sz w:val="21"/>
            <w:szCs w:val="21"/>
          </w:rPr>
          <w:t>SATKT</w:t>
        </w:r>
      </w:ins>
      <w:ins w:id="2579" w:author="hui wan" w:date="2025-12-28T21:18:00Z">
        <w:r>
          <w:rPr>
            <w:rFonts w:hint="eastAsia" w:eastAsia="宋体" w:cs="宋体"/>
            <w:snapToGrid/>
            <w:spacing w:val="0"/>
            <w:kern w:val="0"/>
            <w:sz w:val="21"/>
            <w:szCs w:val="21"/>
          </w:rPr>
          <w:t>模型AUC效果影响如图5所示。</w:t>
        </w:r>
      </w:ins>
    </w:p>
    <w:p w14:paraId="60E8F6E3">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从图</w:t>
      </w:r>
      <w:ins w:id="2580" w:author="Somomgbeom" w:date="2025-10-12T19:49:00Z">
        <w:r>
          <w:rPr>
            <w:rFonts w:hint="eastAsia" w:eastAsia="宋体" w:cs="宋体"/>
            <w:snapToGrid/>
            <w:spacing w:val="0"/>
            <w:kern w:val="0"/>
            <w:sz w:val="21"/>
            <w:szCs w:val="21"/>
          </w:rPr>
          <w:t>5</w:t>
        </w:r>
      </w:ins>
      <w:del w:id="2581" w:author="hui wan" w:date="2025-12-28T21:18:00Z">
        <w:r>
          <w:rPr>
            <w:rFonts w:hint="eastAsia" w:eastAsia="宋体" w:cs="宋体"/>
            <w:snapToGrid/>
            <w:spacing w:val="0"/>
            <w:kern w:val="0"/>
            <w:sz w:val="21"/>
            <w:szCs w:val="21"/>
          </w:rPr>
          <w:delText>结果上</w:delText>
        </w:r>
      </w:del>
      <w:ins w:id="2582" w:author="hui wan" w:date="2025-12-28T21:18:00Z">
        <w:r>
          <w:rPr>
            <w:rFonts w:hint="eastAsia" w:eastAsia="宋体" w:cs="宋体"/>
            <w:snapToGrid/>
            <w:spacing w:val="0"/>
            <w:kern w:val="0"/>
            <w:sz w:val="21"/>
            <w:szCs w:val="21"/>
          </w:rPr>
          <w:t>可以看出</w:t>
        </w:r>
      </w:ins>
      <w:del w:id="2583" w:author="hui wan" w:date="2025-12-28T21:18:00Z">
        <w:r>
          <w:rPr>
            <w:rFonts w:hint="eastAsia" w:eastAsia="宋体" w:cs="宋体"/>
            <w:snapToGrid/>
            <w:spacing w:val="0"/>
            <w:kern w:val="0"/>
            <w:sz w:val="21"/>
            <w:szCs w:val="21"/>
          </w:rPr>
          <w:delText>看</w:delText>
        </w:r>
      </w:del>
      <w:r>
        <w:rPr>
          <w:rFonts w:hint="eastAsia" w:eastAsia="宋体" w:cs="宋体"/>
          <w:snapToGrid/>
          <w:spacing w:val="0"/>
          <w:kern w:val="0"/>
          <w:sz w:val="21"/>
          <w:szCs w:val="21"/>
        </w:rPr>
        <w:t>，</w:t>
      </w:r>
      <w:del w:id="2584" w:author="hui wan" w:date="2025-12-28T21:18:00Z">
        <w:r>
          <w:rPr>
            <w:rFonts w:hint="eastAsia" w:eastAsia="宋体" w:cs="宋体"/>
            <w:snapToGrid/>
            <w:spacing w:val="0"/>
            <w:kern w:val="0"/>
            <w:sz w:val="21"/>
            <w:szCs w:val="21"/>
          </w:rPr>
          <w:delText>随着</w:delText>
        </w:r>
      </w:del>
      <w:ins w:id="2585" w:author="hui wan" w:date="2025-12-28T21:18:00Z">
        <w:r>
          <w:rPr>
            <w:rFonts w:hint="eastAsia" w:eastAsia="宋体" w:cs="宋体"/>
            <w:snapToGrid/>
            <w:spacing w:val="0"/>
            <w:kern w:val="0"/>
            <w:sz w:val="21"/>
            <w:szCs w:val="21"/>
          </w:rPr>
          <w:t>当</w:t>
        </w:r>
      </w:ins>
      <w:r>
        <w:rPr>
          <w:rFonts w:eastAsia="宋体" w:cs="宋体"/>
          <w:i/>
          <w:iCs/>
          <w:snapToGrid/>
          <w:spacing w:val="0"/>
          <w:kern w:val="0"/>
          <w:sz w:val="21"/>
          <w:szCs w:val="21"/>
          <w:rPrChange w:id="2586" w:author="hui wan" w:date="2025-12-28T21:18:00Z">
            <w:rPr>
              <w:rFonts w:eastAsia="宋体" w:cs="宋体"/>
              <w:snapToGrid/>
              <w:spacing w:val="0"/>
              <w:kern w:val="0"/>
              <w:sz w:val="21"/>
              <w:szCs w:val="21"/>
            </w:rPr>
          </w:rPrChange>
        </w:rPr>
        <w:t>k</w:t>
      </w:r>
      <w:r>
        <w:rPr>
          <w:rFonts w:hint="eastAsia" w:eastAsia="宋体" w:cs="宋体"/>
          <w:snapToGrid/>
          <w:spacing w:val="0"/>
          <w:kern w:val="0"/>
          <w:sz w:val="21"/>
          <w:szCs w:val="21"/>
        </w:rPr>
        <w:t>值从3增</w:t>
      </w:r>
      <w:del w:id="2587" w:author="hui wan" w:date="2025-12-28T21:18:00Z">
        <w:r>
          <w:rPr>
            <w:rFonts w:hint="eastAsia" w:eastAsia="宋体" w:cs="宋体"/>
            <w:snapToGrid/>
            <w:spacing w:val="0"/>
            <w:kern w:val="0"/>
            <w:sz w:val="21"/>
            <w:szCs w:val="21"/>
          </w:rPr>
          <w:delText>加</w:delText>
        </w:r>
      </w:del>
      <w:r>
        <w:rPr>
          <w:rFonts w:hint="eastAsia" w:eastAsia="宋体" w:cs="宋体"/>
          <w:snapToGrid/>
          <w:spacing w:val="0"/>
          <w:kern w:val="0"/>
          <w:sz w:val="21"/>
          <w:szCs w:val="21"/>
        </w:rPr>
        <w:t>至5，模型性能逐步提升，AUC从0.789</w:t>
      </w:r>
      <w:ins w:id="2588" w:author="Somomgbeom [2]" w:date="2026-01-07T21:42:45Z">
        <w:r>
          <w:rPr>
            <w:rFonts w:hint="eastAsia" w:eastAsia="宋体" w:cs="宋体"/>
            <w:snapToGrid/>
            <w:spacing w:val="0"/>
            <w:kern w:val="0"/>
            <w:sz w:val="21"/>
            <w:szCs w:val="21"/>
            <w:lang w:val="en-US" w:eastAsia="zh-CN"/>
          </w:rPr>
          <w:t xml:space="preserve"> </w:t>
        </w:r>
      </w:ins>
      <w:ins w:id="2589" w:author="Somomgbeom [2]" w:date="2026-01-07T21:42:43Z">
        <w:r>
          <w:rPr>
            <w:rFonts w:hint="eastAsia" w:eastAsia="宋体" w:cs="宋体"/>
            <w:snapToGrid/>
            <w:spacing w:val="0"/>
            <w:kern w:val="0"/>
            <w:sz w:val="21"/>
            <w:szCs w:val="21"/>
            <w:lang w:val="en-US" w:eastAsia="zh-CN"/>
          </w:rPr>
          <w:t>0</w:t>
        </w:r>
      </w:ins>
      <w:ins w:id="2590" w:author="hui wan" w:date="2025-12-28T21:18:00Z">
        <w:r>
          <w:rPr>
            <w:rFonts w:hint="eastAsia" w:eastAsia="宋体" w:cs="宋体"/>
            <w:snapToGrid/>
            <w:spacing w:val="0"/>
            <w:kern w:val="0"/>
            <w:sz w:val="21"/>
            <w:szCs w:val="21"/>
          </w:rPr>
          <w:t>上升</w:t>
        </w:r>
      </w:ins>
      <w:del w:id="2591" w:author="hui wan" w:date="2025-12-28T21:18:00Z">
        <w:r>
          <w:rPr>
            <w:rFonts w:hint="eastAsia" w:eastAsia="宋体" w:cs="宋体"/>
            <w:snapToGrid/>
            <w:spacing w:val="0"/>
            <w:kern w:val="0"/>
            <w:sz w:val="21"/>
            <w:szCs w:val="21"/>
          </w:rPr>
          <w:delText>提高</w:delText>
        </w:r>
      </w:del>
      <w:r>
        <w:rPr>
          <w:rFonts w:hint="eastAsia" w:eastAsia="宋体" w:cs="宋体"/>
          <w:snapToGrid/>
          <w:spacing w:val="0"/>
          <w:kern w:val="0"/>
          <w:sz w:val="21"/>
          <w:szCs w:val="21"/>
        </w:rPr>
        <w:t>至峰值0.793</w:t>
      </w:r>
      <w:ins w:id="2592" w:author="hui wan" w:date="2025-12-28T08:52:00Z">
        <w:r>
          <w:rPr>
            <w:rFonts w:hint="eastAsia" w:eastAsia="宋体" w:cs="宋体"/>
            <w:snapToGrid/>
            <w:spacing w:val="0"/>
            <w:kern w:val="0"/>
            <w:sz w:val="21"/>
            <w:szCs w:val="21"/>
          </w:rPr>
          <w:t xml:space="preserve"> </w:t>
        </w:r>
      </w:ins>
      <w:r>
        <w:rPr>
          <w:rFonts w:hint="eastAsia" w:eastAsia="宋体" w:cs="宋体"/>
          <w:snapToGrid/>
          <w:spacing w:val="0"/>
          <w:kern w:val="0"/>
          <w:sz w:val="21"/>
          <w:szCs w:val="21"/>
        </w:rPr>
        <w:t>5</w:t>
      </w:r>
      <w:ins w:id="2593" w:author="hui wan" w:date="2025-12-28T21:18:00Z">
        <w:r>
          <w:rPr>
            <w:rFonts w:hint="eastAsia" w:eastAsia="宋体" w:cs="宋体"/>
            <w:snapToGrid/>
            <w:spacing w:val="0"/>
            <w:kern w:val="0"/>
            <w:sz w:val="21"/>
            <w:szCs w:val="21"/>
          </w:rPr>
          <w:t>；</w:t>
        </w:r>
      </w:ins>
      <w:ins w:id="2594" w:author="hui wan" w:date="2025-12-28T21:19:00Z">
        <w:r>
          <w:rPr>
            <w:rFonts w:hint="eastAsia" w:eastAsia="宋体" w:cs="宋体"/>
            <w:snapToGrid/>
            <w:spacing w:val="0"/>
            <w:kern w:val="0"/>
            <w:sz w:val="21"/>
            <w:szCs w:val="21"/>
          </w:rPr>
          <w:t>此后继续增大</w:t>
        </w:r>
      </w:ins>
      <w:ins w:id="2595" w:author="hui wan" w:date="2025-12-28T21:19:00Z">
        <w:r>
          <w:rPr>
            <w:rFonts w:eastAsia="宋体" w:cs="宋体"/>
            <w:i/>
            <w:iCs/>
            <w:snapToGrid/>
            <w:spacing w:val="0"/>
            <w:kern w:val="0"/>
            <w:sz w:val="21"/>
            <w:szCs w:val="21"/>
            <w:rPrChange w:id="2596" w:author="hui wan" w:date="2025-12-28T21:19:00Z">
              <w:rPr>
                <w:rFonts w:eastAsia="宋体" w:cs="宋体"/>
                <w:snapToGrid/>
                <w:spacing w:val="0"/>
                <w:kern w:val="0"/>
                <w:sz w:val="21"/>
                <w:szCs w:val="21"/>
              </w:rPr>
            </w:rPrChange>
          </w:rPr>
          <w:t>k</w:t>
        </w:r>
      </w:ins>
      <w:ins w:id="2597" w:author="hui wan" w:date="2025-12-28T21:19:00Z">
        <w:r>
          <w:rPr>
            <w:rFonts w:hint="eastAsia" w:eastAsia="宋体" w:cs="宋体"/>
            <w:snapToGrid/>
            <w:spacing w:val="0"/>
            <w:kern w:val="0"/>
            <w:sz w:val="21"/>
            <w:szCs w:val="21"/>
          </w:rPr>
          <w:t>值</w:t>
        </w:r>
      </w:ins>
      <w:r>
        <w:rPr>
          <w:rFonts w:hint="eastAsia" w:eastAsia="宋体" w:cs="宋体"/>
          <w:snapToGrid/>
          <w:spacing w:val="0"/>
          <w:kern w:val="0"/>
          <w:sz w:val="21"/>
          <w:szCs w:val="21"/>
        </w:rPr>
        <w:t>，</w:t>
      </w:r>
      <w:ins w:id="2598" w:author="hui wan" w:date="2025-12-28T21:19:00Z">
        <w:r>
          <w:rPr>
            <w:rFonts w:hint="eastAsia" w:eastAsia="宋体" w:cs="宋体"/>
            <w:snapToGrid/>
            <w:spacing w:val="0"/>
            <w:kern w:val="0"/>
            <w:sz w:val="21"/>
            <w:szCs w:val="21"/>
          </w:rPr>
          <w:t>AUC</w:t>
        </w:r>
      </w:ins>
      <w:del w:id="2599" w:author="hui wan" w:date="2025-12-28T21:19:00Z">
        <w:r>
          <w:rPr>
            <w:rFonts w:hint="eastAsia" w:eastAsia="宋体" w:cs="宋体"/>
            <w:snapToGrid/>
            <w:spacing w:val="0"/>
            <w:kern w:val="0"/>
            <w:sz w:val="21"/>
            <w:szCs w:val="21"/>
          </w:rPr>
          <w:delText>随后</w:delText>
        </w:r>
      </w:del>
      <w:r>
        <w:rPr>
          <w:rFonts w:hint="eastAsia" w:eastAsia="宋体" w:cs="宋体"/>
          <w:snapToGrid/>
          <w:spacing w:val="0"/>
          <w:kern w:val="0"/>
          <w:sz w:val="21"/>
          <w:szCs w:val="21"/>
        </w:rPr>
        <w:t>逐渐下降，至</w:t>
      </w:r>
      <w:r>
        <w:rPr>
          <w:rFonts w:eastAsia="宋体" w:cs="宋体"/>
          <w:i/>
          <w:iCs/>
          <w:snapToGrid/>
          <w:spacing w:val="0"/>
          <w:kern w:val="0"/>
          <w:sz w:val="21"/>
          <w:szCs w:val="21"/>
          <w:rPrChange w:id="2600" w:author="hui wan" w:date="2025-12-28T21:19:00Z">
            <w:rPr>
              <w:rFonts w:eastAsia="宋体" w:cs="宋体"/>
              <w:snapToGrid/>
              <w:spacing w:val="0"/>
              <w:kern w:val="0"/>
              <w:sz w:val="21"/>
              <w:szCs w:val="21"/>
            </w:rPr>
          </w:rPrChange>
        </w:rPr>
        <w:t>k</w:t>
      </w:r>
      <w:r>
        <w:rPr>
          <w:rFonts w:hint="eastAsia" w:eastAsia="宋体" w:cs="宋体"/>
          <w:snapToGrid/>
          <w:spacing w:val="0"/>
          <w:kern w:val="0"/>
          <w:sz w:val="21"/>
          <w:szCs w:val="21"/>
        </w:rPr>
        <w:t>=10时</w:t>
      </w:r>
      <w:ins w:id="2601" w:author="hui wan" w:date="2025-12-28T21:19:00Z">
        <w:r>
          <w:rPr>
            <w:rFonts w:hint="eastAsia" w:eastAsia="宋体" w:cs="宋体"/>
            <w:snapToGrid/>
            <w:spacing w:val="0"/>
            <w:kern w:val="0"/>
            <w:sz w:val="21"/>
            <w:szCs w:val="21"/>
          </w:rPr>
          <w:t>，AUC</w:t>
        </w:r>
      </w:ins>
      <w:r>
        <w:rPr>
          <w:rFonts w:hint="eastAsia" w:eastAsia="宋体" w:cs="宋体"/>
          <w:snapToGrid/>
          <w:spacing w:val="0"/>
          <w:kern w:val="0"/>
          <w:sz w:val="21"/>
          <w:szCs w:val="21"/>
        </w:rPr>
        <w:t>降至0.785</w:t>
      </w:r>
      <w:ins w:id="2602" w:author="Somomgbeom [2]" w:date="2026-01-07T21:42:55Z">
        <w:r>
          <w:rPr>
            <w:rFonts w:hint="eastAsia" w:eastAsia="宋体" w:cs="宋体"/>
            <w:snapToGrid/>
            <w:spacing w:val="0"/>
            <w:kern w:val="0"/>
            <w:sz w:val="21"/>
            <w:szCs w:val="21"/>
            <w:lang w:val="en-US" w:eastAsia="zh-CN"/>
          </w:rPr>
          <w:t xml:space="preserve"> </w:t>
        </w:r>
      </w:ins>
      <w:ins w:id="2603" w:author="Somomgbeom [2]" w:date="2026-01-07T21:42:54Z">
        <w:r>
          <w:rPr>
            <w:rFonts w:hint="eastAsia" w:eastAsia="宋体" w:cs="宋体"/>
            <w:snapToGrid/>
            <w:spacing w:val="0"/>
            <w:kern w:val="0"/>
            <w:sz w:val="21"/>
            <w:szCs w:val="21"/>
            <w:lang w:val="en-US" w:eastAsia="zh-CN"/>
          </w:rPr>
          <w:t>0</w:t>
        </w:r>
      </w:ins>
      <w:r>
        <w:rPr>
          <w:rFonts w:hint="eastAsia" w:eastAsia="宋体" w:cs="宋体"/>
          <w:snapToGrid/>
          <w:spacing w:val="0"/>
          <w:kern w:val="0"/>
          <w:sz w:val="21"/>
          <w:szCs w:val="21"/>
        </w:rPr>
        <w:t>左右。该结果表明，较小的</w:t>
      </w:r>
      <w:r>
        <w:rPr>
          <w:rFonts w:eastAsia="宋体" w:cs="宋体"/>
          <w:i/>
          <w:iCs/>
          <w:snapToGrid/>
          <w:spacing w:val="0"/>
          <w:kern w:val="0"/>
          <w:sz w:val="21"/>
          <w:szCs w:val="21"/>
          <w:rPrChange w:id="2604" w:author="hui wan" w:date="2025-12-28T21:19:00Z">
            <w:rPr>
              <w:rFonts w:eastAsia="宋体" w:cs="宋体"/>
              <w:snapToGrid/>
              <w:spacing w:val="0"/>
              <w:kern w:val="0"/>
              <w:sz w:val="21"/>
              <w:szCs w:val="21"/>
            </w:rPr>
          </w:rPrChange>
        </w:rPr>
        <w:t>k</w:t>
      </w:r>
      <w:r>
        <w:rPr>
          <w:rFonts w:hint="eastAsia" w:eastAsia="宋体" w:cs="宋体"/>
          <w:snapToGrid/>
          <w:spacing w:val="0"/>
          <w:kern w:val="0"/>
          <w:sz w:val="21"/>
          <w:szCs w:val="21"/>
        </w:rPr>
        <w:t>虽有较低的上下文覆盖率，但能有效规避冗余信息干扰，</w:t>
      </w:r>
      <w:del w:id="2605" w:author="hui wan" w:date="2025-12-28T21:19:00Z">
        <w:r>
          <w:rPr>
            <w:rFonts w:hint="eastAsia" w:eastAsia="宋体" w:cs="宋体"/>
            <w:snapToGrid/>
            <w:spacing w:val="0"/>
            <w:kern w:val="0"/>
            <w:sz w:val="21"/>
            <w:szCs w:val="21"/>
          </w:rPr>
          <w:delText>提升</w:delText>
        </w:r>
      </w:del>
      <w:ins w:id="2606" w:author="hui wan" w:date="2025-12-28T21:19:00Z">
        <w:r>
          <w:rPr>
            <w:rFonts w:hint="eastAsia" w:eastAsia="宋体" w:cs="宋体"/>
            <w:snapToGrid/>
            <w:spacing w:val="0"/>
            <w:kern w:val="0"/>
            <w:sz w:val="21"/>
            <w:szCs w:val="21"/>
          </w:rPr>
          <w:t>增强</w:t>
        </w:r>
      </w:ins>
      <w:r>
        <w:rPr>
          <w:rFonts w:hint="eastAsia" w:eastAsia="宋体" w:cs="宋体"/>
          <w:snapToGrid/>
          <w:spacing w:val="0"/>
          <w:kern w:val="0"/>
          <w:sz w:val="21"/>
          <w:szCs w:val="21"/>
        </w:rPr>
        <w:t>局部关注</w:t>
      </w:r>
      <w:ins w:id="2607" w:author="hui wan" w:date="2025-12-28T21:19:00Z">
        <w:r>
          <w:rPr>
            <w:rFonts w:hint="eastAsia" w:eastAsia="宋体" w:cs="宋体"/>
            <w:snapToGrid/>
            <w:spacing w:val="0"/>
            <w:kern w:val="0"/>
            <w:sz w:val="21"/>
            <w:szCs w:val="21"/>
          </w:rPr>
          <w:t>的有效性</w:t>
        </w:r>
      </w:ins>
      <w:del w:id="2608" w:author="hui wan" w:date="2025-12-28T21:19:00Z">
        <w:r>
          <w:rPr>
            <w:rFonts w:hint="eastAsia" w:eastAsia="宋体" w:cs="宋体"/>
            <w:snapToGrid/>
            <w:spacing w:val="0"/>
            <w:kern w:val="0"/>
            <w:sz w:val="21"/>
            <w:szCs w:val="21"/>
          </w:rPr>
          <w:delText>质量</w:delText>
        </w:r>
      </w:del>
      <w:r>
        <w:rPr>
          <w:rFonts w:hint="eastAsia" w:eastAsia="宋体" w:cs="宋体"/>
          <w:snapToGrid/>
          <w:spacing w:val="0"/>
          <w:kern w:val="0"/>
          <w:sz w:val="21"/>
          <w:szCs w:val="21"/>
        </w:rPr>
        <w:t>；而</w:t>
      </w:r>
      <w:ins w:id="2609" w:author="hui wan" w:date="2025-12-28T21:20:00Z">
        <w:r>
          <w:rPr>
            <w:rFonts w:hint="eastAsia" w:eastAsia="宋体" w:cs="宋体"/>
            <w:snapToGrid/>
            <w:spacing w:val="0"/>
            <w:kern w:val="0"/>
            <w:sz w:val="21"/>
            <w:szCs w:val="21"/>
          </w:rPr>
          <w:t>过大的</w:t>
        </w:r>
      </w:ins>
      <w:r>
        <w:rPr>
          <w:rFonts w:eastAsia="宋体" w:cs="宋体"/>
          <w:i/>
          <w:iCs/>
          <w:snapToGrid/>
          <w:spacing w:val="0"/>
          <w:kern w:val="0"/>
          <w:sz w:val="21"/>
          <w:szCs w:val="21"/>
          <w:rPrChange w:id="2610" w:author="hui wan" w:date="2025-12-28T21:20:00Z">
            <w:rPr>
              <w:rFonts w:eastAsia="宋体" w:cs="宋体"/>
              <w:snapToGrid/>
              <w:spacing w:val="0"/>
              <w:kern w:val="0"/>
              <w:sz w:val="21"/>
              <w:szCs w:val="21"/>
            </w:rPr>
          </w:rPrChange>
        </w:rPr>
        <w:t>k</w:t>
      </w:r>
      <w:r>
        <w:rPr>
          <w:rFonts w:hint="eastAsia" w:eastAsia="宋体" w:cs="宋体"/>
          <w:snapToGrid/>
          <w:spacing w:val="0"/>
          <w:kern w:val="0"/>
          <w:sz w:val="21"/>
          <w:szCs w:val="21"/>
        </w:rPr>
        <w:t>值</w:t>
      </w:r>
      <w:del w:id="2611" w:author="hui wan" w:date="2025-12-28T21:20:00Z">
        <w:r>
          <w:rPr>
            <w:rFonts w:hint="eastAsia" w:eastAsia="宋体" w:cs="宋体"/>
            <w:snapToGrid/>
            <w:spacing w:val="0"/>
            <w:kern w:val="0"/>
            <w:sz w:val="21"/>
            <w:szCs w:val="21"/>
          </w:rPr>
          <w:delText>过大</w:delText>
        </w:r>
      </w:del>
      <w:r>
        <w:rPr>
          <w:rFonts w:hint="eastAsia" w:eastAsia="宋体" w:cs="宋体"/>
          <w:snapToGrid/>
          <w:spacing w:val="0"/>
          <w:kern w:val="0"/>
          <w:sz w:val="21"/>
          <w:szCs w:val="21"/>
        </w:rPr>
        <w:t>则可能引入噪声，导致注意力</w:t>
      </w:r>
      <w:ins w:id="2612" w:author="hui wan" w:date="2025-12-28T21:20:00Z">
        <w:r>
          <w:rPr>
            <w:rFonts w:hint="eastAsia" w:eastAsia="宋体" w:cs="宋体"/>
            <w:snapToGrid/>
            <w:spacing w:val="0"/>
            <w:kern w:val="0"/>
            <w:sz w:val="21"/>
            <w:szCs w:val="21"/>
          </w:rPr>
          <w:t>权重</w:t>
        </w:r>
      </w:ins>
      <w:del w:id="2613" w:author="hui wan" w:date="2025-12-28T21:20:00Z">
        <w:r>
          <w:rPr>
            <w:rFonts w:hint="eastAsia" w:eastAsia="宋体" w:cs="宋体"/>
            <w:snapToGrid/>
            <w:spacing w:val="0"/>
            <w:kern w:val="0"/>
            <w:sz w:val="21"/>
            <w:szCs w:val="21"/>
          </w:rPr>
          <w:delText>分布</w:delText>
        </w:r>
      </w:del>
      <w:ins w:id="2614" w:author="hui wan" w:date="2025-12-28T21:20:00Z">
        <w:r>
          <w:rPr>
            <w:rFonts w:hint="eastAsia" w:eastAsia="宋体" w:cs="宋体"/>
            <w:snapToGrid/>
            <w:spacing w:val="0"/>
            <w:kern w:val="0"/>
            <w:sz w:val="21"/>
            <w:szCs w:val="21"/>
          </w:rPr>
          <w:t>分散</w:t>
        </w:r>
      </w:ins>
      <w:del w:id="2615" w:author="hui wan" w:date="2025-12-28T21:20:00Z">
        <w:r>
          <w:rPr>
            <w:rFonts w:hint="eastAsia" w:eastAsia="宋体" w:cs="宋体"/>
            <w:snapToGrid/>
            <w:spacing w:val="0"/>
            <w:kern w:val="0"/>
            <w:sz w:val="21"/>
            <w:szCs w:val="21"/>
          </w:rPr>
          <w:delText>稀释</w:delText>
        </w:r>
      </w:del>
      <w:r>
        <w:rPr>
          <w:rFonts w:hint="eastAsia" w:eastAsia="宋体" w:cs="宋体"/>
          <w:snapToGrid/>
          <w:spacing w:val="0"/>
          <w:kern w:val="0"/>
          <w:sz w:val="21"/>
          <w:szCs w:val="21"/>
        </w:rPr>
        <w:t>，从而</w:t>
      </w:r>
      <w:ins w:id="2616" w:author="hui wan" w:date="2025-12-28T21:20:00Z">
        <w:r>
          <w:rPr>
            <w:rFonts w:hint="eastAsia" w:eastAsia="宋体" w:cs="宋体"/>
            <w:snapToGrid/>
            <w:spacing w:val="0"/>
            <w:kern w:val="0"/>
            <w:sz w:val="21"/>
            <w:szCs w:val="21"/>
          </w:rPr>
          <w:t>降低</w:t>
        </w:r>
      </w:ins>
      <w:del w:id="2617" w:author="hui wan" w:date="2025-12-28T21:20:00Z">
        <w:r>
          <w:rPr>
            <w:rFonts w:hint="eastAsia" w:eastAsia="宋体" w:cs="宋体"/>
            <w:snapToGrid/>
            <w:spacing w:val="0"/>
            <w:kern w:val="0"/>
            <w:sz w:val="21"/>
            <w:szCs w:val="21"/>
          </w:rPr>
          <w:delText>影响</w:delText>
        </w:r>
      </w:del>
      <w:r>
        <w:rPr>
          <w:rFonts w:hint="eastAsia" w:eastAsia="宋体" w:cs="宋体"/>
          <w:snapToGrid/>
          <w:spacing w:val="0"/>
          <w:kern w:val="0"/>
          <w:sz w:val="21"/>
          <w:szCs w:val="21"/>
        </w:rPr>
        <w:t>模型判别能力。对</w:t>
      </w:r>
      <w:del w:id="2618" w:author="hui wan" w:date="2025-12-28T21:20:00Z">
        <w:r>
          <w:rPr>
            <w:rFonts w:hint="eastAsia" w:eastAsia="宋体" w:cs="宋体"/>
            <w:snapToGrid/>
            <w:spacing w:val="0"/>
            <w:kern w:val="0"/>
            <w:sz w:val="21"/>
            <w:szCs w:val="21"/>
          </w:rPr>
          <w:delText>于</w:delText>
        </w:r>
      </w:del>
      <w:r>
        <w:rPr>
          <w:rFonts w:hint="eastAsia" w:eastAsia="宋体" w:cs="宋体"/>
          <w:snapToGrid/>
          <w:spacing w:val="0"/>
          <w:kern w:val="0"/>
          <w:sz w:val="21"/>
          <w:szCs w:val="21"/>
        </w:rPr>
        <w:t>algebra05数据集而言，</w:t>
      </w:r>
      <w:r>
        <w:rPr>
          <w:rFonts w:eastAsia="宋体" w:cs="宋体"/>
          <w:i/>
          <w:iCs/>
          <w:snapToGrid/>
          <w:spacing w:val="0"/>
          <w:kern w:val="0"/>
          <w:sz w:val="21"/>
          <w:szCs w:val="21"/>
          <w:rPrChange w:id="2619" w:author="hui wan" w:date="2025-12-28T21:20:00Z">
            <w:rPr>
              <w:rFonts w:eastAsia="宋体" w:cs="宋体"/>
              <w:snapToGrid/>
              <w:spacing w:val="0"/>
              <w:kern w:val="0"/>
              <w:sz w:val="21"/>
              <w:szCs w:val="21"/>
            </w:rPr>
          </w:rPrChange>
        </w:rPr>
        <w:t>k</w:t>
      </w:r>
      <w:r>
        <w:rPr>
          <w:rFonts w:hint="eastAsia" w:eastAsia="宋体" w:cs="宋体"/>
          <w:snapToGrid/>
          <w:spacing w:val="0"/>
          <w:kern w:val="0"/>
          <w:sz w:val="21"/>
          <w:szCs w:val="21"/>
        </w:rPr>
        <w:t>的值选取为5时效果最佳，此时稀疏注意力机制保留有</w:t>
      </w:r>
      <w:ins w:id="2620" w:author="hui wan" w:date="2025-12-28T21:21:00Z">
        <w:r>
          <w:rPr>
            <w:rFonts w:hint="eastAsia" w:eastAsia="宋体" w:cs="宋体"/>
            <w:snapToGrid/>
            <w:spacing w:val="0"/>
            <w:kern w:val="0"/>
            <w:sz w:val="21"/>
            <w:szCs w:val="21"/>
          </w:rPr>
          <w:t>的关键邻近交互，</w:t>
        </w:r>
      </w:ins>
      <w:del w:id="2621" w:author="hui wan" w:date="2025-12-28T21:21:00Z">
        <w:r>
          <w:rPr>
            <w:rFonts w:hint="eastAsia" w:eastAsia="宋体" w:cs="宋体"/>
            <w:snapToGrid/>
            <w:spacing w:val="0"/>
            <w:kern w:val="0"/>
            <w:sz w:val="21"/>
            <w:szCs w:val="21"/>
          </w:rPr>
          <w:delText>限邻居</w:delText>
        </w:r>
      </w:del>
      <w:r>
        <w:rPr>
          <w:rFonts w:hint="eastAsia" w:eastAsia="宋体" w:cs="宋体"/>
          <w:snapToGrid/>
          <w:spacing w:val="0"/>
          <w:kern w:val="0"/>
          <w:sz w:val="21"/>
          <w:szCs w:val="21"/>
        </w:rPr>
        <w:t>可实现高质量稀疏建模，有效平衡注意力聚焦与信息捕捉能力。</w:t>
      </w:r>
    </w:p>
    <w:p w14:paraId="64543C14">
      <w:pPr>
        <w:snapToGrid/>
        <w:spacing w:line="240" w:lineRule="auto"/>
        <w:ind w:firstLine="0"/>
        <w:jc w:val="center"/>
        <w:textAlignment w:val="center"/>
        <w:rPr>
          <w:rFonts w:eastAsia="宋体" w:cs="宋体"/>
          <w:snapToGrid/>
          <w:spacing w:val="0"/>
          <w:kern w:val="0"/>
          <w:sz w:val="21"/>
          <w:szCs w:val="21"/>
        </w:rPr>
      </w:pPr>
      <w:ins w:id="2622" w:author="Somomgbeom [2]" w:date="2026-01-07T21:59:57Z">
        <w:r>
          <w:rPr/>
          <w:drawing>
            <wp:inline distT="0" distB="0" distL="114300" distR="114300">
              <wp:extent cx="3797300" cy="2520315"/>
              <wp:effectExtent l="0" t="0" r="12700" b="1968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4"/>
                      <a:stretch>
                        <a:fillRect/>
                      </a:stretch>
                    </pic:blipFill>
                    <pic:spPr>
                      <a:xfrm>
                        <a:off x="0" y="0"/>
                        <a:ext cx="3797300" cy="2520315"/>
                      </a:xfrm>
                      <a:prstGeom prst="rect">
                        <a:avLst/>
                      </a:prstGeom>
                      <a:noFill/>
                      <a:ln>
                        <a:noFill/>
                      </a:ln>
                    </pic:spPr>
                  </pic:pic>
                </a:graphicData>
              </a:graphic>
            </wp:inline>
          </w:drawing>
        </w:r>
      </w:ins>
    </w:p>
    <w:p w14:paraId="0E91AE66">
      <w:pPr>
        <w:snapToGrid/>
        <w:spacing w:line="360" w:lineRule="auto"/>
        <w:ind w:firstLine="0"/>
        <w:jc w:val="center"/>
        <w:textAlignment w:val="center"/>
        <w:rPr>
          <w:rFonts w:eastAsia="宋体" w:cs="宋体"/>
          <w:snapToGrid/>
          <w:spacing w:val="0"/>
          <w:kern w:val="0"/>
          <w:sz w:val="21"/>
          <w:szCs w:val="21"/>
        </w:rPr>
      </w:pPr>
      <w:commentRangeStart w:id="7"/>
      <w:commentRangeStart w:id="8"/>
      <w:bookmarkStart w:id="35" w:name="_Toc4582"/>
      <w:bookmarkStart w:id="36" w:name="_Toc19618"/>
      <w:r>
        <w:rPr>
          <w:rFonts w:hint="eastAsia" w:eastAsia="宋体" w:cs="宋体"/>
          <w:snapToGrid/>
          <w:spacing w:val="0"/>
          <w:kern w:val="0"/>
          <w:sz w:val="21"/>
          <w:szCs w:val="21"/>
        </w:rPr>
        <w:t>图</w:t>
      </w:r>
      <w:ins w:id="2624" w:author="Somomgbeom" w:date="2025-10-12T19:49:00Z">
        <w:r>
          <w:rPr>
            <w:rFonts w:hint="eastAsia" w:eastAsia="宋体" w:cs="宋体"/>
            <w:snapToGrid/>
            <w:spacing w:val="0"/>
            <w:kern w:val="0"/>
            <w:sz w:val="21"/>
            <w:szCs w:val="21"/>
          </w:rPr>
          <w:t>5</w:t>
        </w:r>
        <w:commentRangeEnd w:id="7"/>
      </w:ins>
      <w:r>
        <w:rPr>
          <w:rStyle w:val="25"/>
        </w:rPr>
        <w:commentReference w:id="7"/>
      </w:r>
      <w:commentRangeEnd w:id="8"/>
      <w:r>
        <w:commentReference w:id="8"/>
      </w:r>
      <w:r>
        <w:rPr>
          <w:rFonts w:hint="eastAsia" w:eastAsia="宋体" w:cs="宋体"/>
          <w:snapToGrid/>
          <w:spacing w:val="0"/>
          <w:kern w:val="0"/>
          <w:sz w:val="21"/>
          <w:szCs w:val="21"/>
        </w:rPr>
        <w:t xml:space="preserve"> </w:t>
      </w:r>
      <w:ins w:id="2625" w:author="Somomgbeom [2]" w:date="2026-01-07T21:57:21Z">
        <w:r>
          <w:rPr>
            <w:rFonts w:hint="eastAsia" w:eastAsia="宋体" w:cs="宋体"/>
            <w:snapToGrid/>
            <w:spacing w:val="0"/>
            <w:kern w:val="0"/>
            <w:sz w:val="21"/>
            <w:szCs w:val="21"/>
            <w:lang w:val="en-US" w:eastAsia="zh-CN"/>
          </w:rPr>
          <w:t>参数</w:t>
        </w:r>
      </w:ins>
      <w:r>
        <w:rPr>
          <w:rFonts w:hint="eastAsia" w:eastAsia="宋体" w:cs="宋体"/>
          <w:snapToGrid/>
          <w:spacing w:val="0"/>
          <w:kern w:val="0"/>
          <w:sz w:val="21"/>
          <w:szCs w:val="21"/>
        </w:rPr>
        <w:t>k对</w:t>
      </w:r>
      <w:del w:id="2626" w:author="hui wan" w:date="2025-12-28T21:17:00Z">
        <w:r>
          <w:rPr>
            <w:rFonts w:hint="eastAsia" w:eastAsia="宋体" w:cs="宋体"/>
            <w:snapToGrid/>
            <w:spacing w:val="0"/>
            <w:kern w:val="0"/>
            <w:sz w:val="21"/>
            <w:szCs w:val="21"/>
          </w:rPr>
          <w:delText>于</w:delText>
        </w:r>
      </w:del>
      <w:ins w:id="2627" w:author="hui wan" w:date="2025-12-28T21:17:00Z">
        <w:r>
          <w:rPr>
            <w:rFonts w:eastAsia="宋体" w:cs="宋体"/>
            <w:snapToGrid/>
            <w:spacing w:val="0"/>
            <w:kern w:val="0"/>
            <w:sz w:val="21"/>
            <w:szCs w:val="21"/>
          </w:rPr>
          <w:t>SATKT</w:t>
        </w:r>
      </w:ins>
      <w:r>
        <w:rPr>
          <w:rFonts w:hint="eastAsia" w:eastAsia="宋体" w:cs="宋体"/>
          <w:snapToGrid/>
          <w:spacing w:val="0"/>
          <w:kern w:val="0"/>
          <w:sz w:val="21"/>
          <w:szCs w:val="21"/>
        </w:rPr>
        <w:t>模型AUC效果影响</w:t>
      </w:r>
      <w:bookmarkEnd w:id="35"/>
      <w:bookmarkEnd w:id="36"/>
    </w:p>
    <w:p w14:paraId="05DC3E73">
      <w:pPr>
        <w:snapToGrid/>
        <w:spacing w:line="360" w:lineRule="auto"/>
        <w:ind w:firstLine="420" w:firstLineChars="200"/>
        <w:textAlignment w:val="center"/>
        <w:rPr>
          <w:rFonts w:eastAsia="宋体" w:cs="宋体"/>
          <w:snapToGrid/>
          <w:spacing w:val="0"/>
          <w:kern w:val="0"/>
          <w:sz w:val="21"/>
          <w:szCs w:val="21"/>
        </w:rPr>
      </w:pPr>
      <w:ins w:id="2628" w:author="hui wan" w:date="2025-12-28T21:22:00Z">
        <w:r>
          <w:rPr>
            <w:rFonts w:hint="eastAsia" w:eastAsia="宋体" w:cs="宋体"/>
            <w:snapToGrid/>
            <w:spacing w:val="0"/>
            <w:kern w:val="0"/>
            <w:sz w:val="21"/>
            <w:szCs w:val="21"/>
          </w:rPr>
          <w:t>为进一步分析</w:t>
        </w:r>
      </w:ins>
      <w:del w:id="2629" w:author="hui wan" w:date="2025-12-28T21:22:00Z">
        <w:r>
          <w:rPr>
            <w:rFonts w:hint="eastAsia" w:eastAsia="宋体" w:cs="宋体"/>
            <w:snapToGrid/>
            <w:spacing w:val="0"/>
            <w:kern w:val="0"/>
            <w:sz w:val="21"/>
            <w:szCs w:val="21"/>
          </w:rPr>
          <w:delText>针对</w:delText>
        </w:r>
      </w:del>
      <w:r>
        <w:rPr>
          <w:rFonts w:hint="eastAsia" w:eastAsia="宋体" w:cs="宋体"/>
          <w:snapToGrid/>
          <w:spacing w:val="0"/>
          <w:kern w:val="0"/>
          <w:sz w:val="21"/>
          <w:szCs w:val="21"/>
        </w:rPr>
        <w:t>模型内部注意力机制的行为模式，本文</w:t>
      </w:r>
      <w:del w:id="2630" w:author="hui wan" w:date="2025-12-28T21:22:00Z">
        <w:r>
          <w:rPr>
            <w:rFonts w:hint="eastAsia" w:eastAsia="宋体" w:cs="宋体"/>
            <w:snapToGrid/>
            <w:spacing w:val="0"/>
            <w:kern w:val="0"/>
            <w:sz w:val="21"/>
            <w:szCs w:val="21"/>
          </w:rPr>
          <w:delText>还</w:delText>
        </w:r>
      </w:del>
      <w:r>
        <w:rPr>
          <w:rFonts w:hint="eastAsia" w:eastAsia="宋体" w:cs="宋体"/>
          <w:snapToGrid/>
          <w:spacing w:val="0"/>
          <w:kern w:val="0"/>
          <w:sz w:val="21"/>
          <w:szCs w:val="21"/>
        </w:rPr>
        <w:t>对</w:t>
      </w:r>
      <w:del w:id="2631" w:author="hui wan" w:date="2025-12-28T21:22:00Z">
        <w:r>
          <w:rPr>
            <w:rFonts w:hint="eastAsia" w:eastAsia="宋体" w:cs="宋体"/>
            <w:snapToGrid/>
            <w:spacing w:val="0"/>
            <w:kern w:val="0"/>
            <w:sz w:val="21"/>
            <w:szCs w:val="21"/>
          </w:rPr>
          <w:delText>四</w:delText>
        </w:r>
      </w:del>
      <w:ins w:id="2632" w:author="hui wan" w:date="2025-12-28T21:22:00Z">
        <w:r>
          <w:rPr>
            <w:rFonts w:hint="eastAsia" w:eastAsia="宋体" w:cs="宋体"/>
            <w:snapToGrid/>
            <w:spacing w:val="0"/>
            <w:kern w:val="0"/>
            <w:sz w:val="21"/>
            <w:szCs w:val="21"/>
          </w:rPr>
          <w:t>4</w:t>
        </w:r>
      </w:ins>
      <w:r>
        <w:rPr>
          <w:rFonts w:hint="eastAsia" w:eastAsia="宋体" w:cs="宋体"/>
          <w:snapToGrid/>
          <w:spacing w:val="0"/>
          <w:kern w:val="0"/>
          <w:sz w:val="21"/>
          <w:szCs w:val="21"/>
        </w:rPr>
        <w:t>个注意力头的注意权重进行了可视化分析，</w:t>
      </w:r>
      <w:del w:id="2633" w:author="hui wan" w:date="2025-12-28T21:23:00Z">
        <w:r>
          <w:rPr>
            <w:rFonts w:hint="eastAsia" w:eastAsia="宋体" w:cs="宋体"/>
            <w:snapToGrid/>
            <w:spacing w:val="0"/>
            <w:kern w:val="0"/>
            <w:sz w:val="21"/>
            <w:szCs w:val="21"/>
          </w:rPr>
          <w:delText>如图</w:delText>
        </w:r>
      </w:del>
      <w:ins w:id="2634" w:author="Somomgbeom" w:date="2025-10-12T19:50:00Z">
        <w:del w:id="2635" w:author="hui wan" w:date="2025-12-28T21:23:00Z">
          <w:r>
            <w:rPr>
              <w:rFonts w:hint="eastAsia" w:eastAsia="宋体" w:cs="宋体"/>
              <w:snapToGrid/>
              <w:spacing w:val="0"/>
              <w:kern w:val="0"/>
              <w:sz w:val="21"/>
              <w:szCs w:val="21"/>
            </w:rPr>
            <w:delText>6</w:delText>
          </w:r>
        </w:del>
      </w:ins>
      <w:del w:id="2636" w:author="hui wan" w:date="2025-12-28T21:23:00Z">
        <w:r>
          <w:rPr>
            <w:rFonts w:hint="eastAsia" w:eastAsia="宋体" w:cs="宋体"/>
            <w:snapToGrid/>
            <w:spacing w:val="0"/>
            <w:kern w:val="0"/>
            <w:sz w:val="21"/>
            <w:szCs w:val="21"/>
          </w:rPr>
          <w:delText>所示为</w:delText>
        </w:r>
      </w:del>
      <w:r>
        <w:rPr>
          <w:rFonts w:hint="eastAsia" w:eastAsia="宋体" w:cs="宋体"/>
          <w:snapToGrid/>
          <w:spacing w:val="0"/>
          <w:kern w:val="0"/>
          <w:sz w:val="21"/>
          <w:szCs w:val="21"/>
        </w:rPr>
        <w:t>algebra05数据集某一批次样本中</w:t>
      </w:r>
      <w:del w:id="2637" w:author="hui wan" w:date="2025-12-28T21:23:00Z">
        <w:r>
          <w:rPr>
            <w:rFonts w:hint="eastAsia" w:eastAsia="宋体" w:cs="宋体"/>
            <w:snapToGrid/>
            <w:spacing w:val="0"/>
            <w:kern w:val="0"/>
            <w:sz w:val="21"/>
            <w:szCs w:val="21"/>
          </w:rPr>
          <w:delText>四</w:delText>
        </w:r>
      </w:del>
      <w:ins w:id="2638" w:author="hui wan" w:date="2025-12-28T21:23:00Z">
        <w:r>
          <w:rPr>
            <w:rFonts w:hint="eastAsia" w:eastAsia="宋体" w:cs="宋体"/>
            <w:snapToGrid/>
            <w:spacing w:val="0"/>
            <w:kern w:val="0"/>
            <w:sz w:val="21"/>
            <w:szCs w:val="21"/>
          </w:rPr>
          <w:t>4</w:t>
        </w:r>
      </w:ins>
      <w:r>
        <w:rPr>
          <w:rFonts w:hint="eastAsia" w:eastAsia="宋体" w:cs="宋体"/>
          <w:snapToGrid/>
          <w:spacing w:val="0"/>
          <w:kern w:val="0"/>
          <w:sz w:val="21"/>
          <w:szCs w:val="21"/>
        </w:rPr>
        <w:t>个注意力头的</w:t>
      </w:r>
      <w:ins w:id="2639" w:author="hui wan" w:date="2025-12-28T21:23:00Z">
        <w:r>
          <w:rPr>
            <w:rFonts w:hint="eastAsia" w:eastAsia="宋体" w:cs="宋体"/>
            <w:snapToGrid/>
            <w:spacing w:val="0"/>
            <w:kern w:val="0"/>
            <w:sz w:val="21"/>
            <w:szCs w:val="21"/>
          </w:rPr>
          <w:t>注意力</w:t>
        </w:r>
      </w:ins>
      <w:r>
        <w:rPr>
          <w:rFonts w:hint="eastAsia" w:eastAsia="宋体" w:cs="宋体"/>
          <w:snapToGrid/>
          <w:spacing w:val="0"/>
          <w:kern w:val="0"/>
          <w:sz w:val="21"/>
          <w:szCs w:val="21"/>
        </w:rPr>
        <w:t>热图</w:t>
      </w:r>
      <w:ins w:id="2640" w:author="hui wan" w:date="2025-12-28T21:23:00Z">
        <w:r>
          <w:rPr>
            <w:rFonts w:hint="eastAsia" w:eastAsia="宋体" w:cs="宋体"/>
            <w:snapToGrid/>
            <w:spacing w:val="0"/>
            <w:kern w:val="0"/>
            <w:sz w:val="21"/>
            <w:szCs w:val="21"/>
          </w:rPr>
          <w:t>如图6所示</w:t>
        </w:r>
      </w:ins>
      <w:r>
        <w:rPr>
          <w:rFonts w:hint="eastAsia" w:eastAsia="宋体" w:cs="宋体"/>
          <w:snapToGrid/>
          <w:spacing w:val="0"/>
          <w:kern w:val="0"/>
          <w:sz w:val="21"/>
          <w:szCs w:val="21"/>
        </w:rPr>
        <w:t>，其横纵坐标分别对应序列中的题目索引，颜色深浅表示注意强度。</w:t>
      </w:r>
      <w:ins w:id="2641" w:author="hui wan" w:date="2025-12-28T21:23:00Z">
        <w:r>
          <w:rPr>
            <w:rFonts w:hint="eastAsia" w:eastAsia="宋体" w:cs="宋体"/>
            <w:snapToGrid/>
            <w:spacing w:val="0"/>
            <w:kern w:val="0"/>
            <w:sz w:val="21"/>
            <w:szCs w:val="21"/>
          </w:rPr>
          <w:t>由图6可以看出</w:t>
        </w:r>
      </w:ins>
      <w:del w:id="2642" w:author="hui wan" w:date="2025-12-28T21:23:00Z">
        <w:r>
          <w:rPr>
            <w:rFonts w:hint="eastAsia" w:eastAsia="宋体" w:cs="宋体"/>
            <w:snapToGrid/>
            <w:spacing w:val="0"/>
            <w:kern w:val="0"/>
            <w:sz w:val="21"/>
            <w:szCs w:val="21"/>
          </w:rPr>
          <w:delText>观察图中可发现</w:delText>
        </w:r>
      </w:del>
      <w:r>
        <w:rPr>
          <w:rFonts w:hint="eastAsia" w:eastAsia="宋体" w:cs="宋体"/>
          <w:snapToGrid/>
          <w:spacing w:val="0"/>
          <w:kern w:val="0"/>
          <w:sz w:val="21"/>
          <w:szCs w:val="21"/>
        </w:rPr>
        <w:t>，所有热力图均呈现出明显的主对角线强化特征，说明模型</w:t>
      </w:r>
      <w:del w:id="2643" w:author="hui wan" w:date="2025-12-28T21:24:00Z">
        <w:r>
          <w:rPr>
            <w:rFonts w:hint="eastAsia" w:eastAsia="宋体" w:cs="宋体"/>
            <w:snapToGrid/>
            <w:spacing w:val="0"/>
            <w:kern w:val="0"/>
            <w:sz w:val="21"/>
            <w:szCs w:val="21"/>
          </w:rPr>
          <w:delText>倾向于重点</w:delText>
        </w:r>
      </w:del>
      <w:ins w:id="2644" w:author="hui wan" w:date="2025-12-28T21:24:00Z">
        <w:r>
          <w:rPr>
            <w:rFonts w:hint="eastAsia" w:eastAsia="宋体" w:cs="宋体"/>
            <w:snapToGrid/>
            <w:spacing w:val="0"/>
            <w:kern w:val="0"/>
            <w:sz w:val="21"/>
            <w:szCs w:val="21"/>
          </w:rPr>
          <w:t>主要</w:t>
        </w:r>
      </w:ins>
      <w:r>
        <w:rPr>
          <w:rFonts w:hint="eastAsia" w:eastAsia="宋体" w:cs="宋体"/>
          <w:snapToGrid/>
          <w:spacing w:val="0"/>
          <w:kern w:val="0"/>
          <w:sz w:val="21"/>
          <w:szCs w:val="21"/>
        </w:rPr>
        <w:t>关注当前题目及其</w:t>
      </w:r>
      <w:ins w:id="2645" w:author="hui wan" w:date="2025-12-28T21:24:00Z">
        <w:r>
          <w:rPr>
            <w:rFonts w:hint="eastAsia" w:eastAsia="宋体" w:cs="宋体"/>
            <w:snapToGrid/>
            <w:spacing w:val="0"/>
            <w:kern w:val="0"/>
            <w:sz w:val="21"/>
            <w:szCs w:val="21"/>
          </w:rPr>
          <w:t>邻近</w:t>
        </w:r>
      </w:ins>
      <w:del w:id="2646" w:author="hui wan" w:date="2025-12-28T21:24:00Z">
        <w:r>
          <w:rPr>
            <w:rFonts w:hint="eastAsia" w:eastAsia="宋体" w:cs="宋体"/>
            <w:snapToGrid/>
            <w:spacing w:val="0"/>
            <w:kern w:val="0"/>
            <w:sz w:val="21"/>
            <w:szCs w:val="21"/>
          </w:rPr>
          <w:delText>临近</w:delText>
        </w:r>
      </w:del>
      <w:r>
        <w:rPr>
          <w:rFonts w:hint="eastAsia" w:eastAsia="宋体" w:cs="宋体"/>
          <w:snapToGrid/>
          <w:spacing w:val="0"/>
          <w:kern w:val="0"/>
          <w:sz w:val="21"/>
          <w:szCs w:val="21"/>
        </w:rPr>
        <w:t>时间步</w:t>
      </w:r>
      <w:ins w:id="2647" w:author="hui wan" w:date="2025-12-28T21:24:00Z">
        <w:r>
          <w:rPr>
            <w:rFonts w:hint="eastAsia" w:eastAsia="宋体" w:cs="宋体"/>
            <w:snapToGrid/>
            <w:spacing w:val="0"/>
            <w:kern w:val="0"/>
            <w:sz w:val="21"/>
            <w:szCs w:val="21"/>
          </w:rPr>
          <w:t>，</w:t>
        </w:r>
      </w:ins>
      <w:del w:id="2648" w:author="hui wan" w:date="2025-12-28T21:24:00Z">
        <w:r>
          <w:rPr>
            <w:rFonts w:hint="eastAsia" w:eastAsia="宋体" w:cs="宋体"/>
            <w:snapToGrid/>
            <w:spacing w:val="0"/>
            <w:kern w:val="0"/>
            <w:sz w:val="21"/>
            <w:szCs w:val="21"/>
          </w:rPr>
          <w:delText>的内容。这一趋势</w:delText>
        </w:r>
      </w:del>
      <w:r>
        <w:rPr>
          <w:rFonts w:hint="eastAsia" w:eastAsia="宋体" w:cs="宋体"/>
          <w:snapToGrid/>
          <w:spacing w:val="0"/>
          <w:kern w:val="0"/>
          <w:sz w:val="21"/>
          <w:szCs w:val="21"/>
        </w:rPr>
        <w:t>符合学生答题行为中短期依赖性与知识连贯性的认知规律。同时，</w:t>
      </w:r>
      <w:del w:id="2649" w:author="hui wan" w:date="2025-12-28T21:24:00Z">
        <w:r>
          <w:rPr>
            <w:rFonts w:hint="eastAsia" w:eastAsia="宋体" w:cs="宋体"/>
            <w:snapToGrid/>
            <w:spacing w:val="0"/>
            <w:kern w:val="0"/>
            <w:sz w:val="21"/>
            <w:szCs w:val="21"/>
          </w:rPr>
          <w:delText>在</w:delText>
        </w:r>
      </w:del>
      <w:r>
        <w:rPr>
          <w:rFonts w:hint="eastAsia" w:eastAsia="宋体" w:cs="宋体"/>
          <w:snapToGrid/>
          <w:spacing w:val="0"/>
          <w:kern w:val="0"/>
          <w:sz w:val="21"/>
          <w:szCs w:val="21"/>
        </w:rPr>
        <w:t>部分注意力头中也出现远离对角线的高激活区域，反映出模型在某些</w:t>
      </w:r>
      <w:del w:id="2650" w:author="hui wan" w:date="2025-12-28T21:24:00Z">
        <w:r>
          <w:rPr>
            <w:rFonts w:hint="eastAsia" w:eastAsia="宋体" w:cs="宋体"/>
            <w:snapToGrid/>
            <w:spacing w:val="0"/>
            <w:kern w:val="0"/>
            <w:sz w:val="21"/>
            <w:szCs w:val="21"/>
          </w:rPr>
          <w:delText>位置</w:delText>
        </w:r>
      </w:del>
      <w:ins w:id="2651" w:author="hui wan" w:date="2025-12-28T21:24:00Z">
        <w:r>
          <w:rPr>
            <w:rFonts w:hint="eastAsia" w:eastAsia="宋体" w:cs="宋体"/>
            <w:snapToGrid/>
            <w:spacing w:val="0"/>
            <w:kern w:val="0"/>
            <w:sz w:val="21"/>
            <w:szCs w:val="21"/>
          </w:rPr>
          <w:t>情况下能捕捉</w:t>
        </w:r>
      </w:ins>
      <w:del w:id="2652" w:author="hui wan" w:date="2025-12-28T21:24:00Z">
        <w:r>
          <w:rPr>
            <w:rFonts w:hint="eastAsia" w:eastAsia="宋体" w:cs="宋体"/>
            <w:snapToGrid/>
            <w:spacing w:val="0"/>
            <w:kern w:val="0"/>
            <w:sz w:val="21"/>
            <w:szCs w:val="21"/>
          </w:rPr>
          <w:delText>关注了</w:delText>
        </w:r>
      </w:del>
      <w:r>
        <w:rPr>
          <w:rFonts w:hint="eastAsia" w:eastAsia="宋体" w:cs="宋体"/>
          <w:snapToGrid/>
          <w:spacing w:val="0"/>
          <w:kern w:val="0"/>
          <w:sz w:val="21"/>
          <w:szCs w:val="21"/>
        </w:rPr>
        <w:t>非连续题目之间的长期依赖，这可能与知识点跳跃、概念迁移等学习行为相关。这表明模型通过多头</w:t>
      </w:r>
      <w:ins w:id="2653" w:author="hui wan" w:date="2025-12-28T21:25:00Z">
        <w:r>
          <w:rPr>
            <w:rFonts w:hint="eastAsia" w:eastAsia="宋体" w:cs="宋体"/>
            <w:snapToGrid/>
            <w:spacing w:val="0"/>
            <w:kern w:val="0"/>
            <w:sz w:val="21"/>
            <w:szCs w:val="21"/>
          </w:rPr>
          <w:t>注意力</w:t>
        </w:r>
      </w:ins>
      <w:r>
        <w:rPr>
          <w:rFonts w:hint="eastAsia" w:eastAsia="宋体" w:cs="宋体"/>
          <w:snapToGrid/>
          <w:spacing w:val="0"/>
          <w:kern w:val="0"/>
          <w:sz w:val="21"/>
          <w:szCs w:val="21"/>
        </w:rPr>
        <w:t>机制，不仅能够捕捉</w:t>
      </w:r>
      <w:ins w:id="2654" w:author="hui wan" w:date="2025-12-28T21:25:00Z">
        <w:r>
          <w:rPr>
            <w:rFonts w:hint="eastAsia" w:eastAsia="宋体" w:cs="宋体"/>
            <w:snapToGrid/>
            <w:spacing w:val="0"/>
            <w:kern w:val="0"/>
            <w:sz w:val="21"/>
            <w:szCs w:val="21"/>
          </w:rPr>
          <w:t>局部的</w:t>
        </w:r>
      </w:ins>
      <w:del w:id="2655" w:author="hui wan" w:date="2025-12-28T21:25:00Z">
        <w:r>
          <w:rPr>
            <w:rFonts w:hint="eastAsia" w:eastAsia="宋体" w:cs="宋体"/>
            <w:snapToGrid/>
            <w:spacing w:val="0"/>
            <w:kern w:val="0"/>
            <w:sz w:val="21"/>
            <w:szCs w:val="21"/>
          </w:rPr>
          <w:delText>时间上局部的</w:delText>
        </w:r>
      </w:del>
      <w:r>
        <w:rPr>
          <w:rFonts w:hint="eastAsia" w:eastAsia="宋体" w:cs="宋体"/>
          <w:snapToGrid/>
          <w:spacing w:val="0"/>
          <w:kern w:val="0"/>
          <w:sz w:val="21"/>
          <w:szCs w:val="21"/>
        </w:rPr>
        <w:t>细粒度</w:t>
      </w:r>
      <w:ins w:id="2656" w:author="hui wan" w:date="2025-12-28T21:25:00Z">
        <w:r>
          <w:rPr>
            <w:rFonts w:hint="eastAsia" w:eastAsia="宋体" w:cs="宋体"/>
            <w:snapToGrid/>
            <w:spacing w:val="0"/>
            <w:kern w:val="0"/>
            <w:sz w:val="21"/>
            <w:szCs w:val="21"/>
          </w:rPr>
          <w:t>时序</w:t>
        </w:r>
      </w:ins>
      <w:r>
        <w:rPr>
          <w:rFonts w:hint="eastAsia" w:eastAsia="宋体" w:cs="宋体"/>
          <w:snapToGrid/>
          <w:spacing w:val="0"/>
          <w:kern w:val="0"/>
          <w:sz w:val="21"/>
          <w:szCs w:val="21"/>
        </w:rPr>
        <w:t>变化，也</w:t>
      </w:r>
      <w:ins w:id="2657" w:author="hui wan" w:date="2025-12-28T21:25:00Z">
        <w:r>
          <w:rPr>
            <w:rFonts w:hint="eastAsia" w:eastAsia="宋体" w:cs="宋体"/>
            <w:snapToGrid/>
            <w:spacing w:val="0"/>
            <w:kern w:val="0"/>
            <w:sz w:val="21"/>
            <w:szCs w:val="21"/>
          </w:rPr>
          <w:t>能建模</w:t>
        </w:r>
      </w:ins>
      <w:del w:id="2658" w:author="hui wan" w:date="2025-12-28T21:25:00Z">
        <w:r>
          <w:rPr>
            <w:rFonts w:hint="eastAsia" w:eastAsia="宋体" w:cs="宋体"/>
            <w:snapToGrid/>
            <w:spacing w:val="0"/>
            <w:kern w:val="0"/>
            <w:sz w:val="21"/>
            <w:szCs w:val="21"/>
          </w:rPr>
          <w:delText>具备建模</w:delText>
        </w:r>
      </w:del>
      <w:r>
        <w:rPr>
          <w:rFonts w:hint="eastAsia" w:eastAsia="宋体" w:cs="宋体"/>
          <w:snapToGrid/>
          <w:spacing w:val="0"/>
          <w:kern w:val="0"/>
          <w:sz w:val="21"/>
          <w:szCs w:val="21"/>
        </w:rPr>
        <w:t>跨步长依赖</w:t>
      </w:r>
      <w:del w:id="2659" w:author="hui wan" w:date="2025-12-28T21:25:00Z">
        <w:r>
          <w:rPr>
            <w:rFonts w:hint="eastAsia" w:eastAsia="宋体" w:cs="宋体"/>
            <w:snapToGrid/>
            <w:spacing w:val="0"/>
            <w:kern w:val="0"/>
            <w:sz w:val="21"/>
            <w:szCs w:val="21"/>
          </w:rPr>
          <w:delText>的能力</w:delText>
        </w:r>
      </w:del>
      <w:ins w:id="2660" w:author="hui wan" w:date="2025-12-28T21:25:00Z">
        <w:r>
          <w:rPr>
            <w:rFonts w:hint="eastAsia" w:eastAsia="宋体" w:cs="宋体"/>
            <w:snapToGrid/>
            <w:spacing w:val="0"/>
            <w:kern w:val="0"/>
            <w:sz w:val="21"/>
            <w:szCs w:val="21"/>
          </w:rPr>
          <w:t>关系</w:t>
        </w:r>
      </w:ins>
      <w:r>
        <w:rPr>
          <w:rFonts w:hint="eastAsia" w:eastAsia="宋体" w:cs="宋体"/>
          <w:snapToGrid/>
          <w:spacing w:val="0"/>
          <w:kern w:val="0"/>
          <w:sz w:val="21"/>
          <w:szCs w:val="21"/>
        </w:rPr>
        <w:t>，</w:t>
      </w:r>
      <w:ins w:id="2661" w:author="hui wan" w:date="2025-12-28T21:25:00Z">
        <w:r>
          <w:rPr>
            <w:rFonts w:hint="eastAsia" w:eastAsia="宋体" w:cs="宋体"/>
            <w:snapToGrid/>
            <w:spacing w:val="0"/>
            <w:kern w:val="0"/>
            <w:sz w:val="21"/>
            <w:szCs w:val="21"/>
          </w:rPr>
          <w:t>从而</w:t>
        </w:r>
      </w:ins>
      <w:r>
        <w:rPr>
          <w:rFonts w:hint="eastAsia" w:eastAsia="宋体" w:cs="宋体"/>
          <w:snapToGrid/>
          <w:spacing w:val="0"/>
          <w:kern w:val="0"/>
          <w:sz w:val="21"/>
          <w:szCs w:val="21"/>
        </w:rPr>
        <w:t>提升</w:t>
      </w:r>
      <w:del w:id="2662" w:author="hui wan" w:date="2025-12-28T21:26:00Z">
        <w:r>
          <w:rPr>
            <w:rFonts w:hint="eastAsia" w:eastAsia="宋体" w:cs="宋体"/>
            <w:snapToGrid/>
            <w:spacing w:val="0"/>
            <w:kern w:val="0"/>
            <w:sz w:val="21"/>
            <w:szCs w:val="21"/>
          </w:rPr>
          <w:delText>了</w:delText>
        </w:r>
      </w:del>
      <w:r>
        <w:rPr>
          <w:rFonts w:hint="eastAsia" w:eastAsia="宋体" w:cs="宋体"/>
          <w:snapToGrid/>
          <w:spacing w:val="0"/>
          <w:kern w:val="0"/>
          <w:sz w:val="21"/>
          <w:szCs w:val="21"/>
        </w:rPr>
        <w:t>知识状态建模的完整性与灵活性。</w:t>
      </w:r>
    </w:p>
    <w:p w14:paraId="6D546883">
      <w:pPr>
        <w:snapToGrid/>
        <w:spacing w:line="240" w:lineRule="auto"/>
        <w:ind w:firstLine="0"/>
        <w:jc w:val="center"/>
        <w:textAlignment w:val="center"/>
        <w:rPr>
          <w:rFonts w:eastAsia="宋体" w:cs="宋体"/>
          <w:snapToGrid/>
          <w:spacing w:val="0"/>
          <w:kern w:val="0"/>
          <w:sz w:val="21"/>
          <w:szCs w:val="21"/>
        </w:rPr>
      </w:pPr>
      <w:r>
        <w:rPr>
          <w:rFonts w:hint="eastAsia" w:eastAsia="宋体" w:cs="宋体"/>
          <w:snapToGrid/>
          <w:spacing w:val="0"/>
          <w:kern w:val="0"/>
          <w:sz w:val="21"/>
          <w:szCs w:val="21"/>
        </w:rPr>
        <w:drawing>
          <wp:inline distT="0" distB="0" distL="114300" distR="114300">
            <wp:extent cx="4319905" cy="3488690"/>
            <wp:effectExtent l="0" t="0" r="10795" b="3810"/>
            <wp:docPr id="25" name="图片 25" descr="Figure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descr="Figure_1"/>
                    <pic:cNvPicPr>
                      <a:picLocks noChangeAspect="1"/>
                    </pic:cNvPicPr>
                  </pic:nvPicPr>
                  <pic:blipFill>
                    <a:blip r:embed="rId15"/>
                    <a:srcRect l="9344" t="9746" r="9778" b="8031"/>
                    <a:stretch>
                      <a:fillRect/>
                    </a:stretch>
                  </pic:blipFill>
                  <pic:spPr>
                    <a:xfrm>
                      <a:off x="0" y="0"/>
                      <a:ext cx="4319905" cy="3488690"/>
                    </a:xfrm>
                    <a:prstGeom prst="rect">
                      <a:avLst/>
                    </a:prstGeom>
                  </pic:spPr>
                </pic:pic>
              </a:graphicData>
            </a:graphic>
          </wp:inline>
        </w:drawing>
      </w:r>
    </w:p>
    <w:p w14:paraId="5A3A6645">
      <w:pPr>
        <w:snapToGrid/>
        <w:spacing w:line="360" w:lineRule="auto"/>
        <w:ind w:firstLine="0"/>
        <w:jc w:val="center"/>
        <w:textAlignment w:val="center"/>
        <w:rPr>
          <w:rFonts w:eastAsia="宋体" w:cs="宋体"/>
          <w:snapToGrid/>
          <w:spacing w:val="0"/>
          <w:kern w:val="0"/>
          <w:sz w:val="21"/>
          <w:szCs w:val="21"/>
        </w:rPr>
      </w:pPr>
      <w:commentRangeStart w:id="9"/>
      <w:commentRangeStart w:id="10"/>
      <w:bookmarkStart w:id="37" w:name="_Toc21025"/>
      <w:bookmarkStart w:id="38" w:name="_Toc30635"/>
      <w:r>
        <w:rPr>
          <w:rFonts w:hint="eastAsia" w:eastAsia="宋体" w:cs="宋体"/>
          <w:snapToGrid/>
          <w:spacing w:val="0"/>
          <w:kern w:val="0"/>
          <w:sz w:val="21"/>
          <w:szCs w:val="21"/>
        </w:rPr>
        <w:t>图</w:t>
      </w:r>
      <w:ins w:id="2663" w:author="Somomgbeom" w:date="2025-10-12T19:50:00Z">
        <w:r>
          <w:rPr>
            <w:rFonts w:hint="eastAsia" w:eastAsia="宋体" w:cs="宋体"/>
            <w:snapToGrid/>
            <w:spacing w:val="0"/>
            <w:kern w:val="0"/>
            <w:sz w:val="21"/>
            <w:szCs w:val="21"/>
          </w:rPr>
          <w:t>6</w:t>
        </w:r>
        <w:commentRangeEnd w:id="9"/>
      </w:ins>
      <w:r>
        <w:rPr>
          <w:rStyle w:val="25"/>
        </w:rPr>
        <w:commentReference w:id="9"/>
      </w:r>
      <w:commentRangeEnd w:id="10"/>
      <w:r>
        <w:commentReference w:id="10"/>
      </w:r>
      <w:r>
        <w:rPr>
          <w:rFonts w:hint="eastAsia" w:eastAsia="宋体" w:cs="宋体"/>
          <w:snapToGrid/>
          <w:spacing w:val="0"/>
          <w:kern w:val="0"/>
          <w:sz w:val="21"/>
          <w:szCs w:val="21"/>
        </w:rPr>
        <w:t xml:space="preserve"> 序列中</w:t>
      </w:r>
      <w:del w:id="2664" w:author="hui wan" w:date="2025-12-28T21:22:00Z">
        <w:r>
          <w:rPr>
            <w:rFonts w:hint="eastAsia" w:eastAsia="宋体" w:cs="宋体"/>
            <w:snapToGrid/>
            <w:spacing w:val="0"/>
            <w:kern w:val="0"/>
            <w:sz w:val="21"/>
            <w:szCs w:val="21"/>
          </w:rPr>
          <w:delText>四</w:delText>
        </w:r>
      </w:del>
      <w:ins w:id="2665" w:author="hui wan" w:date="2025-12-28T21:22:00Z">
        <w:r>
          <w:rPr>
            <w:rFonts w:hint="eastAsia" w:eastAsia="宋体" w:cs="宋体"/>
            <w:snapToGrid/>
            <w:spacing w:val="0"/>
            <w:kern w:val="0"/>
            <w:sz w:val="21"/>
            <w:szCs w:val="21"/>
          </w:rPr>
          <w:t>4</w:t>
        </w:r>
      </w:ins>
      <w:r>
        <w:rPr>
          <w:rFonts w:hint="eastAsia" w:eastAsia="宋体" w:cs="宋体"/>
          <w:snapToGrid/>
          <w:spacing w:val="0"/>
          <w:kern w:val="0"/>
          <w:sz w:val="21"/>
          <w:szCs w:val="21"/>
        </w:rPr>
        <w:t>个注意力头的注意力热图</w:t>
      </w:r>
      <w:bookmarkEnd w:id="37"/>
      <w:bookmarkEnd w:id="38"/>
    </w:p>
    <w:p w14:paraId="0D724880">
      <w:pPr>
        <w:snapToGrid/>
        <w:spacing w:line="360" w:lineRule="auto"/>
        <w:ind w:firstLine="420" w:firstLineChars="200"/>
        <w:textAlignment w:val="center"/>
        <w:rPr>
          <w:rFonts w:eastAsia="宋体" w:cs="宋体"/>
          <w:snapToGrid/>
          <w:spacing w:val="0"/>
          <w:kern w:val="0"/>
          <w:sz w:val="21"/>
          <w:szCs w:val="21"/>
        </w:rPr>
      </w:pPr>
      <w:r>
        <w:rPr>
          <w:rFonts w:hint="eastAsia" w:eastAsia="宋体" w:cs="宋体"/>
          <w:snapToGrid/>
          <w:spacing w:val="0"/>
          <w:kern w:val="0"/>
          <w:sz w:val="21"/>
          <w:szCs w:val="21"/>
        </w:rPr>
        <w:t>综上所述，扩展实验</w:t>
      </w:r>
      <w:ins w:id="2666" w:author="hui wan" w:date="2025-12-28T21:26:00Z">
        <w:r>
          <w:rPr>
            <w:rFonts w:hint="eastAsia" w:eastAsia="宋体" w:cs="宋体"/>
            <w:snapToGrid/>
            <w:spacing w:val="0"/>
            <w:kern w:val="0"/>
            <w:sz w:val="21"/>
            <w:szCs w:val="21"/>
          </w:rPr>
          <w:t>表明，</w:t>
        </w:r>
      </w:ins>
      <w:del w:id="2667" w:author="hui wan" w:date="2025-12-28T21:26:00Z">
        <w:r>
          <w:rPr>
            <w:rFonts w:hint="eastAsia" w:eastAsia="宋体" w:cs="宋体"/>
            <w:snapToGrid/>
            <w:spacing w:val="0"/>
            <w:kern w:val="0"/>
            <w:sz w:val="21"/>
            <w:szCs w:val="21"/>
          </w:rPr>
          <w:delText>验证了本模型</w:delText>
        </w:r>
      </w:del>
      <w:r>
        <w:rPr>
          <w:rFonts w:hint="eastAsia" w:eastAsia="宋体" w:cs="宋体"/>
          <w:snapToGrid/>
          <w:spacing w:val="0"/>
          <w:kern w:val="0"/>
          <w:sz w:val="21"/>
          <w:szCs w:val="21"/>
        </w:rPr>
        <w:t>在引入稀疏注意力机制后，</w:t>
      </w:r>
      <w:del w:id="2668" w:author="hui wan" w:date="2025-12-28T21:26:00Z">
        <w:r>
          <w:rPr>
            <w:rFonts w:hint="eastAsia" w:eastAsia="宋体" w:cs="宋体"/>
            <w:snapToGrid/>
            <w:spacing w:val="0"/>
            <w:kern w:val="0"/>
            <w:sz w:val="21"/>
            <w:szCs w:val="21"/>
          </w:rPr>
          <w:delText>依赖</w:delText>
        </w:r>
      </w:del>
      <w:ins w:id="2669" w:author="hui wan" w:date="2025-12-28T21:26:00Z">
        <w:r>
          <w:rPr>
            <w:rFonts w:hint="eastAsia" w:eastAsia="宋体" w:cs="宋体"/>
            <w:snapToGrid/>
            <w:spacing w:val="0"/>
            <w:kern w:val="0"/>
            <w:sz w:val="21"/>
            <w:szCs w:val="21"/>
          </w:rPr>
          <w:t>通过</w:t>
        </w:r>
      </w:ins>
      <w:r>
        <w:rPr>
          <w:rFonts w:hint="eastAsia" w:eastAsia="宋体" w:cs="宋体"/>
          <w:snapToGrid/>
          <w:spacing w:val="0"/>
          <w:kern w:val="0"/>
          <w:sz w:val="21"/>
          <w:szCs w:val="21"/>
        </w:rPr>
        <w:t>合理</w:t>
      </w:r>
      <w:ins w:id="2670" w:author="hui wan" w:date="2025-12-28T21:26:00Z">
        <w:r>
          <w:rPr>
            <w:rFonts w:hint="eastAsia" w:eastAsia="宋体" w:cs="宋体"/>
            <w:snapToGrid/>
            <w:spacing w:val="0"/>
            <w:kern w:val="0"/>
            <w:sz w:val="21"/>
            <w:szCs w:val="21"/>
          </w:rPr>
          <w:t>的</w:t>
        </w:r>
      </w:ins>
      <w:r>
        <w:rPr>
          <w:rFonts w:hint="eastAsia" w:eastAsia="宋体" w:cs="宋体"/>
          <w:snapToGrid/>
          <w:spacing w:val="0"/>
          <w:kern w:val="0"/>
          <w:sz w:val="21"/>
          <w:szCs w:val="21"/>
        </w:rPr>
        <w:t>参数配置，</w:t>
      </w:r>
      <w:ins w:id="2671" w:author="hui wan" w:date="2025-12-28T21:26:00Z">
        <w:r>
          <w:rPr>
            <w:rFonts w:hint="eastAsia" w:eastAsia="宋体" w:cs="宋体"/>
            <w:snapToGrid/>
            <w:spacing w:val="0"/>
            <w:kern w:val="0"/>
            <w:sz w:val="21"/>
            <w:szCs w:val="21"/>
          </w:rPr>
          <w:t>SATKT模型</w:t>
        </w:r>
      </w:ins>
      <w:r>
        <w:rPr>
          <w:rFonts w:hint="eastAsia" w:eastAsia="宋体" w:cs="宋体"/>
          <w:snapToGrid/>
          <w:spacing w:val="0"/>
          <w:kern w:val="0"/>
          <w:sz w:val="21"/>
          <w:szCs w:val="21"/>
        </w:rPr>
        <w:t>能够有效提升对学习序列中关键知识状态的关注能力，同时显著降低了不必要的计算开销。</w:t>
      </w:r>
    </w:p>
    <w:p w14:paraId="74540B66">
      <w:pPr>
        <w:widowControl/>
        <w:snapToGrid/>
        <w:spacing w:line="360" w:lineRule="auto"/>
        <w:ind w:firstLine="0"/>
        <w:jc w:val="left"/>
        <w:textAlignment w:val="center"/>
        <w:outlineLvl w:val="0"/>
        <w:rPr>
          <w:ins w:id="2672" w:author="Somomgbeom" w:date="2025-08-31T19:39:00Z"/>
          <w:rFonts w:eastAsia="宋体" w:cs="宋体"/>
          <w:b/>
          <w:snapToGrid/>
          <w:color w:val="000000"/>
          <w:spacing w:val="0"/>
          <w:kern w:val="0"/>
          <w:sz w:val="28"/>
          <w:szCs w:val="28"/>
        </w:rPr>
      </w:pPr>
      <w:del w:id="2673" w:author="hui wan" w:date="2025-12-28T08:50:00Z">
        <w:r>
          <w:rPr>
            <w:rFonts w:hint="eastAsia" w:eastAsia="宋体" w:cs="宋体"/>
            <w:b/>
            <w:snapToGrid/>
            <w:color w:val="000000"/>
            <w:spacing w:val="0"/>
            <w:kern w:val="0"/>
            <w:sz w:val="28"/>
            <w:szCs w:val="28"/>
          </w:rPr>
          <w:delText xml:space="preserve">5  </w:delText>
        </w:r>
      </w:del>
      <w:ins w:id="2674" w:author="hui wan" w:date="2025-12-28T08:50:00Z">
        <w:r>
          <w:rPr>
            <w:rFonts w:hint="eastAsia" w:eastAsia="宋体" w:cs="宋体"/>
            <w:b/>
            <w:snapToGrid/>
            <w:color w:val="000000"/>
            <w:spacing w:val="0"/>
            <w:kern w:val="0"/>
            <w:sz w:val="28"/>
            <w:szCs w:val="28"/>
          </w:rPr>
          <w:t xml:space="preserve">4  </w:t>
        </w:r>
      </w:ins>
      <w:r>
        <w:rPr>
          <w:rFonts w:hint="eastAsia" w:eastAsia="宋体" w:cs="宋体"/>
          <w:b/>
          <w:snapToGrid/>
          <w:color w:val="000000"/>
          <w:spacing w:val="0"/>
          <w:kern w:val="0"/>
          <w:sz w:val="28"/>
          <w:szCs w:val="28"/>
        </w:rPr>
        <w:t>总结</w:t>
      </w:r>
    </w:p>
    <w:p w14:paraId="08851882">
      <w:pPr>
        <w:widowControl/>
        <w:snapToGrid/>
        <w:spacing w:line="360" w:lineRule="auto"/>
        <w:ind w:firstLine="420" w:firstLineChars="200"/>
        <w:jc w:val="left"/>
        <w:textAlignment w:val="center"/>
        <w:rPr>
          <w:ins w:id="2675" w:author="hui wan" w:date="2025-12-28T21:32:00Z"/>
          <w:rFonts w:eastAsia="宋体" w:cs="宋体"/>
          <w:snapToGrid/>
          <w:spacing w:val="0"/>
          <w:kern w:val="0"/>
          <w:sz w:val="21"/>
          <w:szCs w:val="21"/>
        </w:rPr>
      </w:pPr>
      <w:ins w:id="2676" w:author="Somomgbeom" w:date="2025-08-31T19:45:00Z">
        <w:r>
          <w:rPr>
            <w:rFonts w:eastAsia="宋体" w:cs="宋体"/>
            <w:snapToGrid/>
            <w:spacing w:val="0"/>
            <w:kern w:val="0"/>
            <w:sz w:val="21"/>
            <w:szCs w:val="21"/>
          </w:rPr>
          <w:t>针对知识追踪领域在长序列数据中存在的预测准确度不足的问题，本研究提出</w:t>
        </w:r>
      </w:ins>
      <w:ins w:id="2677" w:author="Somomgbeom" w:date="2025-08-31T19:49:00Z">
        <w:del w:id="2678" w:author="hui wan" w:date="2025-12-28T21:30:00Z">
          <w:r>
            <w:rPr>
              <w:rFonts w:hint="eastAsia" w:eastAsia="宋体" w:cs="宋体"/>
              <w:snapToGrid/>
              <w:spacing w:val="0"/>
              <w:kern w:val="0"/>
              <w:sz w:val="21"/>
              <w:szCs w:val="21"/>
            </w:rPr>
            <w:delText>的</w:delText>
          </w:r>
        </w:del>
      </w:ins>
      <w:ins w:id="2679" w:author="hui wan" w:date="2025-12-28T21:30:00Z">
        <w:r>
          <w:rPr>
            <w:rFonts w:hint="eastAsia" w:eastAsia="宋体" w:cs="宋体"/>
            <w:snapToGrid/>
            <w:spacing w:val="0"/>
            <w:kern w:val="0"/>
            <w:sz w:val="21"/>
            <w:szCs w:val="21"/>
          </w:rPr>
          <w:t>了</w:t>
        </w:r>
      </w:ins>
      <w:ins w:id="2680" w:author="Somomgbeom" w:date="2025-08-31T19:45:00Z">
        <w:r>
          <w:rPr>
            <w:rFonts w:eastAsia="宋体" w:cs="宋体"/>
            <w:snapToGrid/>
            <w:spacing w:val="0"/>
            <w:kern w:val="0"/>
            <w:sz w:val="21"/>
            <w:szCs w:val="21"/>
          </w:rPr>
          <w:t>基于稀疏注意力机制的Transformer知识追踪模型SATKT</w:t>
        </w:r>
      </w:ins>
      <w:ins w:id="2681" w:author="Somomgbeom" w:date="2025-08-31T19:45:00Z">
        <w:del w:id="2682" w:author="hui wan" w:date="2025-12-28T21:30:00Z">
          <w:r>
            <w:rPr>
              <w:rFonts w:hint="eastAsia" w:eastAsia="宋体" w:cs="宋体"/>
              <w:snapToGrid/>
              <w:spacing w:val="0"/>
              <w:kern w:val="0"/>
              <w:sz w:val="21"/>
              <w:szCs w:val="21"/>
            </w:rPr>
            <w:delText>，</w:delText>
          </w:r>
        </w:del>
      </w:ins>
      <w:ins w:id="2683" w:author="hui wan" w:date="2025-12-28T21:30:00Z">
        <w:r>
          <w:rPr>
            <w:rFonts w:hint="eastAsia" w:eastAsia="宋体" w:cs="宋体"/>
            <w:snapToGrid/>
            <w:spacing w:val="0"/>
            <w:kern w:val="0"/>
            <w:sz w:val="21"/>
            <w:szCs w:val="21"/>
          </w:rPr>
          <w:t>。该模型</w:t>
        </w:r>
      </w:ins>
      <w:ins w:id="2684" w:author="Somomgbeom" w:date="2025-08-31T19:45:00Z">
        <w:r>
          <w:rPr>
            <w:rFonts w:eastAsia="宋体" w:cs="宋体"/>
            <w:snapToGrid/>
            <w:spacing w:val="0"/>
            <w:kern w:val="0"/>
            <w:sz w:val="21"/>
            <w:szCs w:val="21"/>
          </w:rPr>
          <w:t>在自注意力机制的基础上</w:t>
        </w:r>
      </w:ins>
      <w:ins w:id="2685" w:author="hui wan" w:date="2025-12-28T21:30:00Z">
        <w:r>
          <w:rPr>
            <w:rFonts w:hint="eastAsia" w:eastAsia="宋体" w:cs="宋体"/>
            <w:snapToGrid/>
            <w:spacing w:val="0"/>
            <w:kern w:val="0"/>
            <w:sz w:val="21"/>
            <w:szCs w:val="21"/>
          </w:rPr>
          <w:t>，</w:t>
        </w:r>
      </w:ins>
      <w:ins w:id="2686" w:author="Somomgbeom" w:date="2025-08-31T19:45:00Z">
        <w:r>
          <w:rPr>
            <w:rFonts w:eastAsia="宋体" w:cs="宋体"/>
            <w:snapToGrid/>
            <w:spacing w:val="0"/>
            <w:kern w:val="0"/>
            <w:sz w:val="21"/>
            <w:szCs w:val="21"/>
          </w:rPr>
          <w:t>引入问题知识嵌入模块</w:t>
        </w:r>
      </w:ins>
      <w:ins w:id="2687" w:author="hui wan" w:date="2025-12-28T21:30:00Z">
        <w:r>
          <w:rPr>
            <w:rFonts w:hint="eastAsia" w:eastAsia="宋体" w:cs="宋体"/>
            <w:snapToGrid/>
            <w:spacing w:val="0"/>
            <w:kern w:val="0"/>
            <w:sz w:val="21"/>
            <w:szCs w:val="21"/>
          </w:rPr>
          <w:t>，以</w:t>
        </w:r>
      </w:ins>
      <w:ins w:id="2688" w:author="Somomgbeom" w:date="2025-08-31T19:45:00Z">
        <w:r>
          <w:rPr>
            <w:rFonts w:eastAsia="宋体" w:cs="宋体"/>
            <w:snapToGrid/>
            <w:spacing w:val="0"/>
            <w:kern w:val="0"/>
            <w:sz w:val="21"/>
            <w:szCs w:val="21"/>
          </w:rPr>
          <w:t>捕捉</w:t>
        </w:r>
      </w:ins>
      <w:ins w:id="2689" w:author="Somomgbeom" w:date="2025-08-31T19:45:00Z">
        <w:del w:id="2690" w:author="hui wan" w:date="2025-12-28T21:30:00Z">
          <w:r>
            <w:rPr>
              <w:rFonts w:hint="eastAsia" w:eastAsia="宋体" w:cs="宋体"/>
              <w:snapToGrid/>
              <w:spacing w:val="0"/>
              <w:kern w:val="0"/>
              <w:sz w:val="21"/>
              <w:szCs w:val="21"/>
            </w:rPr>
            <w:delText>问题</w:delText>
          </w:r>
        </w:del>
      </w:ins>
      <w:ins w:id="2691" w:author="hui wan" w:date="2025-12-28T21:30:00Z">
        <w:r>
          <w:rPr>
            <w:rFonts w:hint="eastAsia" w:eastAsia="宋体" w:cs="宋体"/>
            <w:snapToGrid/>
            <w:spacing w:val="0"/>
            <w:kern w:val="0"/>
            <w:sz w:val="21"/>
            <w:szCs w:val="21"/>
          </w:rPr>
          <w:t>题目</w:t>
        </w:r>
      </w:ins>
      <w:ins w:id="2692" w:author="Somomgbeom" w:date="2025-08-31T19:45:00Z">
        <w:r>
          <w:rPr>
            <w:rFonts w:eastAsia="宋体" w:cs="宋体"/>
            <w:snapToGrid/>
            <w:spacing w:val="0"/>
            <w:kern w:val="0"/>
            <w:sz w:val="21"/>
            <w:szCs w:val="21"/>
          </w:rPr>
          <w:t>与知识</w:t>
        </w:r>
      </w:ins>
      <w:ins w:id="2693" w:author="hui wan" w:date="2025-12-28T21:31:00Z">
        <w:r>
          <w:rPr>
            <w:rFonts w:hint="eastAsia" w:eastAsia="宋体" w:cs="宋体"/>
            <w:snapToGrid/>
            <w:spacing w:val="0"/>
            <w:kern w:val="0"/>
            <w:sz w:val="21"/>
            <w:szCs w:val="21"/>
          </w:rPr>
          <w:t>点之间的层次化关系；</w:t>
        </w:r>
      </w:ins>
      <w:ins w:id="2694" w:author="Somomgbeom" w:date="2025-08-31T19:45:00Z">
        <w:del w:id="2695" w:author="hui wan" w:date="2025-12-28T21:31:00Z">
          <w:r>
            <w:rPr>
              <w:rFonts w:eastAsia="宋体" w:cs="宋体"/>
              <w:snapToGrid/>
              <w:spacing w:val="0"/>
              <w:kern w:val="0"/>
              <w:sz w:val="21"/>
              <w:szCs w:val="21"/>
            </w:rPr>
            <w:delText>的深度信息，</w:delText>
          </w:r>
        </w:del>
      </w:ins>
      <w:ins w:id="2696" w:author="Somomgbeom" w:date="2025-08-31T19:45:00Z">
        <w:r>
          <w:rPr>
            <w:rFonts w:eastAsia="宋体" w:cs="宋体"/>
            <w:snapToGrid/>
            <w:spacing w:val="0"/>
            <w:kern w:val="0"/>
            <w:sz w:val="21"/>
            <w:szCs w:val="21"/>
          </w:rPr>
          <w:t>设计</w:t>
        </w:r>
      </w:ins>
      <w:ins w:id="2697" w:author="hui wan" w:date="2025-12-28T21:31:00Z">
        <w:r>
          <w:rPr>
            <w:rFonts w:hint="eastAsia" w:eastAsia="宋体" w:cs="宋体"/>
            <w:snapToGrid/>
            <w:spacing w:val="0"/>
            <w:kern w:val="0"/>
            <w:sz w:val="21"/>
            <w:szCs w:val="21"/>
          </w:rPr>
          <w:t>了</w:t>
        </w:r>
      </w:ins>
      <w:ins w:id="2698" w:author="Somomgbeom" w:date="2025-08-31T19:45:00Z">
        <w:r>
          <w:rPr>
            <w:rFonts w:eastAsia="宋体" w:cs="宋体"/>
            <w:snapToGrid/>
            <w:spacing w:val="0"/>
            <w:kern w:val="0"/>
            <w:sz w:val="21"/>
            <w:szCs w:val="21"/>
          </w:rPr>
          <w:t>稀疏注意力机制</w:t>
        </w:r>
      </w:ins>
      <w:ins w:id="2699" w:author="hui wan" w:date="2025-12-28T21:31:00Z">
        <w:r>
          <w:rPr>
            <w:rFonts w:hint="eastAsia" w:eastAsia="宋体" w:cs="宋体"/>
            <w:snapToGrid/>
            <w:spacing w:val="0"/>
            <w:kern w:val="0"/>
            <w:sz w:val="21"/>
            <w:szCs w:val="21"/>
          </w:rPr>
          <w:t>，</w:t>
        </w:r>
      </w:ins>
      <w:ins w:id="2700" w:author="Somomgbeom" w:date="2025-08-31T19:45:00Z">
        <w:r>
          <w:rPr>
            <w:rFonts w:eastAsia="宋体" w:cs="宋体"/>
            <w:snapToGrid/>
            <w:spacing w:val="0"/>
            <w:kern w:val="0"/>
            <w:sz w:val="21"/>
            <w:szCs w:val="21"/>
          </w:rPr>
          <w:t>有选择性地保留最</w:t>
        </w:r>
      </w:ins>
      <w:ins w:id="2701" w:author="Somomgbeom" w:date="2025-08-31T19:45:00Z">
        <w:del w:id="2702" w:author="hui wan" w:date="2025-12-28T21:31:00Z">
          <w:r>
            <w:rPr>
              <w:rFonts w:eastAsia="宋体" w:cs="宋体"/>
              <w:snapToGrid/>
              <w:spacing w:val="0"/>
              <w:kern w:val="0"/>
              <w:sz w:val="21"/>
              <w:szCs w:val="21"/>
            </w:rPr>
            <w:delText>具</w:delText>
          </w:r>
        </w:del>
      </w:ins>
      <w:ins w:id="2703" w:author="Somomgbeom" w:date="2025-08-31T19:45:00Z">
        <w:r>
          <w:rPr>
            <w:rFonts w:eastAsia="宋体" w:cs="宋体"/>
            <w:snapToGrid/>
            <w:spacing w:val="0"/>
            <w:kern w:val="0"/>
            <w:sz w:val="21"/>
            <w:szCs w:val="21"/>
          </w:rPr>
          <w:t>相关</w:t>
        </w:r>
      </w:ins>
      <w:ins w:id="2704" w:author="Somomgbeom" w:date="2025-08-31T19:45:00Z">
        <w:del w:id="2705" w:author="hui wan" w:date="2025-12-28T21:31:00Z">
          <w:r>
            <w:rPr>
              <w:rFonts w:eastAsia="宋体" w:cs="宋体"/>
              <w:snapToGrid/>
              <w:spacing w:val="0"/>
              <w:kern w:val="0"/>
              <w:sz w:val="21"/>
              <w:szCs w:val="21"/>
            </w:rPr>
            <w:delText>性的</w:delText>
          </w:r>
        </w:del>
      </w:ins>
      <w:ins w:id="2706" w:author="Somomgbeom" w:date="2025-08-31T19:45:00Z">
        <w:r>
          <w:rPr>
            <w:rFonts w:eastAsia="宋体" w:cs="宋体"/>
            <w:snapToGrid/>
            <w:spacing w:val="0"/>
            <w:kern w:val="0"/>
            <w:sz w:val="21"/>
            <w:szCs w:val="21"/>
          </w:rPr>
          <w:t>历史交互，</w:t>
        </w:r>
      </w:ins>
      <w:ins w:id="2707" w:author="hui wan" w:date="2025-12-28T21:31:00Z">
        <w:r>
          <w:rPr>
            <w:rFonts w:eastAsia="宋体" w:cs="宋体"/>
            <w:snapToGrid/>
            <w:spacing w:val="0"/>
            <w:kern w:val="0"/>
            <w:sz w:val="21"/>
            <w:szCs w:val="21"/>
          </w:rPr>
          <w:t>，减少冗余信息干扰；</w:t>
        </w:r>
      </w:ins>
      <w:ins w:id="2708" w:author="hui wan" w:date="2025-12-28T21:31:00Z">
        <w:r>
          <w:rPr>
            <w:rFonts w:hint="eastAsia" w:eastAsia="宋体" w:cs="宋体"/>
            <w:snapToGrid/>
            <w:spacing w:val="0"/>
            <w:kern w:val="0"/>
            <w:sz w:val="21"/>
            <w:szCs w:val="21"/>
          </w:rPr>
          <w:t>并通过</w:t>
        </w:r>
      </w:ins>
      <w:ins w:id="2709" w:author="Somomgbeom" w:date="2025-08-31T19:45:00Z">
        <w:r>
          <w:rPr>
            <w:rFonts w:eastAsia="宋体" w:cs="宋体"/>
            <w:snapToGrid/>
            <w:spacing w:val="0"/>
            <w:kern w:val="0"/>
            <w:sz w:val="21"/>
            <w:szCs w:val="21"/>
          </w:rPr>
          <w:t>构建混合损失函数平衡模型收敛速度与预测稳定性，</w:t>
        </w:r>
      </w:ins>
      <w:ins w:id="2710" w:author="hui wan" w:date="2025-12-28T21:31:00Z">
        <w:r>
          <w:rPr>
            <w:rFonts w:hint="eastAsia" w:eastAsia="宋体" w:cs="宋体"/>
            <w:snapToGrid/>
            <w:spacing w:val="0"/>
            <w:kern w:val="0"/>
            <w:sz w:val="21"/>
            <w:szCs w:val="21"/>
          </w:rPr>
          <w:t>从而显著</w:t>
        </w:r>
      </w:ins>
      <w:ins w:id="2711" w:author="Somomgbeom" w:date="2025-08-31T19:45:00Z">
        <w:r>
          <w:rPr>
            <w:rFonts w:eastAsia="宋体" w:cs="宋体"/>
            <w:snapToGrid/>
            <w:spacing w:val="0"/>
            <w:kern w:val="0"/>
            <w:sz w:val="21"/>
            <w:szCs w:val="21"/>
          </w:rPr>
          <w:t>提升了模型的预测性能，也</w:t>
        </w:r>
      </w:ins>
      <w:ins w:id="2712" w:author="hui wan" w:date="2025-12-28T21:32:00Z">
        <w:r>
          <w:rPr>
            <w:rFonts w:hint="eastAsia" w:eastAsia="宋体" w:cs="宋体"/>
            <w:snapToGrid/>
            <w:spacing w:val="0"/>
            <w:kern w:val="0"/>
            <w:sz w:val="21"/>
            <w:szCs w:val="21"/>
          </w:rPr>
          <w:t>增强了模型的</w:t>
        </w:r>
      </w:ins>
      <w:ins w:id="2713" w:author="Somomgbeom" w:date="2025-08-31T19:45:00Z">
        <w:del w:id="2714" w:author="hui wan" w:date="2025-12-28T21:32:00Z">
          <w:r>
            <w:rPr>
              <w:rFonts w:eastAsia="宋体" w:cs="宋体"/>
              <w:snapToGrid/>
              <w:spacing w:val="0"/>
              <w:kern w:val="0"/>
              <w:sz w:val="21"/>
              <w:szCs w:val="21"/>
            </w:rPr>
            <w:delText>表现出了更强的</w:delText>
          </w:r>
        </w:del>
      </w:ins>
      <w:ins w:id="2715" w:author="Somomgbeom" w:date="2025-08-31T19:45:00Z">
        <w:r>
          <w:rPr>
            <w:rFonts w:eastAsia="宋体" w:cs="宋体"/>
            <w:snapToGrid/>
            <w:spacing w:val="0"/>
            <w:kern w:val="0"/>
            <w:sz w:val="21"/>
            <w:szCs w:val="21"/>
          </w:rPr>
          <w:t>可扩展性和鲁棒性</w:t>
        </w:r>
      </w:ins>
      <w:ins w:id="2716" w:author="Somomgbeom" w:date="2025-08-31T19:46:00Z">
        <w:r>
          <w:rPr>
            <w:rFonts w:hint="eastAsia" w:eastAsia="宋体" w:cs="宋体"/>
            <w:snapToGrid/>
            <w:spacing w:val="0"/>
            <w:kern w:val="0"/>
            <w:sz w:val="21"/>
            <w:szCs w:val="21"/>
          </w:rPr>
          <w:t>。</w:t>
        </w:r>
      </w:ins>
      <w:ins w:id="2717" w:author="Somomgbeom" w:date="2025-08-31T19:50:00Z">
        <w:r>
          <w:rPr>
            <w:rFonts w:hint="eastAsia" w:eastAsia="宋体" w:cs="宋体"/>
            <w:snapToGrid/>
            <w:spacing w:val="0"/>
            <w:kern w:val="0"/>
            <w:sz w:val="21"/>
            <w:szCs w:val="21"/>
          </w:rPr>
          <w:t>实验评估结果表明，</w:t>
        </w:r>
      </w:ins>
      <w:ins w:id="2718" w:author="Somomgbeom" w:date="2025-08-31T19:50:00Z">
        <w:del w:id="2719" w:author="hui wan" w:date="2025-12-28T21:32:00Z">
          <w:r>
            <w:rPr>
              <w:rFonts w:hint="eastAsia" w:eastAsia="宋体" w:cs="宋体"/>
              <w:snapToGrid/>
              <w:spacing w:val="0"/>
              <w:kern w:val="0"/>
              <w:sz w:val="21"/>
              <w:szCs w:val="21"/>
            </w:rPr>
            <w:delText xml:space="preserve">SATKT </w:delText>
          </w:r>
        </w:del>
      </w:ins>
      <w:ins w:id="2720" w:author="Somomgbeom" w:date="2025-08-31T19:50:00Z">
        <w:r>
          <w:rPr>
            <w:rFonts w:hint="eastAsia" w:eastAsia="宋体" w:cs="宋体"/>
            <w:snapToGrid/>
            <w:spacing w:val="0"/>
            <w:kern w:val="0"/>
            <w:sz w:val="21"/>
            <w:szCs w:val="21"/>
          </w:rPr>
          <w:t>相较于</w:t>
        </w:r>
      </w:ins>
      <w:ins w:id="2721" w:author="hui wan" w:date="2025-12-28T21:32:00Z">
        <w:r>
          <w:rPr>
            <w:rFonts w:hint="eastAsia" w:eastAsia="宋体" w:cs="宋体"/>
            <w:snapToGrid/>
            <w:spacing w:val="0"/>
            <w:kern w:val="0"/>
            <w:sz w:val="21"/>
            <w:szCs w:val="21"/>
          </w:rPr>
          <w:t>现有主流模型，SATKT</w:t>
        </w:r>
      </w:ins>
      <w:ins w:id="2722" w:author="Somomgbeom" w:date="2025-08-31T19:50:00Z">
        <w:del w:id="2723" w:author="hui wan" w:date="2025-12-28T21:32:00Z">
          <w:r>
            <w:rPr>
              <w:rFonts w:hint="eastAsia" w:eastAsia="宋体" w:cs="宋体"/>
              <w:snapToGrid/>
              <w:spacing w:val="0"/>
              <w:kern w:val="0"/>
              <w:sz w:val="21"/>
              <w:szCs w:val="21"/>
            </w:rPr>
            <w:delText>其他先进模型</w:delText>
          </w:r>
        </w:del>
      </w:ins>
      <w:ins w:id="2724" w:author="Somomgbeom" w:date="2025-08-31T19:50:00Z">
        <w:r>
          <w:rPr>
            <w:rFonts w:hint="eastAsia" w:eastAsia="宋体" w:cs="宋体"/>
            <w:snapToGrid/>
            <w:spacing w:val="0"/>
            <w:kern w:val="0"/>
            <w:sz w:val="21"/>
            <w:szCs w:val="21"/>
          </w:rPr>
          <w:t>在各项指标上均取得了显著提升，充分验证了其在知识追踪领域的潜力与优越性</w:t>
        </w:r>
      </w:ins>
      <w:ins w:id="2725" w:author="Somomgbeom" w:date="2025-08-31T19:51:00Z">
        <w:r>
          <w:rPr>
            <w:rFonts w:hint="eastAsia" w:eastAsia="宋体" w:cs="宋体"/>
            <w:snapToGrid/>
            <w:spacing w:val="0"/>
            <w:kern w:val="0"/>
            <w:sz w:val="21"/>
            <w:szCs w:val="21"/>
          </w:rPr>
          <w:t>，</w:t>
        </w:r>
      </w:ins>
      <w:ins w:id="2726" w:author="Somomgbeom" w:date="2025-08-31T19:51:00Z">
        <w:r>
          <w:rPr>
            <w:rFonts w:eastAsia="宋体" w:cs="宋体"/>
            <w:sz w:val="21"/>
            <w:szCs w:val="21"/>
          </w:rPr>
          <w:t>展现出在教育数据挖掘与智能教育系统中的广阔应用前景</w:t>
        </w:r>
      </w:ins>
      <w:ins w:id="2727" w:author="Somomgbeom" w:date="2025-08-31T19:50:00Z">
        <w:r>
          <w:rPr>
            <w:rFonts w:hint="eastAsia" w:eastAsia="宋体" w:cs="宋体"/>
            <w:snapToGrid/>
            <w:spacing w:val="0"/>
            <w:kern w:val="0"/>
            <w:sz w:val="21"/>
            <w:szCs w:val="21"/>
          </w:rPr>
          <w:t>。</w:t>
        </w:r>
      </w:ins>
    </w:p>
    <w:p w14:paraId="57462B09">
      <w:pPr>
        <w:widowControl/>
        <w:snapToGrid/>
        <w:spacing w:line="360" w:lineRule="auto"/>
        <w:ind w:firstLine="428" w:firstLineChars="200"/>
        <w:jc w:val="left"/>
        <w:textAlignment w:val="center"/>
        <w:rPr>
          <w:ins w:id="2728" w:author="Somomgbeom" w:date="2025-09-03T20:04:00Z"/>
          <w:rFonts w:eastAsia="宋体" w:cs="宋体"/>
          <w:sz w:val="21"/>
          <w:szCs w:val="21"/>
        </w:rPr>
      </w:pPr>
      <w:ins w:id="2729" w:author="Somomgbeom" w:date="2025-08-31T21:04:00Z">
        <w:r>
          <w:rPr>
            <w:rFonts w:eastAsia="宋体" w:cs="宋体"/>
            <w:sz w:val="21"/>
            <w:szCs w:val="21"/>
          </w:rPr>
          <w:t>尽管如此，</w:t>
        </w:r>
      </w:ins>
      <w:ins w:id="2730" w:author="Somomgbeom" w:date="2025-08-31T21:04:00Z">
        <w:del w:id="2731" w:author="hui wan" w:date="2025-12-28T21:32:00Z">
          <w:r>
            <w:rPr>
              <w:rFonts w:hint="eastAsia" w:eastAsia="宋体" w:cs="宋体"/>
              <w:sz w:val="21"/>
              <w:szCs w:val="21"/>
            </w:rPr>
            <w:delText>我们的</w:delText>
          </w:r>
        </w:del>
      </w:ins>
      <w:ins w:id="2732" w:author="hui wan" w:date="2025-12-28T21:32:00Z">
        <w:r>
          <w:rPr>
            <w:rFonts w:hint="eastAsia" w:eastAsia="宋体" w:cs="宋体"/>
            <w:sz w:val="21"/>
            <w:szCs w:val="21"/>
          </w:rPr>
          <w:t>本</w:t>
        </w:r>
      </w:ins>
      <w:ins w:id="2733" w:author="Somomgbeom" w:date="2025-08-31T21:04:00Z">
        <w:r>
          <w:rPr>
            <w:rFonts w:eastAsia="宋体" w:cs="宋体"/>
            <w:sz w:val="21"/>
            <w:szCs w:val="21"/>
          </w:rPr>
          <w:t>研究仍然存在</w:t>
        </w:r>
      </w:ins>
      <w:ins w:id="2734" w:author="hui wan" w:date="2025-12-28T21:32:00Z">
        <w:r>
          <w:rPr>
            <w:rFonts w:hint="eastAsia" w:eastAsia="宋体" w:cs="宋体"/>
            <w:sz w:val="21"/>
            <w:szCs w:val="21"/>
          </w:rPr>
          <w:t>可进一步</w:t>
        </w:r>
      </w:ins>
      <w:ins w:id="2735" w:author="Somomgbeom" w:date="2025-08-31T21:04:00Z">
        <w:del w:id="2736" w:author="hui wan" w:date="2025-12-28T21:32:00Z">
          <w:r>
            <w:rPr>
              <w:rFonts w:eastAsia="宋体" w:cs="宋体"/>
              <w:sz w:val="21"/>
              <w:szCs w:val="21"/>
            </w:rPr>
            <w:delText>一些可以</w:delText>
          </w:r>
        </w:del>
      </w:ins>
      <w:ins w:id="2737" w:author="Somomgbeom" w:date="2025-08-31T21:04:00Z">
        <w:r>
          <w:rPr>
            <w:rFonts w:eastAsia="宋体" w:cs="宋体"/>
            <w:sz w:val="21"/>
            <w:szCs w:val="21"/>
          </w:rPr>
          <w:t>改进和拓展的</w:t>
        </w:r>
      </w:ins>
      <w:ins w:id="2738" w:author="Somomgbeom" w:date="2025-08-31T21:04:00Z">
        <w:del w:id="2739" w:author="hui wan" w:date="2025-12-28T21:33:00Z">
          <w:r>
            <w:rPr>
              <w:rFonts w:hint="eastAsia" w:eastAsia="宋体" w:cs="宋体"/>
              <w:sz w:val="21"/>
              <w:szCs w:val="21"/>
            </w:rPr>
            <w:delText>方向</w:delText>
          </w:r>
        </w:del>
      </w:ins>
      <w:ins w:id="2740" w:author="hui wan" w:date="2025-12-28T21:33:00Z">
        <w:r>
          <w:rPr>
            <w:rFonts w:hint="eastAsia" w:eastAsia="宋体" w:cs="宋体"/>
            <w:sz w:val="21"/>
            <w:szCs w:val="21"/>
          </w:rPr>
          <w:t>空间</w:t>
        </w:r>
      </w:ins>
      <w:ins w:id="2741" w:author="Somomgbeom" w:date="2025-08-31T21:04:00Z">
        <w:r>
          <w:rPr>
            <w:rFonts w:eastAsia="宋体" w:cs="宋体"/>
            <w:sz w:val="21"/>
            <w:szCs w:val="21"/>
          </w:rPr>
          <w:t>。</w:t>
        </w:r>
      </w:ins>
      <w:ins w:id="2742" w:author="hui wan" w:date="2025-12-28T21:33:00Z">
        <w:r>
          <w:rPr>
            <w:rFonts w:hint="eastAsia" w:eastAsia="宋体" w:cs="宋体"/>
            <w:sz w:val="21"/>
            <w:szCs w:val="21"/>
          </w:rPr>
          <w:t>例如，</w:t>
        </w:r>
      </w:ins>
      <w:ins w:id="2743" w:author="Somomgbeom" w:date="2025-10-12T19:43:00Z">
        <w:del w:id="2744" w:author="hui wan" w:date="2025-12-28T21:33:00Z">
          <w:r>
            <w:rPr>
              <w:rFonts w:hint="eastAsia" w:eastAsia="宋体" w:cs="宋体"/>
              <w:sz w:val="21"/>
              <w:szCs w:val="21"/>
            </w:rPr>
            <w:delText>比如</w:delText>
          </w:r>
        </w:del>
      </w:ins>
      <w:ins w:id="2745" w:author="Somomgbeom" w:date="2025-08-31T21:04:00Z">
        <w:r>
          <w:rPr>
            <w:rFonts w:eastAsia="宋体" w:cs="宋体"/>
            <w:sz w:val="21"/>
            <w:szCs w:val="21"/>
          </w:rPr>
          <w:t xml:space="preserve">在不同数据集或学习场景下，最优 </w:t>
        </w:r>
      </w:ins>
      <w:ins w:id="2746" w:author="Somomgbeom" w:date="2025-08-31T21:04:00Z">
        <w:r>
          <w:rPr>
            <w:rFonts w:eastAsia="宋体" w:cs="宋体"/>
            <w:i/>
            <w:iCs/>
            <w:sz w:val="21"/>
            <w:szCs w:val="21"/>
            <w:rPrChange w:id="2747" w:author="hui wan" w:date="2025-12-28T21:33:00Z">
              <w:rPr>
                <w:rFonts w:eastAsia="宋体" w:cs="宋体"/>
                <w:sz w:val="21"/>
                <w:szCs w:val="21"/>
              </w:rPr>
            </w:rPrChange>
          </w:rPr>
          <w:t>k</w:t>
        </w:r>
      </w:ins>
      <w:ins w:id="2748" w:author="Somomgbeom" w:date="2025-08-31T21:04:00Z">
        <w:r>
          <w:rPr>
            <w:rFonts w:eastAsia="宋体" w:cs="宋体"/>
            <w:sz w:val="21"/>
            <w:szCs w:val="21"/>
          </w:rPr>
          <w:t xml:space="preserve"> 值可能存在差异，未来可探索动态或自适应的稀疏机制，以</w:t>
        </w:r>
      </w:ins>
      <w:ins w:id="2749" w:author="Somomgbeom" w:date="2025-08-31T21:04:00Z">
        <w:del w:id="2750" w:author="hui wan" w:date="2025-12-28T21:33:00Z">
          <w:r>
            <w:rPr>
              <w:rFonts w:hint="eastAsia" w:eastAsia="宋体" w:cs="宋体"/>
              <w:sz w:val="21"/>
              <w:szCs w:val="21"/>
            </w:rPr>
            <w:delText>减少</w:delText>
          </w:r>
        </w:del>
      </w:ins>
      <w:ins w:id="2751" w:author="hui wan" w:date="2025-12-28T21:33:00Z">
        <w:r>
          <w:rPr>
            <w:rFonts w:hint="eastAsia" w:eastAsia="宋体" w:cs="宋体"/>
            <w:sz w:val="21"/>
            <w:szCs w:val="21"/>
          </w:rPr>
          <w:t>降低对</w:t>
        </w:r>
      </w:ins>
      <w:ins w:id="2752" w:author="Somomgbeom" w:date="2025-08-31T21:04:00Z">
        <w:r>
          <w:rPr>
            <w:rFonts w:eastAsia="宋体" w:cs="宋体"/>
            <w:sz w:val="21"/>
            <w:szCs w:val="21"/>
          </w:rPr>
          <w:t>人工</w:t>
        </w:r>
      </w:ins>
      <w:ins w:id="2753" w:author="hui wan" w:date="2025-12-28T21:33:00Z">
        <w:r>
          <w:rPr>
            <w:rFonts w:hint="eastAsia" w:eastAsia="宋体" w:cs="宋体"/>
            <w:sz w:val="21"/>
            <w:szCs w:val="21"/>
          </w:rPr>
          <w:t>参数调整</w:t>
        </w:r>
      </w:ins>
      <w:ins w:id="2754" w:author="Somomgbeom" w:date="2025-08-31T21:04:00Z">
        <w:del w:id="2755" w:author="hui wan" w:date="2025-12-28T21:33:00Z">
          <w:r>
            <w:rPr>
              <w:rFonts w:eastAsia="宋体" w:cs="宋体"/>
              <w:sz w:val="21"/>
              <w:szCs w:val="21"/>
            </w:rPr>
            <w:delText>调参</w:delText>
          </w:r>
        </w:del>
      </w:ins>
      <w:ins w:id="2756" w:author="Somomgbeom" w:date="2025-08-31T21:04:00Z">
        <w:r>
          <w:rPr>
            <w:rFonts w:eastAsia="宋体" w:cs="宋体"/>
            <w:sz w:val="21"/>
            <w:szCs w:val="21"/>
          </w:rPr>
          <w:t>的依赖</w:t>
        </w:r>
      </w:ins>
      <w:ins w:id="2757" w:author="hui wan" w:date="2025-12-28T21:33:00Z">
        <w:r>
          <w:rPr>
            <w:rFonts w:eastAsia="宋体" w:cs="宋体"/>
            <w:sz w:val="21"/>
            <w:szCs w:val="21"/>
          </w:rPr>
          <w:t>，提升模型在不同环境下的自适应性</w:t>
        </w:r>
      </w:ins>
      <w:ins w:id="2758" w:author="Somomgbeom" w:date="2025-08-31T21:04:00Z">
        <w:r>
          <w:rPr>
            <w:rFonts w:eastAsia="宋体" w:cs="宋体"/>
            <w:sz w:val="21"/>
            <w:szCs w:val="21"/>
          </w:rPr>
          <w:t>。</w:t>
        </w:r>
      </w:ins>
    </w:p>
    <w:p w14:paraId="39EDD029">
      <w:pPr>
        <w:widowControl/>
        <w:snapToGrid/>
        <w:spacing w:line="360" w:lineRule="auto"/>
        <w:ind w:firstLine="0"/>
        <w:jc w:val="left"/>
        <w:textAlignment w:val="center"/>
        <w:rPr>
          <w:ins w:id="2759" w:author="Somomgbeom" w:date="2025-09-03T20:04:00Z"/>
          <w:rFonts w:eastAsia="宋体" w:cs="宋体"/>
          <w:sz w:val="21"/>
          <w:szCs w:val="21"/>
        </w:rPr>
      </w:pPr>
    </w:p>
    <w:p w14:paraId="73579134">
      <w:pPr>
        <w:widowControl/>
        <w:snapToGrid/>
        <w:spacing w:line="240" w:lineRule="auto"/>
        <w:ind w:firstLine="0"/>
        <w:jc w:val="left"/>
        <w:rPr>
          <w:ins w:id="2760" w:author="Somomgbeom" w:date="2025-10-12T21:05:00Z"/>
          <w:rFonts w:eastAsia="宋体" w:cs="宋体"/>
          <w:b/>
          <w:snapToGrid/>
          <w:color w:val="000000"/>
          <w:spacing w:val="0"/>
          <w:kern w:val="0"/>
          <w:sz w:val="28"/>
          <w:szCs w:val="28"/>
        </w:rPr>
      </w:pPr>
      <w:ins w:id="2761" w:author="Somomgbeom" w:date="2025-10-12T21:05:00Z">
        <w:del w:id="2762" w:author="hui wan" w:date="2025-12-28T20:41:00Z">
          <w:r>
            <w:rPr>
              <w:rFonts w:hint="eastAsia" w:eastAsia="宋体" w:cs="宋体"/>
              <w:b/>
              <w:snapToGrid/>
              <w:color w:val="000000"/>
              <w:spacing w:val="0"/>
              <w:kern w:val="0"/>
              <w:sz w:val="28"/>
              <w:szCs w:val="28"/>
            </w:rPr>
            <w:br w:type="page"/>
          </w:r>
        </w:del>
      </w:ins>
    </w:p>
    <w:p w14:paraId="016A6FB5">
      <w:pPr>
        <w:widowControl/>
        <w:snapToGrid/>
        <w:spacing w:line="360" w:lineRule="auto"/>
        <w:ind w:firstLine="0"/>
        <w:jc w:val="left"/>
        <w:textAlignment w:val="center"/>
        <w:rPr>
          <w:rFonts w:eastAsia="宋体" w:cs="宋体"/>
          <w:b/>
          <w:snapToGrid/>
          <w:color w:val="000000"/>
          <w:spacing w:val="0"/>
          <w:kern w:val="0"/>
          <w:sz w:val="28"/>
          <w:szCs w:val="28"/>
        </w:rPr>
      </w:pPr>
      <w:r>
        <w:rPr>
          <w:rFonts w:hint="eastAsia" w:eastAsia="宋体" w:cs="宋体"/>
          <w:b/>
          <w:snapToGrid/>
          <w:color w:val="000000"/>
          <w:spacing w:val="0"/>
          <w:kern w:val="0"/>
          <w:sz w:val="28"/>
          <w:szCs w:val="28"/>
        </w:rPr>
        <w:t>参考文献</w:t>
      </w:r>
    </w:p>
    <w:p w14:paraId="6B4C10F3">
      <w:pPr>
        <w:widowControl/>
        <w:spacing w:line="360" w:lineRule="auto"/>
        <w:ind w:left="420" w:hanging="420"/>
        <w:rPr>
          <w:del w:id="2763" w:author="hui wan" w:date="2025-12-28T21:58:00Z"/>
          <w:color w:val="009900"/>
          <w:kern w:val="0"/>
          <w:lang w:eastAsia="en-US"/>
        </w:rPr>
      </w:pPr>
      <w:ins w:id="2764" w:author="Somomgbeom" w:date="2025-10-12T20:33:00Z">
        <w:del w:id="2765" w:author="hui wan" w:date="2025-12-28T21:58:00Z">
          <w:bookmarkStart w:id="39" w:name="_Ref23951"/>
          <w:bookmarkStart w:id="40" w:name="_Ref201088922"/>
          <w:r>
            <w:rPr>
              <w:rFonts w:hint="eastAsia"/>
              <w:color w:val="009900"/>
              <w:kern w:val="0"/>
              <w:lang w:eastAsia="en-US"/>
            </w:rPr>
            <w:delText>[1]</w:delText>
          </w:r>
        </w:del>
      </w:ins>
      <w:del w:id="2766" w:author="hui wan" w:date="2025-12-28T21:58:00Z">
        <w:r>
          <w:rPr>
            <w:rFonts w:hint="eastAsia"/>
            <w:color w:val="009900"/>
            <w:kern w:val="0"/>
            <w:lang w:eastAsia="en-US"/>
          </w:rPr>
          <w:delText>P</w:delText>
        </w:r>
      </w:del>
      <w:del w:id="2767" w:author="hui wan" w:date="2025-12-28T21:58:00Z">
        <w:r>
          <w:rPr>
            <w:rFonts w:hint="eastAsia"/>
            <w:color w:val="009900"/>
            <w:kern w:val="0"/>
            <w:highlight w:val="lightGray"/>
            <w:lang w:eastAsia="en-US"/>
          </w:rPr>
          <w:delText>irolli</w:delText>
        </w:r>
      </w:del>
      <w:del w:id="2768" w:author="hui wan" w:date="2025-12-28T21:58:00Z">
        <w:r>
          <w:rPr>
            <w:rFonts w:hint="eastAsia"/>
            <w:color w:val="009900"/>
            <w:kern w:val="0"/>
            <w:highlight w:val="cyan"/>
            <w:lang w:eastAsia="en-US"/>
          </w:rPr>
          <w:delText>, Peter</w:delText>
        </w:r>
      </w:del>
      <w:del w:id="2769" w:author="hui wan" w:date="2025-12-28T21:58:00Z">
        <w:r>
          <w:rPr>
            <w:rFonts w:hint="eastAsia"/>
            <w:color w:val="009900"/>
            <w:kern w:val="0"/>
            <w:lang w:eastAsia="en-US"/>
          </w:rPr>
          <w:delText xml:space="preserve">, </w:delText>
        </w:r>
      </w:del>
      <w:del w:id="2770" w:author="hui wan" w:date="2025-12-28T21:58:00Z">
        <w:r>
          <w:rPr>
            <w:rFonts w:hint="eastAsia"/>
            <w:color w:val="009900"/>
            <w:kern w:val="0"/>
            <w:highlight w:val="cyan"/>
            <w:lang w:eastAsia="en-US"/>
          </w:rPr>
          <w:delText>and Sanjay Kairam</w:delText>
        </w:r>
      </w:del>
      <w:del w:id="2771" w:author="hui wan" w:date="2025-12-28T21:58:00Z">
        <w:r>
          <w:rPr>
            <w:rFonts w:hint="eastAsia"/>
            <w:color w:val="009900"/>
            <w:kern w:val="0"/>
            <w:lang w:eastAsia="en-US"/>
          </w:rPr>
          <w:delText xml:space="preserve">. </w:delText>
        </w:r>
      </w:del>
      <w:del w:id="2772" w:author="hui wan" w:date="2025-12-28T21:58:00Z">
        <w:r>
          <w:rPr>
            <w:rFonts w:hint="eastAsia"/>
            <w:color w:val="009900"/>
            <w:kern w:val="0"/>
            <w:highlight w:val="cyan"/>
            <w:lang w:eastAsia="en-US"/>
          </w:rPr>
          <w:delText>"</w:delText>
        </w:r>
      </w:del>
      <w:del w:id="2773" w:author="hui wan" w:date="2025-12-28T21:58:00Z">
        <w:r>
          <w:rPr>
            <w:rFonts w:hint="eastAsia"/>
            <w:color w:val="009900"/>
            <w:kern w:val="0"/>
            <w:lang w:eastAsia="en-US"/>
          </w:rPr>
          <w:delText>A knowledge-tracing model of learning from a social tagging system.</w:delText>
        </w:r>
      </w:del>
      <w:del w:id="2774" w:author="hui wan" w:date="2025-12-28T21:58:00Z">
        <w:r>
          <w:rPr>
            <w:rFonts w:hint="eastAsia"/>
            <w:color w:val="009900"/>
            <w:kern w:val="0"/>
            <w:highlight w:val="cyan"/>
            <w:lang w:eastAsia="en-US"/>
          </w:rPr>
          <w:delText>"</w:delText>
        </w:r>
      </w:del>
      <w:del w:id="2775" w:author="hui wan" w:date="2025-12-28T21:58:00Z">
        <w:r>
          <w:rPr>
            <w:rFonts w:hint="eastAsia"/>
            <w:color w:val="009900"/>
            <w:kern w:val="0"/>
            <w:lang w:eastAsia="en-US"/>
          </w:rPr>
          <w:delText> User Modeling and User-Adapted Interaction 23</w:delText>
        </w:r>
      </w:del>
      <w:del w:id="2776" w:author="hui wan" w:date="2025-12-28T21:58:00Z">
        <w:r>
          <w:rPr>
            <w:rFonts w:hint="eastAsia"/>
            <w:color w:val="009900"/>
            <w:kern w:val="0"/>
            <w:highlight w:val="cyan"/>
            <w:lang w:eastAsia="en-US"/>
          </w:rPr>
          <w:delText xml:space="preserve"> </w:delText>
        </w:r>
      </w:del>
      <w:del w:id="2777" w:author="hui wan" w:date="2025-12-28T21:58:00Z">
        <w:r>
          <w:rPr>
            <w:rFonts w:hint="eastAsia"/>
            <w:color w:val="009900"/>
            <w:kern w:val="0"/>
            <w:lang w:eastAsia="en-US"/>
          </w:rPr>
          <w:delText>(</w:delText>
        </w:r>
      </w:del>
      <w:del w:id="2778" w:author="hui wan" w:date="2025-12-28T21:58:00Z">
        <w:r>
          <w:rPr>
            <w:rFonts w:hint="eastAsia"/>
            <w:color w:val="009900"/>
            <w:kern w:val="0"/>
            <w:highlight w:val="cyan"/>
            <w:lang w:eastAsia="en-US"/>
          </w:rPr>
          <w:delText>2013</w:delText>
        </w:r>
      </w:del>
      <w:del w:id="2779" w:author="hui wan" w:date="2025-12-28T21:58:00Z">
        <w:r>
          <w:rPr>
            <w:rFonts w:hint="eastAsia"/>
            <w:color w:val="009900"/>
            <w:kern w:val="0"/>
            <w:lang w:eastAsia="en-US"/>
          </w:rPr>
          <w:delText>): 139-168.</w:delText>
        </w:r>
        <w:bookmarkEnd w:id="39"/>
      </w:del>
    </w:p>
    <w:p w14:paraId="60331BD5">
      <w:pPr>
        <w:widowControl/>
        <w:spacing w:line="360" w:lineRule="auto"/>
        <w:ind w:left="420" w:hanging="420"/>
        <w:rPr>
          <w:ins w:id="2780" w:author="Somomgbeom" w:date="2025-10-12T20:33:00Z"/>
          <w:color w:val="0000FA"/>
          <w:kern w:val="0"/>
        </w:rPr>
      </w:pPr>
      <w:r>
        <w:rPr>
          <w:rFonts w:hint="eastAsia"/>
          <w:color w:val="0000FA"/>
          <w:kern w:val="0"/>
        </w:rPr>
        <w:t>[1] P</w:t>
      </w:r>
      <w:r>
        <w:rPr>
          <w:rFonts w:hint="eastAsia"/>
          <w:color w:val="0000FA"/>
          <w:kern w:val="0"/>
          <w:highlight w:val="lightGray"/>
        </w:rPr>
        <w:t>IROLLI</w:t>
      </w:r>
      <w:r>
        <w:rPr>
          <w:rFonts w:hint="eastAsia"/>
          <w:color w:val="0000FA"/>
          <w:kern w:val="0"/>
        </w:rPr>
        <w:t xml:space="preserve"> </w:t>
      </w:r>
      <w:r>
        <w:rPr>
          <w:rFonts w:hint="eastAsia"/>
          <w:color w:val="0000FA"/>
          <w:kern w:val="0"/>
          <w:highlight w:val="cyan"/>
        </w:rPr>
        <w:t>P</w:t>
      </w:r>
      <w:r>
        <w:rPr>
          <w:rFonts w:hint="eastAsia"/>
          <w:color w:val="0000FA"/>
          <w:kern w:val="0"/>
        </w:rPr>
        <w:t>, K</w:t>
      </w:r>
      <w:r>
        <w:rPr>
          <w:rFonts w:hint="eastAsia"/>
          <w:color w:val="0000FA"/>
          <w:kern w:val="0"/>
          <w:highlight w:val="lightGray"/>
        </w:rPr>
        <w:t>AIRAM</w:t>
      </w:r>
      <w:r>
        <w:rPr>
          <w:rFonts w:hint="eastAsia"/>
          <w:color w:val="0000FA"/>
          <w:kern w:val="0"/>
          <w:highlight w:val="cyan"/>
        </w:rPr>
        <w:t xml:space="preserve"> S</w:t>
      </w:r>
      <w:r>
        <w:rPr>
          <w:rFonts w:hint="eastAsia"/>
          <w:color w:val="0000FA"/>
          <w:kern w:val="0"/>
        </w:rPr>
        <w:t>. A knowledge-tracing model of learning from a social tagging system</w:t>
      </w:r>
      <w:r>
        <w:rPr>
          <w:rFonts w:hint="eastAsia"/>
          <w:color w:val="0000FA"/>
          <w:kern w:val="0"/>
          <w:highlight w:val="cyan"/>
        </w:rPr>
        <w:t>[J]</w:t>
      </w:r>
      <w:r>
        <w:rPr>
          <w:rFonts w:hint="eastAsia"/>
          <w:color w:val="0000FA"/>
          <w:kern w:val="0"/>
        </w:rPr>
        <w:t>. User Modeling and User-Adapted Interaction</w:t>
      </w:r>
      <w:r>
        <w:rPr>
          <w:rFonts w:hint="eastAsia"/>
          <w:color w:val="0000FA"/>
          <w:kern w:val="0"/>
          <w:highlight w:val="cyan"/>
        </w:rPr>
        <w:t>,</w:t>
      </w:r>
      <w:r>
        <w:rPr>
          <w:rFonts w:hint="eastAsia"/>
          <w:color w:val="0000FA"/>
          <w:kern w:val="0"/>
        </w:rPr>
        <w:t xml:space="preserve"> </w:t>
      </w:r>
      <w:r>
        <w:rPr>
          <w:rFonts w:hint="eastAsia"/>
          <w:color w:val="0000FA"/>
          <w:kern w:val="0"/>
          <w:highlight w:val="cyan"/>
        </w:rPr>
        <w:t>2013,</w:t>
      </w:r>
      <w:r>
        <w:rPr>
          <w:rFonts w:hint="eastAsia"/>
          <w:color w:val="0000FA"/>
          <w:kern w:val="0"/>
        </w:rPr>
        <w:t xml:space="preserve"> </w:t>
      </w:r>
      <w:r>
        <w:rPr>
          <w:rFonts w:hint="eastAsia"/>
          <w:color w:val="0000FA"/>
          <w:kern w:val="0"/>
          <w:highlight w:val="cyan"/>
        </w:rPr>
        <w:t>23</w:t>
      </w:r>
      <w:r>
        <w:rPr>
          <w:rFonts w:hint="eastAsia"/>
          <w:color w:val="0000FA"/>
          <w:kern w:val="0"/>
        </w:rPr>
        <w:t>(</w:t>
      </w:r>
      <w:r>
        <w:rPr>
          <w:rFonts w:hint="eastAsia"/>
          <w:color w:val="0000FA"/>
          <w:kern w:val="0"/>
          <w:highlight w:val="cyan"/>
        </w:rPr>
        <w:t>2</w:t>
      </w:r>
      <w:r>
        <w:rPr>
          <w:rFonts w:hint="eastAsia"/>
          <w:color w:val="0000FA"/>
          <w:kern w:val="0"/>
        </w:rPr>
        <w:t xml:space="preserve">): 139-168. </w:t>
      </w:r>
      <w:r>
        <w:fldChar w:fldCharType="begin"/>
      </w:r>
      <w:r>
        <w:instrText xml:space="preserve">HYPERLINK "http://dx.doi.org/10.1007/s11257-012-9132-1" \o "自助复核"</w:instrText>
      </w:r>
      <w:r>
        <w:fldChar w:fldCharType="separate"/>
      </w:r>
      <w:del w:id="2781" w:author="hui wan" w:date="2025-12-28T22:19:00Z">
        <w:r>
          <w:rPr>
            <w:rStyle w:val="24"/>
            <w:rFonts w:hint="eastAsia"/>
            <w:kern w:val="0"/>
          </w:rPr>
          <w:delText>[LinkOut]</w:delText>
        </w:r>
      </w:del>
      <w:r>
        <w:fldChar w:fldCharType="end"/>
      </w:r>
    </w:p>
    <w:p w14:paraId="23BFB2CA">
      <w:pPr>
        <w:widowControl/>
        <w:spacing w:line="360" w:lineRule="auto"/>
        <w:ind w:left="420" w:hanging="420"/>
        <w:rPr>
          <w:del w:id="2782" w:author="hui wan" w:date="2025-12-28T21:58:00Z"/>
          <w:color w:val="009900"/>
        </w:rPr>
      </w:pPr>
      <w:del w:id="2783" w:author="hui wan" w:date="2025-12-28T21:58:00Z">
        <w:r>
          <w:rPr>
            <w:rFonts w:hint="eastAsia"/>
            <w:color w:val="009900"/>
            <w:kern w:val="0"/>
            <w:lang w:eastAsia="en-US"/>
          </w:rPr>
          <w:delText>[2]</w:delText>
        </w:r>
      </w:del>
      <w:ins w:id="2784" w:author="Somomgbeom" w:date="2025-10-12T20:33:00Z">
        <w:del w:id="2785" w:author="hui wan" w:date="2025-12-28T21:58:00Z">
          <w:r>
            <w:rPr>
              <w:rFonts w:hint="eastAsia"/>
              <w:color w:val="009900"/>
            </w:rPr>
            <w:delText>S</w:delText>
          </w:r>
        </w:del>
      </w:ins>
      <w:ins w:id="2786" w:author="Somomgbeom" w:date="2025-10-12T20:33:00Z">
        <w:del w:id="2787" w:author="hui wan" w:date="2025-12-28T21:58:00Z">
          <w:r>
            <w:rPr>
              <w:rFonts w:hint="eastAsia"/>
              <w:color w:val="009900"/>
              <w:highlight w:val="lightGray"/>
            </w:rPr>
            <w:delText>hen</w:delText>
          </w:r>
        </w:del>
      </w:ins>
      <w:ins w:id="2788" w:author="Somomgbeom" w:date="2025-10-12T20:33:00Z">
        <w:del w:id="2789" w:author="hui wan" w:date="2025-12-28T21:58:00Z">
          <w:r>
            <w:rPr>
              <w:rFonts w:hint="eastAsia"/>
              <w:color w:val="009900"/>
            </w:rPr>
            <w:delText xml:space="preserve">, </w:delText>
          </w:r>
        </w:del>
      </w:ins>
      <w:ins w:id="2790" w:author="Somomgbeom" w:date="2025-10-12T20:33:00Z">
        <w:del w:id="2791" w:author="hui wan" w:date="2025-12-28T21:58:00Z">
          <w:r>
            <w:rPr>
              <w:rFonts w:hint="eastAsia"/>
              <w:color w:val="009900"/>
              <w:highlight w:val="cyan"/>
            </w:rPr>
            <w:delText>Shuanghong</w:delText>
          </w:r>
        </w:del>
      </w:ins>
      <w:ins w:id="2792" w:author="Somomgbeom" w:date="2025-10-12T20:33:00Z">
        <w:del w:id="2793" w:author="hui wan" w:date="2025-12-28T21:58:00Z">
          <w:r>
            <w:rPr>
              <w:rFonts w:hint="eastAsia"/>
              <w:color w:val="009900"/>
            </w:rPr>
            <w:delText xml:space="preserve">, et al. </w:delText>
          </w:r>
        </w:del>
      </w:ins>
      <w:ins w:id="2794" w:author="Somomgbeom" w:date="2025-10-12T20:33:00Z">
        <w:del w:id="2795" w:author="hui wan" w:date="2025-12-28T21:58:00Z">
          <w:r>
            <w:rPr>
              <w:rFonts w:hint="eastAsia"/>
              <w:color w:val="009900"/>
              <w:highlight w:val="cyan"/>
            </w:rPr>
            <w:delText>"</w:delText>
          </w:r>
        </w:del>
      </w:ins>
      <w:ins w:id="2796" w:author="Somomgbeom" w:date="2025-10-12T20:33:00Z">
        <w:del w:id="2797" w:author="hui wan" w:date="2025-12-28T21:58:00Z">
          <w:r>
            <w:rPr>
              <w:rFonts w:hint="eastAsia"/>
              <w:color w:val="009900"/>
            </w:rPr>
            <w:delText xml:space="preserve">A survey of knowledge tracing: </w:delText>
          </w:r>
        </w:del>
      </w:ins>
      <w:ins w:id="2798" w:author="Somomgbeom" w:date="2025-10-12T20:33:00Z">
        <w:del w:id="2799" w:author="hui wan" w:date="2025-12-28T21:58:00Z">
          <w:r>
            <w:rPr>
              <w:rFonts w:hint="eastAsia"/>
              <w:color w:val="009900"/>
              <w:highlight w:val="lightGray"/>
            </w:rPr>
            <w:delText>M</w:delText>
          </w:r>
        </w:del>
      </w:ins>
      <w:ins w:id="2800" w:author="Somomgbeom" w:date="2025-10-12T20:33:00Z">
        <w:del w:id="2801" w:author="hui wan" w:date="2025-12-28T21:58:00Z">
          <w:r>
            <w:rPr>
              <w:rFonts w:hint="eastAsia"/>
              <w:color w:val="009900"/>
            </w:rPr>
            <w:delText>odels, variants, and applications.</w:delText>
          </w:r>
        </w:del>
      </w:ins>
      <w:ins w:id="2802" w:author="Somomgbeom" w:date="2025-10-12T20:33:00Z">
        <w:del w:id="2803" w:author="hui wan" w:date="2025-12-28T21:58:00Z">
          <w:r>
            <w:rPr>
              <w:rFonts w:hint="eastAsia"/>
              <w:color w:val="009900"/>
              <w:highlight w:val="cyan"/>
            </w:rPr>
            <w:delText>"</w:delText>
          </w:r>
        </w:del>
      </w:ins>
      <w:ins w:id="2804" w:author="Somomgbeom" w:date="2025-10-12T20:33:00Z">
        <w:del w:id="2805" w:author="hui wan" w:date="2025-12-28T21:58:00Z">
          <w:r>
            <w:rPr>
              <w:rFonts w:hint="eastAsia"/>
              <w:color w:val="009900"/>
            </w:rPr>
            <w:delText> IEEE Transactions on Learning Technologies </w:delText>
          </w:r>
        </w:del>
      </w:ins>
      <w:ins w:id="2806" w:author="Somomgbeom" w:date="2025-10-12T20:33:00Z">
        <w:del w:id="2807" w:author="hui wan" w:date="2025-12-28T21:58:00Z">
          <w:r>
            <w:rPr>
              <w:rFonts w:hint="eastAsia"/>
              <w:color w:val="009900"/>
              <w:highlight w:val="cyan"/>
            </w:rPr>
            <w:delText>(</w:delText>
          </w:r>
        </w:del>
      </w:ins>
      <w:ins w:id="2808" w:author="Somomgbeom" w:date="2025-10-12T20:33:00Z">
        <w:del w:id="2809" w:author="hui wan" w:date="2025-12-28T21:58:00Z">
          <w:r>
            <w:rPr>
              <w:rFonts w:hint="eastAsia"/>
              <w:color w:val="009900"/>
            </w:rPr>
            <w:delText>2024</w:delText>
          </w:r>
        </w:del>
      </w:ins>
      <w:ins w:id="2810" w:author="Somomgbeom" w:date="2025-10-12T20:33:00Z">
        <w:del w:id="2811" w:author="hui wan" w:date="2025-12-28T21:58:00Z">
          <w:r>
            <w:rPr>
              <w:rFonts w:hint="eastAsia"/>
              <w:color w:val="009900"/>
              <w:highlight w:val="cyan"/>
            </w:rPr>
            <w:delText>)</w:delText>
          </w:r>
        </w:del>
      </w:ins>
      <w:ins w:id="2812" w:author="Somomgbeom" w:date="2025-10-12T20:33:00Z">
        <w:del w:id="2813" w:author="hui wan" w:date="2025-12-28T21:58:00Z">
          <w:r>
            <w:rPr>
              <w:rFonts w:hint="eastAsia"/>
              <w:color w:val="009900"/>
            </w:rPr>
            <w:delText>.</w:delText>
          </w:r>
        </w:del>
      </w:ins>
    </w:p>
    <w:p w14:paraId="0C3AC541">
      <w:pPr>
        <w:widowControl/>
        <w:spacing w:line="360" w:lineRule="auto"/>
        <w:ind w:left="420" w:hanging="420"/>
        <w:rPr>
          <w:color w:val="0000FA"/>
          <w:lang w:eastAsia="en-US"/>
        </w:rPr>
      </w:pPr>
      <w:r>
        <w:rPr>
          <w:rFonts w:hint="eastAsia"/>
          <w:color w:val="0000FA"/>
        </w:rPr>
        <w:t>[2] S</w:t>
      </w:r>
      <w:r>
        <w:rPr>
          <w:rFonts w:hint="eastAsia"/>
          <w:color w:val="0000FA"/>
          <w:highlight w:val="lightGray"/>
        </w:rPr>
        <w:t>HEN</w:t>
      </w:r>
      <w:r>
        <w:rPr>
          <w:rFonts w:hint="eastAsia"/>
          <w:color w:val="0000FA"/>
          <w:highlight w:val="cyan"/>
        </w:rPr>
        <w:t xml:space="preserve"> S H</w:t>
      </w:r>
      <w:r>
        <w:rPr>
          <w:rFonts w:hint="eastAsia"/>
          <w:color w:val="0000FA"/>
        </w:rPr>
        <w:t xml:space="preserve">, </w:t>
      </w:r>
      <w:r>
        <w:rPr>
          <w:rFonts w:hint="eastAsia"/>
          <w:color w:val="0000FA"/>
          <w:highlight w:val="cyan"/>
        </w:rPr>
        <w:t>LIU Q, HUANG Z Y</w:t>
      </w:r>
      <w:r>
        <w:rPr>
          <w:rFonts w:hint="eastAsia"/>
          <w:color w:val="0000FA"/>
        </w:rPr>
        <w:t xml:space="preserve">, et al. A survey of knowledge tracing: </w:t>
      </w:r>
      <w:r>
        <w:rPr>
          <w:rFonts w:hint="eastAsia"/>
          <w:color w:val="0000FA"/>
          <w:highlight w:val="lightGray"/>
        </w:rPr>
        <w:t>m</w:t>
      </w:r>
      <w:r>
        <w:rPr>
          <w:rFonts w:hint="eastAsia"/>
          <w:color w:val="0000FA"/>
        </w:rPr>
        <w:t>odels, variants, and applications</w:t>
      </w:r>
      <w:r>
        <w:rPr>
          <w:rFonts w:hint="eastAsia"/>
          <w:color w:val="0000FA"/>
          <w:highlight w:val="cyan"/>
        </w:rPr>
        <w:t>[J]</w:t>
      </w:r>
      <w:r>
        <w:rPr>
          <w:rFonts w:hint="eastAsia"/>
          <w:color w:val="0000FA"/>
        </w:rPr>
        <w:t>. IEEE Transactions on Learning Technologies</w:t>
      </w:r>
      <w:r>
        <w:rPr>
          <w:rFonts w:hint="eastAsia"/>
          <w:color w:val="0000FA"/>
          <w:highlight w:val="cyan"/>
        </w:rPr>
        <w:t>,</w:t>
      </w:r>
      <w:r>
        <w:rPr>
          <w:rFonts w:hint="eastAsia"/>
          <w:color w:val="0000FA"/>
        </w:rPr>
        <w:t xml:space="preserve"> 2024</w:t>
      </w:r>
      <w:r>
        <w:rPr>
          <w:rFonts w:hint="eastAsia"/>
          <w:color w:val="0000FA"/>
          <w:highlight w:val="cyan"/>
        </w:rPr>
        <w:t>, 17: 1858-1879</w:t>
      </w:r>
      <w:r>
        <w:rPr>
          <w:rFonts w:hint="eastAsia"/>
          <w:color w:val="0000FA"/>
        </w:rPr>
        <w:t xml:space="preserve">. </w:t>
      </w:r>
      <w:r>
        <w:fldChar w:fldCharType="begin"/>
      </w:r>
      <w:r>
        <w:instrText xml:space="preserve">HYPERLINK "https://doi.org/10.1109/tlt.2024.3383325" \o "自助复核"</w:instrText>
      </w:r>
      <w:r>
        <w:fldChar w:fldCharType="separate"/>
      </w:r>
      <w:del w:id="2814" w:author="hui wan" w:date="2025-12-28T22:19:00Z">
        <w:r>
          <w:rPr>
            <w:rStyle w:val="24"/>
            <w:rFonts w:hint="eastAsia"/>
          </w:rPr>
          <w:delText>[LinkOut]</w:delText>
        </w:r>
      </w:del>
      <w:r>
        <w:fldChar w:fldCharType="end"/>
      </w:r>
    </w:p>
    <w:p w14:paraId="45AE083C">
      <w:pPr>
        <w:widowControl/>
        <w:spacing w:line="360" w:lineRule="auto"/>
        <w:ind w:left="420" w:hanging="420"/>
        <w:rPr>
          <w:del w:id="2815" w:author="hui wan" w:date="2025-12-28T21:58:00Z"/>
          <w:color w:val="009900"/>
          <w:kern w:val="0"/>
          <w:lang w:eastAsia="en-US"/>
        </w:rPr>
      </w:pPr>
      <w:ins w:id="2816" w:author="Somomgbeom" w:date="2025-10-12T20:27:00Z">
        <w:del w:id="2817" w:author="hui wan" w:date="2025-12-28T21:58:00Z">
          <w:bookmarkStart w:id="41" w:name="_Ref25035"/>
          <w:r>
            <w:rPr>
              <w:rFonts w:hint="eastAsia"/>
              <w:color w:val="009900"/>
            </w:rPr>
            <w:delText>[3]</w:delText>
          </w:r>
        </w:del>
      </w:ins>
      <w:ins w:id="2818" w:author="Somomgbeom" w:date="2025-10-12T20:27:00Z">
        <w:del w:id="2819" w:author="hui wan" w:date="2025-12-28T21:58:00Z">
          <w:r>
            <w:rPr>
              <w:color w:val="009900"/>
              <w:kern w:val="0"/>
              <w:lang w:eastAsia="en-US"/>
            </w:rPr>
            <w:delText>P</w:delText>
          </w:r>
        </w:del>
      </w:ins>
      <w:ins w:id="2820" w:author="Somomgbeom" w:date="2025-10-12T20:27:00Z">
        <w:del w:id="2821" w:author="hui wan" w:date="2025-12-28T21:58:00Z">
          <w:r>
            <w:rPr>
              <w:color w:val="009900"/>
              <w:kern w:val="0"/>
              <w:highlight w:val="lightGray"/>
              <w:lang w:eastAsia="en-US"/>
            </w:rPr>
            <w:delText>ark</w:delText>
          </w:r>
        </w:del>
      </w:ins>
      <w:ins w:id="2822" w:author="Somomgbeom" w:date="2025-10-12T20:27:00Z">
        <w:del w:id="2823" w:author="hui wan" w:date="2025-12-28T21:58:00Z">
          <w:r>
            <w:rPr>
              <w:color w:val="009900"/>
              <w:kern w:val="0"/>
              <w:highlight w:val="cyan"/>
              <w:lang w:eastAsia="en-US"/>
            </w:rPr>
            <w:delText>,</w:delText>
          </w:r>
        </w:del>
      </w:ins>
      <w:ins w:id="2824" w:author="Somomgbeom" w:date="2025-10-12T20:27:00Z">
        <w:del w:id="2825" w:author="hui wan" w:date="2025-12-28T21:58:00Z">
          <w:r>
            <w:rPr>
              <w:color w:val="009900"/>
              <w:kern w:val="0"/>
              <w:lang w:eastAsia="en-US"/>
            </w:rPr>
            <w:delText xml:space="preserve"> S</w:delText>
          </w:r>
        </w:del>
      </w:ins>
      <w:ins w:id="2826" w:author="Somomgbeom" w:date="2025-10-12T20:27:00Z">
        <w:del w:id="2827" w:author="hui wan" w:date="2025-12-28T21:58:00Z">
          <w:r>
            <w:rPr>
              <w:color w:val="009900"/>
              <w:kern w:val="0"/>
              <w:highlight w:val="cyan"/>
              <w:lang w:eastAsia="en-US"/>
            </w:rPr>
            <w:delText>.</w:delText>
          </w:r>
        </w:del>
      </w:ins>
      <w:ins w:id="2828" w:author="Somomgbeom" w:date="2025-10-12T20:27:00Z">
        <w:del w:id="2829" w:author="hui wan" w:date="2025-12-28T21:58:00Z">
          <w:r>
            <w:rPr>
              <w:color w:val="009900"/>
              <w:kern w:val="0"/>
              <w:lang w:eastAsia="en-US"/>
            </w:rPr>
            <w:delText>, L</w:delText>
          </w:r>
        </w:del>
      </w:ins>
      <w:ins w:id="2830" w:author="Somomgbeom" w:date="2025-10-12T20:27:00Z">
        <w:del w:id="2831" w:author="hui wan" w:date="2025-12-28T21:58:00Z">
          <w:r>
            <w:rPr>
              <w:color w:val="009900"/>
              <w:kern w:val="0"/>
              <w:highlight w:val="lightGray"/>
              <w:lang w:eastAsia="en-US"/>
            </w:rPr>
            <w:delText>ee</w:delText>
          </w:r>
        </w:del>
      </w:ins>
      <w:ins w:id="2832" w:author="Somomgbeom" w:date="2025-10-12T20:27:00Z">
        <w:del w:id="2833" w:author="hui wan" w:date="2025-12-28T21:58:00Z">
          <w:r>
            <w:rPr>
              <w:color w:val="009900"/>
              <w:kern w:val="0"/>
              <w:highlight w:val="cyan"/>
              <w:lang w:eastAsia="en-US"/>
            </w:rPr>
            <w:delText>,</w:delText>
          </w:r>
        </w:del>
      </w:ins>
      <w:ins w:id="2834" w:author="Somomgbeom" w:date="2025-10-12T20:27:00Z">
        <w:del w:id="2835" w:author="hui wan" w:date="2025-12-28T21:58:00Z">
          <w:r>
            <w:rPr>
              <w:color w:val="009900"/>
              <w:kern w:val="0"/>
              <w:lang w:eastAsia="en-US"/>
            </w:rPr>
            <w:delText xml:space="preserve"> D</w:delText>
          </w:r>
        </w:del>
      </w:ins>
      <w:ins w:id="2836" w:author="Somomgbeom" w:date="2025-10-12T20:27:00Z">
        <w:del w:id="2837" w:author="hui wan" w:date="2025-12-28T21:58:00Z">
          <w:r>
            <w:rPr>
              <w:color w:val="009900"/>
              <w:kern w:val="0"/>
              <w:highlight w:val="cyan"/>
              <w:lang w:eastAsia="en-US"/>
            </w:rPr>
            <w:delText>.</w:delText>
          </w:r>
        </w:del>
      </w:ins>
      <w:ins w:id="2838" w:author="Somomgbeom" w:date="2025-10-12T20:27:00Z">
        <w:del w:id="2839" w:author="hui wan" w:date="2025-12-28T21:58:00Z">
          <w:r>
            <w:rPr>
              <w:color w:val="009900"/>
              <w:kern w:val="0"/>
              <w:lang w:eastAsia="en-US"/>
            </w:rPr>
            <w:delText>, P</w:delText>
          </w:r>
        </w:del>
      </w:ins>
      <w:ins w:id="2840" w:author="Somomgbeom" w:date="2025-10-12T20:27:00Z">
        <w:del w:id="2841" w:author="hui wan" w:date="2025-12-28T21:58:00Z">
          <w:r>
            <w:rPr>
              <w:color w:val="009900"/>
              <w:kern w:val="0"/>
              <w:highlight w:val="lightGray"/>
              <w:lang w:eastAsia="en-US"/>
            </w:rPr>
            <w:delText>ark</w:delText>
          </w:r>
        </w:del>
      </w:ins>
      <w:ins w:id="2842" w:author="Somomgbeom" w:date="2025-10-12T20:27:00Z">
        <w:del w:id="2843" w:author="hui wan" w:date="2025-12-28T21:58:00Z">
          <w:r>
            <w:rPr>
              <w:color w:val="009900"/>
              <w:kern w:val="0"/>
              <w:highlight w:val="cyan"/>
              <w:lang w:eastAsia="en-US"/>
            </w:rPr>
            <w:delText>,</w:delText>
          </w:r>
        </w:del>
      </w:ins>
      <w:ins w:id="2844" w:author="Somomgbeom" w:date="2025-10-12T20:27:00Z">
        <w:del w:id="2845" w:author="hui wan" w:date="2025-12-28T21:58:00Z">
          <w:r>
            <w:rPr>
              <w:color w:val="009900"/>
              <w:kern w:val="0"/>
              <w:lang w:eastAsia="en-US"/>
            </w:rPr>
            <w:delText xml:space="preserve"> H.</w:delText>
          </w:r>
        </w:del>
      </w:ins>
      <w:ins w:id="2846" w:author="Somomgbeom" w:date="2025-10-12T20:27:00Z">
        <w:del w:id="2847" w:author="hui wan" w:date="2025-12-28T21:58:00Z">
          <w:r>
            <w:rPr>
              <w:color w:val="009900"/>
              <w:kern w:val="0"/>
              <w:highlight w:val="cyan"/>
              <w:lang w:eastAsia="en-US"/>
            </w:rPr>
            <w:delText>:</w:delText>
          </w:r>
        </w:del>
      </w:ins>
      <w:ins w:id="2848" w:author="Somomgbeom" w:date="2025-10-12T20:27:00Z">
        <w:del w:id="2849" w:author="hui wan" w:date="2025-12-28T21:58:00Z">
          <w:r>
            <w:rPr>
              <w:color w:val="009900"/>
              <w:kern w:val="0"/>
              <w:lang w:eastAsia="en-US"/>
            </w:rPr>
            <w:delText xml:space="preserve"> Enhancing knowledge tracing with concept map and response disentanglement</w:delText>
          </w:r>
        </w:del>
      </w:ins>
      <w:ins w:id="2850" w:author="Somomgbeom" w:date="2025-10-12T20:27:00Z">
        <w:del w:id="2851" w:author="hui wan" w:date="2025-12-28T21:58:00Z">
          <w:r>
            <w:rPr>
              <w:color w:val="009900"/>
              <w:kern w:val="0"/>
              <w:highlight w:val="cyan"/>
              <w:lang w:eastAsia="en-US"/>
            </w:rPr>
            <w:delText>,</w:delText>
          </w:r>
        </w:del>
      </w:ins>
      <w:ins w:id="2852" w:author="Somomgbeom" w:date="2025-10-12T20:27:00Z">
        <w:del w:id="2853" w:author="hui wan" w:date="2025-12-28T21:58:00Z">
          <w:r>
            <w:rPr>
              <w:color w:val="009900"/>
              <w:kern w:val="0"/>
              <w:lang w:eastAsia="en-US"/>
            </w:rPr>
            <w:delText xml:space="preserve"> Knowledge-Based Systems, </w:delText>
          </w:r>
        </w:del>
      </w:ins>
      <w:ins w:id="2854" w:author="Somomgbeom" w:date="2025-10-12T20:27:00Z">
        <w:del w:id="2855" w:author="hui wan" w:date="2025-12-28T21:58:00Z">
          <w:r>
            <w:rPr>
              <w:color w:val="009900"/>
              <w:kern w:val="0"/>
              <w:highlight w:val="cyan"/>
              <w:lang w:eastAsia="en-US"/>
            </w:rPr>
            <w:delText>302</w:delText>
          </w:r>
        </w:del>
      </w:ins>
      <w:ins w:id="2856" w:author="Somomgbeom" w:date="2025-10-12T20:27:00Z">
        <w:del w:id="2857" w:author="hui wan" w:date="2025-12-28T21:58:00Z">
          <w:r>
            <w:rPr>
              <w:color w:val="009900"/>
              <w:kern w:val="0"/>
              <w:lang w:eastAsia="en-US"/>
            </w:rPr>
            <w:delText xml:space="preserve">, </w:delText>
          </w:r>
        </w:del>
      </w:ins>
      <w:ins w:id="2858" w:author="Somomgbeom" w:date="2025-10-12T20:27:00Z">
        <w:del w:id="2859" w:author="hui wan" w:date="2025-12-28T21:58:00Z">
          <w:r>
            <w:rPr>
              <w:color w:val="009900"/>
              <w:kern w:val="0"/>
              <w:highlight w:val="cyan"/>
              <w:lang w:eastAsia="en-US"/>
            </w:rPr>
            <w:delText>2024,</w:delText>
          </w:r>
        </w:del>
      </w:ins>
      <w:ins w:id="2860" w:author="Somomgbeom" w:date="2025-10-12T20:27:00Z">
        <w:del w:id="2861" w:author="hui wan" w:date="2025-12-28T21:58:00Z">
          <w:r>
            <w:rPr>
              <w:color w:val="009900"/>
              <w:kern w:val="0"/>
              <w:lang w:eastAsia="en-US"/>
            </w:rPr>
            <w:delText xml:space="preserve"> 112346.</w:delText>
          </w:r>
        </w:del>
      </w:ins>
    </w:p>
    <w:p w14:paraId="407EB36C">
      <w:pPr>
        <w:widowControl/>
        <w:spacing w:line="360" w:lineRule="auto"/>
        <w:ind w:left="420" w:hanging="420"/>
        <w:rPr>
          <w:ins w:id="2862" w:author="Somomgbeom" w:date="2025-10-12T20:27:00Z"/>
          <w:color w:val="0000FA"/>
          <w:kern w:val="0"/>
        </w:rPr>
      </w:pPr>
      <w:r>
        <w:rPr>
          <w:rFonts w:hint="eastAsia"/>
          <w:color w:val="0000FA"/>
          <w:kern w:val="0"/>
        </w:rPr>
        <w:t>[3] P</w:t>
      </w:r>
      <w:r>
        <w:rPr>
          <w:rFonts w:hint="eastAsia"/>
          <w:color w:val="0000FA"/>
          <w:kern w:val="0"/>
          <w:highlight w:val="lightGray"/>
        </w:rPr>
        <w:t>ARK</w:t>
      </w:r>
      <w:r>
        <w:rPr>
          <w:rFonts w:hint="eastAsia"/>
          <w:color w:val="0000FA"/>
          <w:kern w:val="0"/>
        </w:rPr>
        <w:t xml:space="preserve"> S, L</w:t>
      </w:r>
      <w:r>
        <w:rPr>
          <w:rFonts w:hint="eastAsia"/>
          <w:color w:val="0000FA"/>
          <w:kern w:val="0"/>
          <w:highlight w:val="lightGray"/>
        </w:rPr>
        <w:t>EE</w:t>
      </w:r>
      <w:r>
        <w:rPr>
          <w:rFonts w:hint="eastAsia"/>
          <w:color w:val="0000FA"/>
          <w:kern w:val="0"/>
        </w:rPr>
        <w:t xml:space="preserve"> D, P</w:t>
      </w:r>
      <w:r>
        <w:rPr>
          <w:rFonts w:hint="eastAsia"/>
          <w:color w:val="0000FA"/>
          <w:kern w:val="0"/>
          <w:highlight w:val="lightGray"/>
        </w:rPr>
        <w:t>ARK</w:t>
      </w:r>
      <w:r>
        <w:rPr>
          <w:rFonts w:hint="eastAsia"/>
          <w:color w:val="0000FA"/>
          <w:kern w:val="0"/>
        </w:rPr>
        <w:t xml:space="preserve"> H. Enhancing knowledge tracing with concept map and response disentanglement</w:t>
      </w:r>
      <w:r>
        <w:rPr>
          <w:rFonts w:hint="eastAsia"/>
          <w:color w:val="0000FA"/>
          <w:kern w:val="0"/>
          <w:highlight w:val="cyan"/>
        </w:rPr>
        <w:t>[J].</w:t>
      </w:r>
      <w:r>
        <w:rPr>
          <w:rFonts w:hint="eastAsia"/>
          <w:color w:val="0000FA"/>
          <w:kern w:val="0"/>
        </w:rPr>
        <w:t xml:space="preserve"> Knowledge-Based Systems, 2024,</w:t>
      </w:r>
      <w:r>
        <w:rPr>
          <w:rFonts w:hint="eastAsia"/>
          <w:color w:val="0000FA"/>
          <w:kern w:val="0"/>
          <w:highlight w:val="cyan"/>
        </w:rPr>
        <w:t xml:space="preserve"> 302:</w:t>
      </w:r>
      <w:r>
        <w:rPr>
          <w:rFonts w:hint="eastAsia"/>
          <w:color w:val="0000FA"/>
          <w:kern w:val="0"/>
        </w:rPr>
        <w:t xml:space="preserve"> 112346. </w:t>
      </w:r>
      <w:r>
        <w:fldChar w:fldCharType="begin"/>
      </w:r>
      <w:r>
        <w:instrText xml:space="preserve">HYPERLINK "http://dx.doi.org/10.1016/j.knosys.2024.112346" \o "自助复核"</w:instrText>
      </w:r>
      <w:r>
        <w:fldChar w:fldCharType="separate"/>
      </w:r>
      <w:del w:id="2863" w:author="hui wan" w:date="2025-12-28T22:19:00Z">
        <w:r>
          <w:rPr>
            <w:rStyle w:val="24"/>
            <w:rFonts w:hint="eastAsia"/>
            <w:kern w:val="0"/>
          </w:rPr>
          <w:delText>[LinkOut]</w:delText>
        </w:r>
      </w:del>
      <w:r>
        <w:fldChar w:fldCharType="end"/>
      </w:r>
    </w:p>
    <w:p w14:paraId="57B616F7">
      <w:pPr>
        <w:widowControl/>
        <w:spacing w:line="360" w:lineRule="auto"/>
        <w:ind w:left="420" w:hanging="420"/>
        <w:rPr>
          <w:del w:id="2864" w:author="hui wan" w:date="2025-12-28T21:59:00Z"/>
          <w:color w:val="009900"/>
        </w:rPr>
      </w:pPr>
      <w:ins w:id="2865" w:author="Somomgbeom" w:date="2025-10-12T20:27:00Z">
        <w:del w:id="2866" w:author="hui wan" w:date="2025-12-28T21:59:00Z">
          <w:bookmarkStart w:id="42" w:name="_Ref7631"/>
          <w:r>
            <w:rPr>
              <w:rFonts w:hint="eastAsia"/>
              <w:color w:val="009900"/>
            </w:rPr>
            <w:delText>[4]刘淇, 陈恩红, 朱天宇, 等. 面向在线智慧学习的教育数据挖掘技术研究[J]. 模式识别与人工智能, 2018, 31(1): 77-90.</w:delText>
          </w:r>
          <w:bookmarkEnd w:id="42"/>
        </w:del>
      </w:ins>
    </w:p>
    <w:p w14:paraId="7025617B">
      <w:pPr>
        <w:widowControl/>
        <w:spacing w:line="360" w:lineRule="auto"/>
        <w:ind w:left="420" w:hanging="420"/>
        <w:rPr>
          <w:ins w:id="2867" w:author="hui wan" w:date="2025-12-28T21:59:00Z"/>
          <w:color w:val="0000FA"/>
        </w:rPr>
      </w:pPr>
      <w:r>
        <w:rPr>
          <w:rFonts w:hint="eastAsia"/>
          <w:color w:val="0000FA"/>
        </w:rPr>
        <w:t xml:space="preserve">[4] 刘淇, 陈恩红, 朱天宇, 等. 面向在线智慧学习的教育数据挖掘技术研究[J]. 模式识别与人工智能, 2018, </w:t>
      </w:r>
      <w:r>
        <w:rPr>
          <w:rFonts w:hint="eastAsia"/>
          <w:color w:val="FF6400"/>
        </w:rPr>
        <w:t>31</w:t>
      </w:r>
      <w:r>
        <w:rPr>
          <w:rFonts w:hint="eastAsia"/>
          <w:color w:val="0000FA"/>
        </w:rPr>
        <w:t>(1): 77-90.</w:t>
      </w:r>
      <w:del w:id="2868" w:author="hui wan" w:date="2025-12-28T21:59:00Z">
        <w:r>
          <w:rPr>
            <w:rFonts w:hint="eastAsia"/>
            <w:color w:val="0000FA"/>
          </w:rPr>
          <w:delText xml:space="preserve"> </w:delText>
        </w:r>
      </w:del>
    </w:p>
    <w:p w14:paraId="7F9BEEAC">
      <w:pPr>
        <w:widowControl/>
        <w:spacing w:line="360" w:lineRule="auto"/>
        <w:ind w:left="420" w:firstLine="0"/>
        <w:rPr>
          <w:ins w:id="2870" w:author="Somomgbeom" w:date="2025-10-12T20:27:00Z"/>
          <w:color w:val="0000FA"/>
        </w:rPr>
        <w:pPrChange w:id="2869" w:author="hui wan" w:date="2025-12-28T21:59:00Z">
          <w:pPr>
            <w:widowControl/>
            <w:spacing w:line="360" w:lineRule="auto"/>
            <w:ind w:left="420" w:hanging="420"/>
          </w:pPr>
        </w:pPrChange>
      </w:pPr>
      <w:r>
        <w:rPr>
          <w:rFonts w:hint="eastAsia"/>
          <w:color w:val="0000FA"/>
          <w:highlight w:val="cyan"/>
        </w:rPr>
        <w:t xml:space="preserve">LIU Q, CHEN E H, ZHU T Y, et al. Research on educational data mining for online intelligent learning[J]. Pattern Recognition and Artificial Intelligence, 2018, </w:t>
      </w:r>
      <w:r>
        <w:rPr>
          <w:rFonts w:hint="eastAsia"/>
          <w:color w:val="FF6400"/>
          <w:highlight w:val="cyan"/>
        </w:rPr>
        <w:t>31</w:t>
      </w:r>
      <w:r>
        <w:rPr>
          <w:rFonts w:hint="eastAsia"/>
          <w:color w:val="0000FA"/>
          <w:highlight w:val="cyan"/>
        </w:rPr>
        <w:t>(1): 77-90.</w:t>
      </w:r>
      <w:r>
        <w:rPr>
          <w:rFonts w:hint="eastAsia"/>
          <w:color w:val="0000FA"/>
        </w:rPr>
        <w:t xml:space="preserve"> </w:t>
      </w:r>
      <w:del w:id="2871" w:author="hui wan" w:date="2025-12-28T21:59:00Z">
        <w:r>
          <w:rPr/>
          <w:fldChar w:fldCharType="begin"/>
        </w:r>
      </w:del>
      <w:del w:id="2872" w:author="hui wan" w:date="2025-12-28T21:59:00Z">
        <w:r>
          <w:rPr/>
          <w:delInstrText xml:space="preserve">HYPERLINK "http://www.cnki.com.cn/Article/CJFDTOTAL-mssb201801009.htm" \o "中文信息自助复核"</w:delInstrText>
        </w:r>
      </w:del>
      <w:del w:id="2873" w:author="hui wan" w:date="2025-12-28T21:59:00Z">
        <w:r>
          <w:rPr/>
          <w:fldChar w:fldCharType="separate"/>
        </w:r>
      </w:del>
      <w:del w:id="2874" w:author="hui wan" w:date="2025-12-28T21:59:00Z">
        <w:r>
          <w:rPr>
            <w:rStyle w:val="24"/>
            <w:rFonts w:hint="eastAsia"/>
          </w:rPr>
          <w:delText>[知网中文]</w:delText>
        </w:r>
      </w:del>
      <w:del w:id="2875" w:author="hui wan" w:date="2025-12-28T21:59:00Z">
        <w:r>
          <w:rPr/>
          <w:fldChar w:fldCharType="end"/>
        </w:r>
      </w:del>
      <w:del w:id="2876" w:author="hui wan" w:date="2025-12-28T21:59:00Z">
        <w:r>
          <w:rPr/>
          <w:fldChar w:fldCharType="begin"/>
        </w:r>
      </w:del>
      <w:del w:id="2877" w:author="hui wan" w:date="2025-12-28T21:59:00Z">
        <w:r>
          <w:rPr/>
          <w:delInstrText xml:space="preserve">HYPERLINK "http://en.cnki.com.cn/Article_en/CJFDTOTAL-mssb201801009.htm" \o "英文信息自助复核"</w:delInstrText>
        </w:r>
      </w:del>
      <w:del w:id="2878" w:author="hui wan" w:date="2025-12-28T21:59:00Z">
        <w:r>
          <w:rPr/>
          <w:fldChar w:fldCharType="separate"/>
        </w:r>
      </w:del>
      <w:del w:id="2879" w:author="hui wan" w:date="2025-12-28T21:59:00Z">
        <w:r>
          <w:rPr>
            <w:rStyle w:val="24"/>
            <w:rFonts w:hint="eastAsia"/>
          </w:rPr>
          <w:delText>[知网英文]</w:delText>
        </w:r>
      </w:del>
      <w:del w:id="2880" w:author="hui wan" w:date="2025-12-28T21:59:00Z">
        <w:r>
          <w:rPr/>
          <w:fldChar w:fldCharType="end"/>
        </w:r>
      </w:del>
      <w:del w:id="2881" w:author="hui wan" w:date="2025-12-28T21:59:00Z">
        <w:r>
          <w:rPr/>
          <w:fldChar w:fldCharType="begin"/>
        </w:r>
      </w:del>
      <w:del w:id="2882" w:author="hui wan" w:date="2025-12-28T21:59:00Z">
        <w:r>
          <w:rPr/>
          <w:delInstrText xml:space="preserve">HYPERLINK "https://s.wanfangdata.com.cn/periodical?q=%E9%A2%98%E5%90%8D%3A%E9%9D%A2%E5%90%91%E5%9C%A8%E7%BA%BF%E6%99%BA%E6%85%A7%E5%AD%A6%E4%B9%A0%E7%9A%84%E6%95%99%E8%82%B2%E6%95%B0%E6%8D%AE%E6%8C%96%E6%8E%98%E6%8A%80%E6%9C%AF%E7%A0%94%E7%A9%B6" \o "页码和英文信息自助复核"</w:delInstrText>
        </w:r>
      </w:del>
      <w:del w:id="2883" w:author="hui wan" w:date="2025-12-28T21:59:00Z">
        <w:r>
          <w:rPr/>
          <w:fldChar w:fldCharType="separate"/>
        </w:r>
      </w:del>
      <w:del w:id="2884" w:author="hui wan" w:date="2025-12-28T21:59:00Z">
        <w:r>
          <w:rPr>
            <w:rStyle w:val="24"/>
            <w:rFonts w:hint="eastAsia"/>
          </w:rPr>
          <w:delText>[万方]</w:delText>
        </w:r>
      </w:del>
      <w:del w:id="2885" w:author="hui wan" w:date="2025-12-28T21:59:00Z">
        <w:r>
          <w:rPr/>
          <w:fldChar w:fldCharType="end"/>
        </w:r>
      </w:del>
      <w:del w:id="2886" w:author="hui wan" w:date="2025-12-28T21:59:00Z">
        <w:r>
          <w:rPr/>
          <w:fldChar w:fldCharType="begin"/>
        </w:r>
      </w:del>
      <w:del w:id="2887" w:author="hui wan" w:date="2025-12-28T21:59:00Z">
        <w:r>
          <w:rPr/>
          <w:delInstrText xml:space="preserve">HYPERLINK "https://link.cnki.net/doi/10.16451/j.cnki.issn1003-6059.201801007" \o "中文及页码信息自助复核"</w:delInstrText>
        </w:r>
      </w:del>
      <w:del w:id="2888" w:author="hui wan" w:date="2025-12-28T21:59:00Z">
        <w:r>
          <w:rPr/>
          <w:fldChar w:fldCharType="separate"/>
        </w:r>
      </w:del>
      <w:del w:id="2889" w:author="hui wan" w:date="2025-12-28T21:59:00Z">
        <w:r>
          <w:rPr>
            <w:rStyle w:val="24"/>
            <w:rFonts w:hint="eastAsia"/>
          </w:rPr>
          <w:delText>[知网中文带页码]</w:delText>
        </w:r>
      </w:del>
      <w:del w:id="2890" w:author="hui wan" w:date="2025-12-28T21:59:00Z">
        <w:r>
          <w:rPr/>
          <w:fldChar w:fldCharType="end"/>
        </w:r>
      </w:del>
    </w:p>
    <w:bookmarkEnd w:id="40"/>
    <w:bookmarkEnd w:id="41"/>
    <w:p w14:paraId="1C2040BC">
      <w:pPr>
        <w:widowControl/>
        <w:spacing w:line="360" w:lineRule="auto"/>
        <w:ind w:left="420" w:hanging="420"/>
        <w:rPr>
          <w:del w:id="2891" w:author="hui wan" w:date="2025-12-28T21:59:00Z"/>
          <w:color w:val="009900"/>
          <w:kern w:val="0"/>
          <w:lang w:eastAsia="en-US"/>
        </w:rPr>
      </w:pPr>
      <w:del w:id="2892" w:author="hui wan" w:date="2025-12-28T21:59:00Z">
        <w:bookmarkStart w:id="43" w:name="_Ref2771"/>
        <w:r>
          <w:rPr>
            <w:rFonts w:hint="eastAsia"/>
            <w:color w:val="009900"/>
            <w:kern w:val="0"/>
            <w:lang w:eastAsia="en-US"/>
          </w:rPr>
          <w:delText>[5]</w:delText>
        </w:r>
      </w:del>
      <w:del w:id="2893" w:author="hui wan" w:date="2025-12-28T21:59:00Z">
        <w:r>
          <w:rPr>
            <w:color w:val="009900"/>
            <w:kern w:val="0"/>
            <w:lang w:eastAsia="en-US"/>
          </w:rPr>
          <w:delText>G</w:delText>
        </w:r>
      </w:del>
      <w:del w:id="2894" w:author="hui wan" w:date="2025-12-28T21:59:00Z">
        <w:r>
          <w:rPr>
            <w:color w:val="009900"/>
            <w:kern w:val="0"/>
            <w:highlight w:val="lightGray"/>
            <w:lang w:eastAsia="en-US"/>
          </w:rPr>
          <w:delText>hosh</w:delText>
        </w:r>
      </w:del>
      <w:del w:id="2895" w:author="hui wan" w:date="2025-12-28T21:59:00Z">
        <w:r>
          <w:rPr>
            <w:color w:val="009900"/>
            <w:kern w:val="0"/>
            <w:highlight w:val="cyan"/>
            <w:lang w:eastAsia="en-US"/>
          </w:rPr>
          <w:delText>,</w:delText>
        </w:r>
      </w:del>
      <w:del w:id="2896" w:author="hui wan" w:date="2025-12-28T21:59:00Z">
        <w:r>
          <w:rPr>
            <w:color w:val="009900"/>
            <w:kern w:val="0"/>
            <w:lang w:eastAsia="en-US"/>
          </w:rPr>
          <w:delText xml:space="preserve"> A</w:delText>
        </w:r>
      </w:del>
      <w:del w:id="2897" w:author="hui wan" w:date="2025-12-28T21:59:00Z">
        <w:r>
          <w:rPr>
            <w:color w:val="009900"/>
            <w:kern w:val="0"/>
            <w:highlight w:val="cyan"/>
            <w:lang w:eastAsia="en-US"/>
          </w:rPr>
          <w:delText>.</w:delText>
        </w:r>
      </w:del>
      <w:del w:id="2898" w:author="hui wan" w:date="2025-12-28T21:59:00Z">
        <w:r>
          <w:rPr>
            <w:color w:val="009900"/>
            <w:kern w:val="0"/>
            <w:lang w:eastAsia="en-US"/>
          </w:rPr>
          <w:delText>, H</w:delText>
        </w:r>
      </w:del>
      <w:del w:id="2899" w:author="hui wan" w:date="2025-12-28T21:59:00Z">
        <w:r>
          <w:rPr>
            <w:color w:val="009900"/>
            <w:kern w:val="0"/>
            <w:highlight w:val="lightGray"/>
            <w:lang w:eastAsia="en-US"/>
          </w:rPr>
          <w:delText>effernan</w:delText>
        </w:r>
      </w:del>
      <w:del w:id="2900" w:author="hui wan" w:date="2025-12-28T21:59:00Z">
        <w:r>
          <w:rPr>
            <w:color w:val="009900"/>
            <w:kern w:val="0"/>
            <w:highlight w:val="cyan"/>
            <w:lang w:eastAsia="en-US"/>
          </w:rPr>
          <w:delText>,</w:delText>
        </w:r>
      </w:del>
      <w:del w:id="2901" w:author="hui wan" w:date="2025-12-28T21:59:00Z">
        <w:r>
          <w:rPr>
            <w:color w:val="009900"/>
            <w:kern w:val="0"/>
            <w:lang w:eastAsia="en-US"/>
          </w:rPr>
          <w:delText xml:space="preserve"> N</w:delText>
        </w:r>
      </w:del>
      <w:del w:id="2902" w:author="hui wan" w:date="2025-12-28T21:59:00Z">
        <w:r>
          <w:rPr>
            <w:color w:val="009900"/>
            <w:kern w:val="0"/>
            <w:highlight w:val="cyan"/>
            <w:lang w:eastAsia="en-US"/>
          </w:rPr>
          <w:delText>.</w:delText>
        </w:r>
      </w:del>
      <w:del w:id="2903" w:author="hui wan" w:date="2025-12-28T21:59:00Z">
        <w:r>
          <w:rPr>
            <w:color w:val="009900"/>
            <w:kern w:val="0"/>
            <w:lang w:eastAsia="en-US"/>
          </w:rPr>
          <w:delText>, L</w:delText>
        </w:r>
      </w:del>
      <w:del w:id="2904" w:author="hui wan" w:date="2025-12-28T21:59:00Z">
        <w:r>
          <w:rPr>
            <w:color w:val="009900"/>
            <w:kern w:val="0"/>
            <w:highlight w:val="lightGray"/>
            <w:lang w:eastAsia="en-US"/>
          </w:rPr>
          <w:delText>an</w:delText>
        </w:r>
      </w:del>
      <w:del w:id="2905" w:author="hui wan" w:date="2025-12-28T21:59:00Z">
        <w:r>
          <w:rPr>
            <w:color w:val="009900"/>
            <w:kern w:val="0"/>
            <w:highlight w:val="cyan"/>
            <w:lang w:eastAsia="en-US"/>
          </w:rPr>
          <w:delText>,</w:delText>
        </w:r>
      </w:del>
      <w:del w:id="2906" w:author="hui wan" w:date="2025-12-28T21:59:00Z">
        <w:r>
          <w:rPr>
            <w:color w:val="009900"/>
            <w:kern w:val="0"/>
            <w:lang w:eastAsia="en-US"/>
          </w:rPr>
          <w:delText xml:space="preserve"> A</w:delText>
        </w:r>
      </w:del>
      <w:del w:id="2907" w:author="hui wan" w:date="2025-12-28T21:59:00Z">
        <w:r>
          <w:rPr>
            <w:color w:val="009900"/>
            <w:kern w:val="0"/>
            <w:highlight w:val="cyan"/>
            <w:lang w:eastAsia="en-US"/>
          </w:rPr>
          <w:delText>.</w:delText>
        </w:r>
      </w:del>
      <w:del w:id="2908" w:author="hui wan" w:date="2025-12-28T21:59:00Z">
        <w:r>
          <w:rPr>
            <w:color w:val="009900"/>
            <w:kern w:val="0"/>
            <w:lang w:eastAsia="en-US"/>
          </w:rPr>
          <w:delText xml:space="preserve"> S.</w:delText>
        </w:r>
      </w:del>
      <w:del w:id="2909" w:author="hui wan" w:date="2025-12-28T21:59:00Z">
        <w:r>
          <w:rPr>
            <w:color w:val="009900"/>
            <w:kern w:val="0"/>
            <w:highlight w:val="cyan"/>
            <w:lang w:eastAsia="en-US"/>
          </w:rPr>
          <w:delText>:</w:delText>
        </w:r>
      </w:del>
      <w:del w:id="2910" w:author="hui wan" w:date="2025-12-28T21:59:00Z">
        <w:r>
          <w:rPr>
            <w:color w:val="009900"/>
            <w:kern w:val="0"/>
            <w:lang w:eastAsia="en-US"/>
          </w:rPr>
          <w:delText xml:space="preserve"> Context-aware attentive knowledge tracing</w:delText>
        </w:r>
      </w:del>
      <w:del w:id="2911" w:author="hui wan" w:date="2025-12-28T21:59:00Z">
        <w:r>
          <w:rPr>
            <w:color w:val="009900"/>
            <w:kern w:val="0"/>
            <w:highlight w:val="cyan"/>
            <w:lang w:eastAsia="en-US"/>
          </w:rPr>
          <w:delText xml:space="preserve">, </w:delText>
        </w:r>
      </w:del>
      <w:del w:id="2912" w:author="hui wan" w:date="2025-12-28T21:59:00Z">
        <w:r>
          <w:rPr>
            <w:color w:val="009900"/>
            <w:kern w:val="0"/>
            <w:lang w:eastAsia="en-US"/>
          </w:rPr>
          <w:delText>Proceedings of the ACM SIGKDD International Conference on Knowledge Discovery &amp; Data Mining, 2020</w:delText>
        </w:r>
      </w:del>
      <w:del w:id="2913" w:author="hui wan" w:date="2025-12-28T21:59:00Z">
        <w:r>
          <w:rPr>
            <w:color w:val="009900"/>
            <w:kern w:val="0"/>
            <w:highlight w:val="cyan"/>
            <w:lang w:eastAsia="en-US"/>
          </w:rPr>
          <w:delText>, 2330–2339</w:delText>
        </w:r>
      </w:del>
      <w:del w:id="2914" w:author="hui wan" w:date="2025-12-28T21:59:00Z">
        <w:r>
          <w:rPr>
            <w:color w:val="009900"/>
            <w:kern w:val="0"/>
            <w:lang w:eastAsia="en-US"/>
          </w:rPr>
          <w:delText>.</w:delText>
        </w:r>
        <w:bookmarkEnd w:id="43"/>
      </w:del>
    </w:p>
    <w:p w14:paraId="1C6036B4">
      <w:pPr>
        <w:widowControl/>
        <w:spacing w:line="360" w:lineRule="auto"/>
        <w:ind w:left="420" w:hanging="420"/>
        <w:rPr>
          <w:color w:val="0000FA"/>
          <w:kern w:val="0"/>
        </w:rPr>
      </w:pPr>
      <w:r>
        <w:rPr>
          <w:rFonts w:hint="eastAsia"/>
          <w:color w:val="0000FA"/>
          <w:kern w:val="0"/>
        </w:rPr>
        <w:t>[5] G</w:t>
      </w:r>
      <w:r>
        <w:rPr>
          <w:rFonts w:hint="eastAsia"/>
          <w:color w:val="0000FA"/>
          <w:kern w:val="0"/>
          <w:highlight w:val="lightGray"/>
        </w:rPr>
        <w:t>HOSH</w:t>
      </w:r>
      <w:r>
        <w:rPr>
          <w:rFonts w:hint="eastAsia"/>
          <w:color w:val="0000FA"/>
          <w:kern w:val="0"/>
        </w:rPr>
        <w:t xml:space="preserve"> A, H</w:t>
      </w:r>
      <w:r>
        <w:rPr>
          <w:rFonts w:hint="eastAsia"/>
          <w:color w:val="0000FA"/>
          <w:kern w:val="0"/>
          <w:highlight w:val="lightGray"/>
        </w:rPr>
        <w:t>EFFERNAN</w:t>
      </w:r>
      <w:r>
        <w:rPr>
          <w:rFonts w:hint="eastAsia"/>
          <w:color w:val="0000FA"/>
          <w:kern w:val="0"/>
        </w:rPr>
        <w:t xml:space="preserve"> N, L</w:t>
      </w:r>
      <w:r>
        <w:rPr>
          <w:rFonts w:hint="eastAsia"/>
          <w:color w:val="0000FA"/>
          <w:kern w:val="0"/>
          <w:highlight w:val="lightGray"/>
        </w:rPr>
        <w:t>AN</w:t>
      </w:r>
      <w:r>
        <w:rPr>
          <w:rFonts w:hint="eastAsia"/>
          <w:color w:val="0000FA"/>
          <w:kern w:val="0"/>
        </w:rPr>
        <w:t xml:space="preserve"> A S. Context-aware attentive knowledge tracing</w:t>
      </w:r>
      <w:r>
        <w:rPr>
          <w:rFonts w:hint="eastAsia"/>
          <w:color w:val="0000FA"/>
          <w:kern w:val="0"/>
          <w:highlight w:val="cyan"/>
        </w:rPr>
        <w:t>[C]//</w:t>
      </w:r>
      <w:r>
        <w:rPr>
          <w:rFonts w:hint="eastAsia"/>
          <w:color w:val="0000FA"/>
          <w:kern w:val="0"/>
        </w:rPr>
        <w:t>Proceedings of the</w:t>
      </w:r>
      <w:r>
        <w:rPr>
          <w:rFonts w:hint="eastAsia"/>
          <w:color w:val="0000FA"/>
          <w:kern w:val="0"/>
          <w:highlight w:val="cyan"/>
        </w:rPr>
        <w:t xml:space="preserve"> 26th</w:t>
      </w:r>
      <w:r>
        <w:rPr>
          <w:rFonts w:hint="eastAsia"/>
          <w:color w:val="0000FA"/>
          <w:kern w:val="0"/>
        </w:rPr>
        <w:t xml:space="preserve"> ACM SIGKDD International Conference on Knowledge Discovery &amp; Data Mining</w:t>
      </w:r>
      <w:r>
        <w:rPr>
          <w:rFonts w:hint="eastAsia"/>
          <w:color w:val="0000FA"/>
          <w:kern w:val="0"/>
          <w:highlight w:val="cyan"/>
        </w:rPr>
        <w:t>. New York: ACM</w:t>
      </w:r>
      <w:r>
        <w:rPr>
          <w:rFonts w:hint="eastAsia"/>
          <w:color w:val="0000FA"/>
          <w:kern w:val="0"/>
        </w:rPr>
        <w:t>, 2020</w:t>
      </w:r>
      <w:r>
        <w:rPr>
          <w:rFonts w:hint="eastAsia"/>
          <w:color w:val="0000FA"/>
          <w:kern w:val="0"/>
          <w:highlight w:val="cyan"/>
        </w:rPr>
        <w:t>:</w:t>
      </w:r>
      <w:r>
        <w:rPr>
          <w:rFonts w:hint="eastAsia"/>
          <w:color w:val="0000FA"/>
          <w:kern w:val="0"/>
        </w:rPr>
        <w:t xml:space="preserve"> </w:t>
      </w:r>
      <w:r>
        <w:rPr>
          <w:rFonts w:hint="eastAsia"/>
          <w:color w:val="0000FA"/>
          <w:kern w:val="0"/>
          <w:highlight w:val="cyan"/>
        </w:rPr>
        <w:t>■-■. DOI:10.1145/3394486.3403282</w:t>
      </w:r>
      <w:r>
        <w:rPr>
          <w:rFonts w:hint="eastAsia"/>
          <w:color w:val="0000FA"/>
          <w:kern w:val="0"/>
        </w:rPr>
        <w:t xml:space="preserve">. </w:t>
      </w:r>
      <w:r>
        <w:fldChar w:fldCharType="begin"/>
      </w:r>
      <w:r>
        <w:instrText xml:space="preserve">HYPERLINK "https://doi.org/10.1145/3394486.3403282" \o "自助复核"</w:instrText>
      </w:r>
      <w:r>
        <w:fldChar w:fldCharType="separate"/>
      </w:r>
      <w:del w:id="2915" w:author="hui wan" w:date="2025-12-28T22:19:00Z">
        <w:r>
          <w:rPr>
            <w:rStyle w:val="24"/>
            <w:rFonts w:hint="eastAsia"/>
            <w:kern w:val="0"/>
          </w:rPr>
          <w:delText>[LinkOut]</w:delText>
        </w:r>
      </w:del>
      <w:r>
        <w:fldChar w:fldCharType="end"/>
      </w:r>
    </w:p>
    <w:p w14:paraId="321F5907">
      <w:pPr>
        <w:widowControl/>
        <w:spacing w:line="360" w:lineRule="auto"/>
        <w:ind w:left="420" w:hanging="420"/>
        <w:rPr>
          <w:del w:id="2916" w:author="hui wan" w:date="2025-12-28T21:59:00Z"/>
          <w:color w:val="009900"/>
          <w:kern w:val="0"/>
          <w:lang w:eastAsia="en-US"/>
        </w:rPr>
      </w:pPr>
      <w:del w:id="2917" w:author="hui wan" w:date="2025-12-28T21:59:00Z">
        <w:bookmarkStart w:id="44" w:name="_Ref2774"/>
        <w:r>
          <w:rPr>
            <w:rFonts w:hint="eastAsia"/>
            <w:color w:val="009900"/>
            <w:kern w:val="0"/>
            <w:lang w:eastAsia="en-US"/>
          </w:rPr>
          <w:delText>[6]</w:delText>
        </w:r>
      </w:del>
      <w:del w:id="2918" w:author="hui wan" w:date="2025-12-28T21:59:00Z">
        <w:r>
          <w:rPr>
            <w:color w:val="009900"/>
            <w:kern w:val="0"/>
            <w:lang w:eastAsia="en-US"/>
          </w:rPr>
          <w:delText>Y</w:delText>
        </w:r>
      </w:del>
      <w:del w:id="2919" w:author="hui wan" w:date="2025-12-28T21:59:00Z">
        <w:r>
          <w:rPr>
            <w:color w:val="009900"/>
            <w:kern w:val="0"/>
            <w:highlight w:val="lightGray"/>
            <w:lang w:eastAsia="en-US"/>
          </w:rPr>
          <w:delText>eung</w:delText>
        </w:r>
      </w:del>
      <w:del w:id="2920" w:author="hui wan" w:date="2025-12-28T21:59:00Z">
        <w:r>
          <w:rPr>
            <w:color w:val="009900"/>
            <w:kern w:val="0"/>
            <w:highlight w:val="cyan"/>
            <w:lang w:eastAsia="en-US"/>
          </w:rPr>
          <w:delText>,</w:delText>
        </w:r>
      </w:del>
      <w:del w:id="2921" w:author="hui wan" w:date="2025-12-28T21:59:00Z">
        <w:r>
          <w:rPr>
            <w:color w:val="009900"/>
            <w:kern w:val="0"/>
            <w:lang w:eastAsia="en-US"/>
          </w:rPr>
          <w:delText xml:space="preserve"> C</w:delText>
        </w:r>
      </w:del>
      <w:del w:id="2922" w:author="hui wan" w:date="2025-12-28T21:59:00Z">
        <w:r>
          <w:rPr>
            <w:color w:val="009900"/>
            <w:kern w:val="0"/>
            <w:highlight w:val="cyan"/>
            <w:lang w:eastAsia="en-US"/>
          </w:rPr>
          <w:delText>.-</w:delText>
        </w:r>
      </w:del>
      <w:del w:id="2923" w:author="hui wan" w:date="2025-12-28T21:59:00Z">
        <w:r>
          <w:rPr>
            <w:color w:val="009900"/>
            <w:kern w:val="0"/>
            <w:lang w:eastAsia="en-US"/>
          </w:rPr>
          <w:delText>K</w:delText>
        </w:r>
      </w:del>
      <w:del w:id="2924" w:author="hui wan" w:date="2025-12-28T21:59:00Z">
        <w:r>
          <w:rPr>
            <w:color w:val="009900"/>
            <w:kern w:val="0"/>
            <w:highlight w:val="cyan"/>
            <w:lang w:eastAsia="en-US"/>
          </w:rPr>
          <w:delText>.</w:delText>
        </w:r>
      </w:del>
      <w:del w:id="2925" w:author="hui wan" w:date="2025-12-28T21:59:00Z">
        <w:r>
          <w:rPr>
            <w:color w:val="009900"/>
            <w:kern w:val="0"/>
            <w:lang w:eastAsia="en-US"/>
          </w:rPr>
          <w:delText>, Y</w:delText>
        </w:r>
      </w:del>
      <w:del w:id="2926" w:author="hui wan" w:date="2025-12-28T21:59:00Z">
        <w:r>
          <w:rPr>
            <w:color w:val="009900"/>
            <w:kern w:val="0"/>
            <w:highlight w:val="lightGray"/>
            <w:lang w:eastAsia="en-US"/>
          </w:rPr>
          <w:delText>eung</w:delText>
        </w:r>
      </w:del>
      <w:del w:id="2927" w:author="hui wan" w:date="2025-12-28T21:59:00Z">
        <w:r>
          <w:rPr>
            <w:color w:val="009900"/>
            <w:kern w:val="0"/>
            <w:highlight w:val="cyan"/>
            <w:lang w:eastAsia="en-US"/>
          </w:rPr>
          <w:delText>,</w:delText>
        </w:r>
      </w:del>
      <w:del w:id="2928" w:author="hui wan" w:date="2025-12-28T21:59:00Z">
        <w:r>
          <w:rPr>
            <w:color w:val="009900"/>
            <w:kern w:val="0"/>
            <w:lang w:eastAsia="en-US"/>
          </w:rPr>
          <w:delText xml:space="preserve"> D</w:delText>
        </w:r>
      </w:del>
      <w:del w:id="2929" w:author="hui wan" w:date="2025-12-28T21:59:00Z">
        <w:r>
          <w:rPr>
            <w:color w:val="009900"/>
            <w:kern w:val="0"/>
            <w:highlight w:val="cyan"/>
            <w:lang w:eastAsia="en-US"/>
          </w:rPr>
          <w:delText>.-</w:delText>
        </w:r>
      </w:del>
      <w:del w:id="2930" w:author="hui wan" w:date="2025-12-28T21:59:00Z">
        <w:r>
          <w:rPr>
            <w:color w:val="009900"/>
            <w:kern w:val="0"/>
            <w:lang w:eastAsia="en-US"/>
          </w:rPr>
          <w:delText>Y.</w:delText>
        </w:r>
      </w:del>
      <w:del w:id="2931" w:author="hui wan" w:date="2025-12-28T21:59:00Z">
        <w:r>
          <w:rPr>
            <w:color w:val="009900"/>
            <w:kern w:val="0"/>
            <w:highlight w:val="cyan"/>
            <w:lang w:eastAsia="en-US"/>
          </w:rPr>
          <w:delText>:</w:delText>
        </w:r>
      </w:del>
      <w:del w:id="2932" w:author="hui wan" w:date="2025-12-28T21:59:00Z">
        <w:r>
          <w:rPr>
            <w:color w:val="009900"/>
            <w:kern w:val="0"/>
            <w:lang w:eastAsia="en-US"/>
          </w:rPr>
          <w:delText xml:space="preserve"> Addressing two problems in deep knowledge tracing via prediction-consistent regularization</w:delText>
        </w:r>
      </w:del>
      <w:del w:id="2933" w:author="hui wan" w:date="2025-12-28T21:59:00Z">
        <w:r>
          <w:rPr>
            <w:color w:val="009900"/>
            <w:kern w:val="0"/>
            <w:highlight w:val="cyan"/>
            <w:lang w:eastAsia="en-US"/>
          </w:rPr>
          <w:delText xml:space="preserve">, </w:delText>
        </w:r>
      </w:del>
      <w:del w:id="2934" w:author="hui wan" w:date="2025-12-28T21:59:00Z">
        <w:r>
          <w:rPr>
            <w:color w:val="009900"/>
            <w:kern w:val="0"/>
            <w:lang w:eastAsia="en-US"/>
          </w:rPr>
          <w:delText>Proceedings of the Fifth Annual ACM Conference on Learning at Scale, 2018</w:delText>
        </w:r>
      </w:del>
      <w:del w:id="2935" w:author="hui wan" w:date="2025-12-28T21:59:00Z">
        <w:r>
          <w:rPr>
            <w:color w:val="009900"/>
            <w:kern w:val="0"/>
            <w:highlight w:val="cyan"/>
            <w:lang w:eastAsia="en-US"/>
          </w:rPr>
          <w:delText>,</w:delText>
        </w:r>
      </w:del>
      <w:del w:id="2936" w:author="hui wan" w:date="2025-12-28T21:59:00Z">
        <w:r>
          <w:rPr>
            <w:color w:val="009900"/>
            <w:kern w:val="0"/>
            <w:lang w:eastAsia="en-US"/>
          </w:rPr>
          <w:delText xml:space="preserve"> 1</w:delText>
        </w:r>
      </w:del>
      <w:del w:id="2937" w:author="hui wan" w:date="2025-12-28T21:59:00Z">
        <w:r>
          <w:rPr>
            <w:color w:val="009900"/>
            <w:kern w:val="0"/>
            <w:highlight w:val="cyan"/>
            <w:lang w:eastAsia="en-US"/>
          </w:rPr>
          <w:delText>–</w:delText>
        </w:r>
      </w:del>
      <w:del w:id="2938" w:author="hui wan" w:date="2025-12-28T21:59:00Z">
        <w:r>
          <w:rPr>
            <w:color w:val="009900"/>
            <w:kern w:val="0"/>
            <w:lang w:eastAsia="en-US"/>
          </w:rPr>
          <w:delText>10.</w:delText>
        </w:r>
        <w:bookmarkEnd w:id="44"/>
      </w:del>
    </w:p>
    <w:p w14:paraId="77A73FE0">
      <w:pPr>
        <w:widowControl/>
        <w:spacing w:line="360" w:lineRule="auto"/>
        <w:ind w:left="420" w:hanging="420"/>
        <w:rPr>
          <w:color w:val="0000FA"/>
          <w:kern w:val="0"/>
        </w:rPr>
      </w:pPr>
      <w:r>
        <w:rPr>
          <w:rFonts w:hint="eastAsia"/>
          <w:color w:val="0000FA"/>
          <w:kern w:val="0"/>
        </w:rPr>
        <w:t>[6] Y</w:t>
      </w:r>
      <w:r>
        <w:rPr>
          <w:rFonts w:hint="eastAsia"/>
          <w:color w:val="0000FA"/>
          <w:kern w:val="0"/>
          <w:highlight w:val="lightGray"/>
        </w:rPr>
        <w:t>EUNG</w:t>
      </w:r>
      <w:r>
        <w:rPr>
          <w:rFonts w:hint="eastAsia"/>
          <w:color w:val="0000FA"/>
          <w:kern w:val="0"/>
        </w:rPr>
        <w:t xml:space="preserve"> C K, Y</w:t>
      </w:r>
      <w:r>
        <w:rPr>
          <w:rFonts w:hint="eastAsia"/>
          <w:color w:val="0000FA"/>
          <w:kern w:val="0"/>
          <w:highlight w:val="lightGray"/>
        </w:rPr>
        <w:t>EUNG</w:t>
      </w:r>
      <w:r>
        <w:rPr>
          <w:rFonts w:hint="eastAsia"/>
          <w:color w:val="0000FA"/>
          <w:kern w:val="0"/>
        </w:rPr>
        <w:t xml:space="preserve"> D Y. Addressing two problems in deep knowledge tracing </w:t>
      </w:r>
      <w:r>
        <w:rPr>
          <w:rFonts w:hint="eastAsia"/>
          <w:i/>
          <w:color w:val="0000FA"/>
          <w:kern w:val="0"/>
        </w:rPr>
        <w:t>via</w:t>
      </w:r>
      <w:r>
        <w:rPr>
          <w:rFonts w:hint="eastAsia"/>
          <w:color w:val="0000FA"/>
          <w:kern w:val="0"/>
        </w:rPr>
        <w:t xml:space="preserve"> prediction-consistent regularization</w:t>
      </w:r>
      <w:r>
        <w:rPr>
          <w:rFonts w:hint="eastAsia"/>
          <w:color w:val="0000FA"/>
          <w:kern w:val="0"/>
          <w:highlight w:val="cyan"/>
        </w:rPr>
        <w:t>[C]//</w:t>
      </w:r>
      <w:r>
        <w:rPr>
          <w:rFonts w:hint="eastAsia"/>
          <w:color w:val="0000FA"/>
          <w:kern w:val="0"/>
        </w:rPr>
        <w:t>Proceedings of the Fifth Annual ACM Conference on Learning at Scale</w:t>
      </w:r>
      <w:r>
        <w:rPr>
          <w:rFonts w:hint="eastAsia"/>
          <w:color w:val="0000FA"/>
          <w:kern w:val="0"/>
          <w:highlight w:val="cyan"/>
        </w:rPr>
        <w:t>. New York: ACM</w:t>
      </w:r>
      <w:r>
        <w:rPr>
          <w:rFonts w:hint="eastAsia"/>
          <w:color w:val="0000FA"/>
          <w:kern w:val="0"/>
        </w:rPr>
        <w:t>, 2018</w:t>
      </w:r>
      <w:r>
        <w:rPr>
          <w:rFonts w:hint="eastAsia"/>
          <w:color w:val="0000FA"/>
          <w:kern w:val="0"/>
          <w:highlight w:val="cyan"/>
        </w:rPr>
        <w:t>:</w:t>
      </w:r>
      <w:r>
        <w:rPr>
          <w:rFonts w:hint="eastAsia"/>
          <w:color w:val="0000FA"/>
          <w:kern w:val="0"/>
        </w:rPr>
        <w:t xml:space="preserve"> 1</w:t>
      </w:r>
      <w:r>
        <w:rPr>
          <w:rFonts w:hint="eastAsia"/>
          <w:color w:val="0000FA"/>
          <w:kern w:val="0"/>
          <w:highlight w:val="cyan"/>
        </w:rPr>
        <w:t>-</w:t>
      </w:r>
      <w:r>
        <w:rPr>
          <w:rFonts w:hint="eastAsia"/>
          <w:color w:val="0000FA"/>
          <w:kern w:val="0"/>
        </w:rPr>
        <w:t xml:space="preserve">10. </w:t>
      </w:r>
      <w:r>
        <w:fldChar w:fldCharType="begin"/>
      </w:r>
      <w:r>
        <w:instrText xml:space="preserve">HYPERLINK "https://doi.org/10.1145/3231644.3231647" \o "自助复核"</w:instrText>
      </w:r>
      <w:r>
        <w:fldChar w:fldCharType="separate"/>
      </w:r>
      <w:del w:id="2939" w:author="hui wan" w:date="2025-12-28T22:19:00Z">
        <w:r>
          <w:rPr>
            <w:rStyle w:val="24"/>
            <w:rFonts w:hint="eastAsia"/>
            <w:kern w:val="0"/>
          </w:rPr>
          <w:delText>[LinkOut]</w:delText>
        </w:r>
      </w:del>
      <w:r>
        <w:fldChar w:fldCharType="end"/>
      </w:r>
    </w:p>
    <w:p w14:paraId="664A6883">
      <w:pPr>
        <w:widowControl/>
        <w:spacing w:line="360" w:lineRule="auto"/>
        <w:ind w:left="420" w:hanging="420"/>
        <w:rPr>
          <w:del w:id="2940" w:author="hui wan" w:date="2025-12-28T21:59:00Z"/>
          <w:color w:val="009900"/>
          <w:kern w:val="0"/>
          <w:lang w:eastAsia="en-US"/>
        </w:rPr>
      </w:pPr>
      <w:del w:id="2941" w:author="hui wan" w:date="2025-12-28T21:59:00Z">
        <w:bookmarkStart w:id="45" w:name="_Ref201087741"/>
        <w:r>
          <w:rPr>
            <w:rFonts w:hint="eastAsia"/>
            <w:color w:val="009900"/>
            <w:kern w:val="0"/>
            <w:lang w:eastAsia="en-US"/>
          </w:rPr>
          <w:delText>[7]</w:delText>
        </w:r>
      </w:del>
      <w:del w:id="2942" w:author="hui wan" w:date="2025-12-28T21:59:00Z">
        <w:r>
          <w:rPr>
            <w:color w:val="009900"/>
            <w:kern w:val="0"/>
            <w:lang w:eastAsia="en-US"/>
          </w:rPr>
          <w:delText>C</w:delText>
        </w:r>
      </w:del>
      <w:del w:id="2943" w:author="hui wan" w:date="2025-12-28T21:59:00Z">
        <w:r>
          <w:rPr>
            <w:color w:val="009900"/>
            <w:kern w:val="0"/>
            <w:highlight w:val="lightGray"/>
            <w:lang w:eastAsia="en-US"/>
          </w:rPr>
          <w:delText>orbett</w:delText>
        </w:r>
      </w:del>
      <w:del w:id="2944" w:author="hui wan" w:date="2025-12-28T21:59:00Z">
        <w:r>
          <w:rPr>
            <w:color w:val="009900"/>
            <w:kern w:val="0"/>
            <w:highlight w:val="cyan"/>
            <w:lang w:eastAsia="en-US"/>
          </w:rPr>
          <w:delText>,</w:delText>
        </w:r>
      </w:del>
      <w:del w:id="2945" w:author="hui wan" w:date="2025-12-28T21:59:00Z">
        <w:r>
          <w:rPr>
            <w:color w:val="009900"/>
            <w:kern w:val="0"/>
            <w:lang w:eastAsia="en-US"/>
          </w:rPr>
          <w:delText xml:space="preserve"> A</w:delText>
        </w:r>
      </w:del>
      <w:del w:id="2946" w:author="hui wan" w:date="2025-12-28T21:59:00Z">
        <w:r>
          <w:rPr>
            <w:color w:val="009900"/>
            <w:kern w:val="0"/>
            <w:highlight w:val="cyan"/>
            <w:lang w:eastAsia="en-US"/>
          </w:rPr>
          <w:delText>.</w:delText>
        </w:r>
      </w:del>
      <w:del w:id="2947" w:author="hui wan" w:date="2025-12-28T21:59:00Z">
        <w:r>
          <w:rPr>
            <w:color w:val="009900"/>
            <w:kern w:val="0"/>
            <w:lang w:eastAsia="en-US"/>
          </w:rPr>
          <w:delText xml:space="preserve"> T</w:delText>
        </w:r>
      </w:del>
      <w:del w:id="2948" w:author="hui wan" w:date="2025-12-28T21:59:00Z">
        <w:r>
          <w:rPr>
            <w:color w:val="009900"/>
            <w:kern w:val="0"/>
            <w:highlight w:val="cyan"/>
            <w:lang w:eastAsia="en-US"/>
          </w:rPr>
          <w:delText>.</w:delText>
        </w:r>
      </w:del>
      <w:del w:id="2949" w:author="hui wan" w:date="2025-12-28T21:59:00Z">
        <w:r>
          <w:rPr>
            <w:color w:val="009900"/>
            <w:kern w:val="0"/>
            <w:lang w:eastAsia="en-US"/>
          </w:rPr>
          <w:delText xml:space="preserve">, </w:delText>
        </w:r>
      </w:del>
      <w:del w:id="2950" w:author="hui wan" w:date="2025-12-28T21:59:00Z">
        <w:r>
          <w:rPr>
            <w:color w:val="009900"/>
            <w:kern w:val="0"/>
            <w:highlight w:val="cyan"/>
            <w:lang w:eastAsia="en-US"/>
          </w:rPr>
          <w:delText xml:space="preserve">&amp; </w:delText>
        </w:r>
      </w:del>
      <w:del w:id="2951" w:author="hui wan" w:date="2025-12-28T21:59:00Z">
        <w:r>
          <w:rPr>
            <w:color w:val="009900"/>
            <w:kern w:val="0"/>
            <w:lang w:eastAsia="en-US"/>
          </w:rPr>
          <w:delText>A</w:delText>
        </w:r>
      </w:del>
      <w:del w:id="2952" w:author="hui wan" w:date="2025-12-28T21:59:00Z">
        <w:r>
          <w:rPr>
            <w:color w:val="009900"/>
            <w:kern w:val="0"/>
            <w:highlight w:val="lightGray"/>
            <w:lang w:eastAsia="en-US"/>
          </w:rPr>
          <w:delText>nderson</w:delText>
        </w:r>
      </w:del>
      <w:del w:id="2953" w:author="hui wan" w:date="2025-12-28T21:59:00Z">
        <w:r>
          <w:rPr>
            <w:color w:val="009900"/>
            <w:kern w:val="0"/>
            <w:highlight w:val="cyan"/>
            <w:lang w:eastAsia="en-US"/>
          </w:rPr>
          <w:delText>,</w:delText>
        </w:r>
      </w:del>
      <w:del w:id="2954" w:author="hui wan" w:date="2025-12-28T21:59:00Z">
        <w:r>
          <w:rPr>
            <w:color w:val="009900"/>
            <w:kern w:val="0"/>
            <w:lang w:eastAsia="en-US"/>
          </w:rPr>
          <w:delText xml:space="preserve"> J</w:delText>
        </w:r>
      </w:del>
      <w:del w:id="2955" w:author="hui wan" w:date="2025-12-28T21:59:00Z">
        <w:r>
          <w:rPr>
            <w:color w:val="009900"/>
            <w:kern w:val="0"/>
            <w:highlight w:val="cyan"/>
            <w:lang w:eastAsia="en-US"/>
          </w:rPr>
          <w:delText>.</w:delText>
        </w:r>
      </w:del>
      <w:del w:id="2956" w:author="hui wan" w:date="2025-12-28T21:59:00Z">
        <w:r>
          <w:rPr>
            <w:color w:val="009900"/>
            <w:kern w:val="0"/>
            <w:lang w:eastAsia="en-US"/>
          </w:rPr>
          <w:delText xml:space="preserve"> R</w:delText>
        </w:r>
      </w:del>
      <w:del w:id="2957" w:author="hui wan" w:date="2025-12-28T21:59:00Z">
        <w:r>
          <w:rPr>
            <w:color w:val="009900"/>
            <w:kern w:val="0"/>
            <w:highlight w:val="cyan"/>
            <w:lang w:eastAsia="en-US"/>
          </w:rPr>
          <w:delText>. (1994)</w:delText>
        </w:r>
      </w:del>
      <w:del w:id="2958" w:author="hui wan" w:date="2025-12-28T21:59:00Z">
        <w:r>
          <w:rPr>
            <w:color w:val="009900"/>
            <w:kern w:val="0"/>
            <w:lang w:eastAsia="en-US"/>
          </w:rPr>
          <w:delText xml:space="preserve">. Knowledge tracing: Modeling the acquisition of procedural knowledge. </w:delText>
        </w:r>
      </w:del>
      <w:del w:id="2959" w:author="hui wan" w:date="2025-12-28T21:59:00Z">
        <w:r>
          <w:rPr>
            <w:i/>
            <w:iCs/>
            <w:color w:val="009900"/>
            <w:kern w:val="0"/>
            <w:lang w:eastAsia="en-US"/>
          </w:rPr>
          <w:delText xml:space="preserve">User </w:delText>
        </w:r>
      </w:del>
      <w:del w:id="2960" w:author="hui wan" w:date="2025-12-28T21:59:00Z">
        <w:r>
          <w:rPr>
            <w:i/>
            <w:iCs/>
            <w:color w:val="009900"/>
            <w:kern w:val="0"/>
            <w:highlight w:val="cyan"/>
            <w:lang w:eastAsia="en-US"/>
          </w:rPr>
          <w:delText>Modeling</w:delText>
        </w:r>
      </w:del>
      <w:del w:id="2961" w:author="hui wan" w:date="2025-12-28T21:59:00Z">
        <w:r>
          <w:rPr>
            <w:i/>
            <w:iCs/>
            <w:color w:val="009900"/>
            <w:kern w:val="0"/>
            <w:lang w:eastAsia="en-US"/>
          </w:rPr>
          <w:delText xml:space="preserve"> and User-Adapted Interaction, 4</w:delText>
        </w:r>
      </w:del>
      <w:del w:id="2962" w:author="hui wan" w:date="2025-12-28T21:59:00Z">
        <w:r>
          <w:rPr>
            <w:color w:val="009900"/>
            <w:kern w:val="0"/>
            <w:lang w:eastAsia="en-US"/>
          </w:rPr>
          <w:delText>(4)</w:delText>
        </w:r>
      </w:del>
      <w:del w:id="2963" w:author="hui wan" w:date="2025-12-28T21:59:00Z">
        <w:r>
          <w:rPr>
            <w:color w:val="009900"/>
            <w:kern w:val="0"/>
            <w:highlight w:val="cyan"/>
            <w:lang w:eastAsia="en-US"/>
          </w:rPr>
          <w:delText>,</w:delText>
        </w:r>
      </w:del>
      <w:del w:id="2964" w:author="hui wan" w:date="2025-12-28T21:59:00Z">
        <w:r>
          <w:rPr>
            <w:color w:val="009900"/>
            <w:kern w:val="0"/>
            <w:lang w:eastAsia="en-US"/>
          </w:rPr>
          <w:delText xml:space="preserve"> 253</w:delText>
        </w:r>
      </w:del>
      <w:del w:id="2965" w:author="hui wan" w:date="2025-12-28T21:59:00Z">
        <w:r>
          <w:rPr>
            <w:color w:val="009900"/>
            <w:kern w:val="0"/>
            <w:highlight w:val="cyan"/>
            <w:lang w:eastAsia="en-US"/>
          </w:rPr>
          <w:delText>–</w:delText>
        </w:r>
      </w:del>
      <w:del w:id="2966" w:author="hui wan" w:date="2025-12-28T21:59:00Z">
        <w:r>
          <w:rPr>
            <w:color w:val="009900"/>
            <w:kern w:val="0"/>
            <w:lang w:eastAsia="en-US"/>
          </w:rPr>
          <w:delText>278.</w:delText>
        </w:r>
        <w:bookmarkEnd w:id="45"/>
      </w:del>
    </w:p>
    <w:p w14:paraId="4F985868">
      <w:pPr>
        <w:widowControl/>
        <w:spacing w:line="360" w:lineRule="auto"/>
        <w:ind w:left="420" w:hanging="420"/>
        <w:rPr>
          <w:color w:val="0000FA"/>
          <w:kern w:val="0"/>
        </w:rPr>
      </w:pPr>
      <w:r>
        <w:rPr>
          <w:rFonts w:hint="eastAsia"/>
          <w:color w:val="0000FA"/>
          <w:kern w:val="0"/>
        </w:rPr>
        <w:t>[7] C</w:t>
      </w:r>
      <w:r>
        <w:rPr>
          <w:rFonts w:hint="eastAsia"/>
          <w:color w:val="0000FA"/>
          <w:kern w:val="0"/>
          <w:highlight w:val="lightGray"/>
        </w:rPr>
        <w:t>ORBETT</w:t>
      </w:r>
      <w:r>
        <w:rPr>
          <w:rFonts w:hint="eastAsia"/>
          <w:color w:val="0000FA"/>
          <w:kern w:val="0"/>
        </w:rPr>
        <w:t xml:space="preserve"> A T, A</w:t>
      </w:r>
      <w:r>
        <w:rPr>
          <w:rFonts w:hint="eastAsia"/>
          <w:color w:val="0000FA"/>
          <w:kern w:val="0"/>
          <w:highlight w:val="lightGray"/>
        </w:rPr>
        <w:t>NDERSON</w:t>
      </w:r>
      <w:r>
        <w:rPr>
          <w:rFonts w:hint="eastAsia"/>
          <w:color w:val="0000FA"/>
          <w:kern w:val="0"/>
        </w:rPr>
        <w:t xml:space="preserve"> J R. Knowledge tracing: Modeling the acquisition of procedural knowledge</w:t>
      </w:r>
      <w:r>
        <w:rPr>
          <w:rFonts w:hint="eastAsia"/>
          <w:color w:val="0000FA"/>
          <w:kern w:val="0"/>
          <w:highlight w:val="cyan"/>
        </w:rPr>
        <w:t>[J]</w:t>
      </w:r>
      <w:r>
        <w:rPr>
          <w:rFonts w:hint="eastAsia"/>
          <w:color w:val="0000FA"/>
          <w:kern w:val="0"/>
        </w:rPr>
        <w:t xml:space="preserve">. User </w:t>
      </w:r>
      <w:r>
        <w:rPr>
          <w:rFonts w:hint="eastAsia"/>
          <w:color w:val="0000FA"/>
          <w:kern w:val="0"/>
          <w:highlight w:val="cyan"/>
        </w:rPr>
        <w:t>Modelling</w:t>
      </w:r>
      <w:r>
        <w:rPr>
          <w:rFonts w:hint="eastAsia"/>
          <w:color w:val="0000FA"/>
          <w:kern w:val="0"/>
        </w:rPr>
        <w:t xml:space="preserve"> and User-Adapted Interaction</w:t>
      </w:r>
      <w:r>
        <w:rPr>
          <w:rFonts w:hint="eastAsia"/>
          <w:color w:val="0000FA"/>
          <w:kern w:val="0"/>
          <w:highlight w:val="cyan"/>
        </w:rPr>
        <w:t>, 1995</w:t>
      </w:r>
      <w:r>
        <w:rPr>
          <w:rFonts w:hint="eastAsia"/>
          <w:color w:val="0000FA"/>
          <w:kern w:val="0"/>
        </w:rPr>
        <w:t>, 4(4)</w:t>
      </w:r>
      <w:r>
        <w:rPr>
          <w:rFonts w:hint="eastAsia"/>
          <w:color w:val="0000FA"/>
          <w:kern w:val="0"/>
          <w:highlight w:val="cyan"/>
        </w:rPr>
        <w:t>:</w:t>
      </w:r>
      <w:r>
        <w:rPr>
          <w:rFonts w:hint="eastAsia"/>
          <w:color w:val="0000FA"/>
          <w:kern w:val="0"/>
        </w:rPr>
        <w:t xml:space="preserve"> 253</w:t>
      </w:r>
      <w:r>
        <w:rPr>
          <w:rFonts w:hint="eastAsia"/>
          <w:color w:val="0000FA"/>
          <w:kern w:val="0"/>
          <w:highlight w:val="cyan"/>
        </w:rPr>
        <w:t>-</w:t>
      </w:r>
      <w:r>
        <w:rPr>
          <w:rFonts w:hint="eastAsia"/>
          <w:color w:val="0000FA"/>
          <w:kern w:val="0"/>
        </w:rPr>
        <w:t xml:space="preserve">278. </w:t>
      </w:r>
      <w:r>
        <w:fldChar w:fldCharType="begin"/>
      </w:r>
      <w:r>
        <w:instrText xml:space="preserve">HYPERLINK "https://doi.org/10.1007/bf01099821" \o "自助复核"</w:instrText>
      </w:r>
      <w:r>
        <w:fldChar w:fldCharType="separate"/>
      </w:r>
      <w:del w:id="2967" w:author="hui wan" w:date="2025-12-28T22:19:00Z">
        <w:r>
          <w:rPr>
            <w:rStyle w:val="24"/>
            <w:rFonts w:hint="eastAsia"/>
            <w:kern w:val="0"/>
          </w:rPr>
          <w:delText>[LinkOut]</w:delText>
        </w:r>
      </w:del>
      <w:r>
        <w:fldChar w:fldCharType="end"/>
      </w:r>
    </w:p>
    <w:p w14:paraId="2284806C">
      <w:pPr>
        <w:widowControl/>
        <w:spacing w:line="360" w:lineRule="auto"/>
        <w:ind w:left="420" w:hanging="420"/>
        <w:rPr>
          <w:del w:id="2968" w:author="hui wan" w:date="2025-12-28T22:05:00Z"/>
          <w:color w:val="009900"/>
          <w:kern w:val="0"/>
          <w:highlight w:val="cyan"/>
          <w:lang w:eastAsia="en-US"/>
        </w:rPr>
      </w:pPr>
      <w:del w:id="2969" w:author="hui wan" w:date="2025-12-28T22:05:00Z">
        <w:bookmarkStart w:id="46" w:name="_Ref201087748"/>
        <w:r>
          <w:rPr>
            <w:rFonts w:hint="eastAsia"/>
            <w:color w:val="009900"/>
            <w:kern w:val="0"/>
            <w:lang w:eastAsia="en-US"/>
          </w:rPr>
          <w:delText>[8]</w:delText>
        </w:r>
      </w:del>
      <w:del w:id="2970" w:author="hui wan" w:date="2025-12-28T22:05:00Z">
        <w:r>
          <w:rPr>
            <w:color w:val="009900"/>
            <w:kern w:val="0"/>
            <w:lang w:eastAsia="en-US"/>
          </w:rPr>
          <w:delText>E</w:delText>
        </w:r>
      </w:del>
      <w:del w:id="2971" w:author="hui wan" w:date="2025-12-28T22:05:00Z">
        <w:r>
          <w:rPr>
            <w:color w:val="009900"/>
            <w:kern w:val="0"/>
            <w:highlight w:val="lightGray"/>
            <w:lang w:eastAsia="en-US"/>
          </w:rPr>
          <w:delText>mbretson</w:delText>
        </w:r>
      </w:del>
      <w:del w:id="2972" w:author="hui wan" w:date="2025-12-28T22:05:00Z">
        <w:r>
          <w:rPr>
            <w:color w:val="009900"/>
            <w:kern w:val="0"/>
            <w:highlight w:val="cyan"/>
            <w:lang w:eastAsia="en-US"/>
          </w:rPr>
          <w:delText>,</w:delText>
        </w:r>
      </w:del>
      <w:del w:id="2973" w:author="hui wan" w:date="2025-12-28T22:05:00Z">
        <w:r>
          <w:rPr>
            <w:color w:val="009900"/>
            <w:kern w:val="0"/>
            <w:lang w:eastAsia="en-US"/>
          </w:rPr>
          <w:delText xml:space="preserve"> S</w:delText>
        </w:r>
      </w:del>
      <w:del w:id="2974" w:author="hui wan" w:date="2025-12-28T22:05:00Z">
        <w:r>
          <w:rPr>
            <w:color w:val="009900"/>
            <w:kern w:val="0"/>
            <w:highlight w:val="cyan"/>
            <w:lang w:eastAsia="en-US"/>
          </w:rPr>
          <w:delText>.</w:delText>
        </w:r>
      </w:del>
      <w:del w:id="2975" w:author="hui wan" w:date="2025-12-28T22:05:00Z">
        <w:r>
          <w:rPr>
            <w:color w:val="009900"/>
            <w:kern w:val="0"/>
            <w:lang w:eastAsia="en-US"/>
          </w:rPr>
          <w:delText xml:space="preserve"> E</w:delText>
        </w:r>
      </w:del>
      <w:del w:id="2976" w:author="hui wan" w:date="2025-12-28T22:05:00Z">
        <w:r>
          <w:rPr>
            <w:color w:val="009900"/>
            <w:kern w:val="0"/>
            <w:highlight w:val="cyan"/>
            <w:lang w:eastAsia="en-US"/>
          </w:rPr>
          <w:delText>.</w:delText>
        </w:r>
      </w:del>
      <w:del w:id="2977" w:author="hui wan" w:date="2025-12-28T22:05:00Z">
        <w:r>
          <w:rPr>
            <w:color w:val="009900"/>
            <w:kern w:val="0"/>
            <w:lang w:eastAsia="en-US"/>
          </w:rPr>
          <w:delText xml:space="preserve">, </w:delText>
        </w:r>
      </w:del>
      <w:del w:id="2978" w:author="hui wan" w:date="2025-12-28T22:05:00Z">
        <w:r>
          <w:rPr>
            <w:color w:val="009900"/>
            <w:kern w:val="0"/>
            <w:highlight w:val="cyan"/>
            <w:lang w:eastAsia="en-US"/>
          </w:rPr>
          <w:delText xml:space="preserve">&amp; </w:delText>
        </w:r>
      </w:del>
      <w:del w:id="2979" w:author="hui wan" w:date="2025-12-28T22:05:00Z">
        <w:r>
          <w:rPr>
            <w:color w:val="009900"/>
            <w:kern w:val="0"/>
            <w:lang w:eastAsia="en-US"/>
          </w:rPr>
          <w:delText>R</w:delText>
        </w:r>
      </w:del>
      <w:del w:id="2980" w:author="hui wan" w:date="2025-12-28T22:05:00Z">
        <w:r>
          <w:rPr>
            <w:color w:val="009900"/>
            <w:kern w:val="0"/>
            <w:highlight w:val="lightGray"/>
            <w:lang w:eastAsia="en-US"/>
          </w:rPr>
          <w:delText>eise</w:delText>
        </w:r>
      </w:del>
      <w:del w:id="2981" w:author="hui wan" w:date="2025-12-28T22:05:00Z">
        <w:r>
          <w:rPr>
            <w:color w:val="009900"/>
            <w:kern w:val="0"/>
            <w:highlight w:val="cyan"/>
            <w:lang w:eastAsia="en-US"/>
          </w:rPr>
          <w:delText>,</w:delText>
        </w:r>
      </w:del>
      <w:del w:id="2982" w:author="hui wan" w:date="2025-12-28T22:05:00Z">
        <w:r>
          <w:rPr>
            <w:color w:val="009900"/>
            <w:kern w:val="0"/>
            <w:lang w:eastAsia="en-US"/>
          </w:rPr>
          <w:delText xml:space="preserve"> S</w:delText>
        </w:r>
      </w:del>
      <w:del w:id="2983" w:author="hui wan" w:date="2025-12-28T22:05:00Z">
        <w:r>
          <w:rPr>
            <w:color w:val="009900"/>
            <w:kern w:val="0"/>
            <w:highlight w:val="cyan"/>
            <w:lang w:eastAsia="en-US"/>
          </w:rPr>
          <w:delText>.</w:delText>
        </w:r>
      </w:del>
      <w:del w:id="2984" w:author="hui wan" w:date="2025-12-28T22:05:00Z">
        <w:r>
          <w:rPr>
            <w:color w:val="009900"/>
            <w:kern w:val="0"/>
            <w:lang w:eastAsia="en-US"/>
          </w:rPr>
          <w:delText xml:space="preserve"> P</w:delText>
        </w:r>
      </w:del>
      <w:del w:id="2985" w:author="hui wan" w:date="2025-12-28T22:05:00Z">
        <w:r>
          <w:rPr>
            <w:color w:val="009900"/>
            <w:kern w:val="0"/>
            <w:highlight w:val="cyan"/>
            <w:lang w:eastAsia="en-US"/>
          </w:rPr>
          <w:delText>. (2013)</w:delText>
        </w:r>
      </w:del>
      <w:del w:id="2986" w:author="hui wan" w:date="2025-12-28T22:05:00Z">
        <w:r>
          <w:rPr>
            <w:color w:val="009900"/>
            <w:kern w:val="0"/>
            <w:lang w:eastAsia="en-US"/>
          </w:rPr>
          <w:delText xml:space="preserve">. </w:delText>
        </w:r>
      </w:del>
      <w:del w:id="2987" w:author="hui wan" w:date="2025-12-28T22:05:00Z">
        <w:r>
          <w:rPr>
            <w:i/>
            <w:iCs/>
            <w:color w:val="009900"/>
            <w:kern w:val="0"/>
            <w:lang w:eastAsia="en-US"/>
          </w:rPr>
          <w:delText xml:space="preserve">Item </w:delText>
        </w:r>
      </w:del>
      <w:del w:id="2988" w:author="hui wan" w:date="2025-12-28T22:05:00Z">
        <w:r>
          <w:rPr>
            <w:i/>
            <w:iCs/>
            <w:color w:val="009900"/>
            <w:kern w:val="0"/>
            <w:highlight w:val="lightGray"/>
            <w:lang w:eastAsia="en-US"/>
          </w:rPr>
          <w:delText>r</w:delText>
        </w:r>
      </w:del>
      <w:del w:id="2989" w:author="hui wan" w:date="2025-12-28T22:05:00Z">
        <w:r>
          <w:rPr>
            <w:i/>
            <w:iCs/>
            <w:color w:val="009900"/>
            <w:kern w:val="0"/>
            <w:lang w:eastAsia="en-US"/>
          </w:rPr>
          <w:delText xml:space="preserve">esponse </w:delText>
        </w:r>
      </w:del>
      <w:del w:id="2990" w:author="hui wan" w:date="2025-12-28T22:05:00Z">
        <w:r>
          <w:rPr>
            <w:i/>
            <w:iCs/>
            <w:color w:val="009900"/>
            <w:kern w:val="0"/>
            <w:highlight w:val="lightGray"/>
            <w:lang w:eastAsia="en-US"/>
          </w:rPr>
          <w:delText>t</w:delText>
        </w:r>
      </w:del>
      <w:del w:id="2991" w:author="hui wan" w:date="2025-12-28T22:05:00Z">
        <w:r>
          <w:rPr>
            <w:i/>
            <w:iCs/>
            <w:color w:val="009900"/>
            <w:kern w:val="0"/>
            <w:lang w:eastAsia="en-US"/>
          </w:rPr>
          <w:delText>heory</w:delText>
        </w:r>
      </w:del>
      <w:del w:id="2992" w:author="hui wan" w:date="2025-12-28T22:05:00Z">
        <w:r>
          <w:rPr>
            <w:color w:val="009900"/>
            <w:kern w:val="0"/>
            <w:lang w:eastAsia="en-US"/>
          </w:rPr>
          <w:delText>. Psychology Press</w:delText>
        </w:r>
      </w:del>
      <w:del w:id="2993" w:author="hui wan" w:date="2025-12-28T22:05:00Z">
        <w:r>
          <w:rPr>
            <w:color w:val="009900"/>
            <w:kern w:val="0"/>
            <w:highlight w:val="cyan"/>
            <w:lang w:eastAsia="en-US"/>
          </w:rPr>
          <w:delText>.</w:delText>
        </w:r>
        <w:bookmarkEnd w:id="46"/>
      </w:del>
    </w:p>
    <w:p w14:paraId="503F85A0">
      <w:pPr>
        <w:widowControl/>
        <w:spacing w:line="360" w:lineRule="auto"/>
        <w:ind w:left="420" w:hanging="420"/>
        <w:rPr>
          <w:color w:val="0000FA"/>
          <w:kern w:val="0"/>
          <w:highlight w:val="cyan"/>
        </w:rPr>
      </w:pPr>
      <w:r>
        <w:rPr>
          <w:rFonts w:hint="eastAsia"/>
          <w:color w:val="0000FA"/>
          <w:kern w:val="0"/>
        </w:rPr>
        <w:t>[8] E</w:t>
      </w:r>
      <w:r>
        <w:rPr>
          <w:rFonts w:hint="eastAsia"/>
          <w:color w:val="0000FA"/>
          <w:kern w:val="0"/>
          <w:highlight w:val="lightGray"/>
        </w:rPr>
        <w:t>MBRETSON</w:t>
      </w:r>
      <w:r>
        <w:rPr>
          <w:rFonts w:hint="eastAsia"/>
          <w:color w:val="0000FA"/>
          <w:kern w:val="0"/>
        </w:rPr>
        <w:t xml:space="preserve"> S E, R</w:t>
      </w:r>
      <w:r>
        <w:rPr>
          <w:rFonts w:hint="eastAsia"/>
          <w:color w:val="0000FA"/>
          <w:kern w:val="0"/>
          <w:highlight w:val="lightGray"/>
        </w:rPr>
        <w:t>EISE</w:t>
      </w:r>
      <w:r>
        <w:rPr>
          <w:rFonts w:hint="eastAsia"/>
          <w:color w:val="0000FA"/>
          <w:kern w:val="0"/>
        </w:rPr>
        <w:t xml:space="preserve"> S P. Item </w:t>
      </w:r>
      <w:r>
        <w:rPr>
          <w:color w:val="0000FA"/>
          <w:kern w:val="0"/>
          <w:highlight w:val="lightGray"/>
        </w:rPr>
        <w:t>r</w:t>
      </w:r>
      <w:r>
        <w:rPr>
          <w:color w:val="0000FA"/>
          <w:kern w:val="0"/>
        </w:rPr>
        <w:t xml:space="preserve">esponse </w:t>
      </w:r>
      <w:r>
        <w:rPr>
          <w:color w:val="0000FA"/>
          <w:kern w:val="0"/>
          <w:highlight w:val="lightGray"/>
        </w:rPr>
        <w:t>t</w:t>
      </w:r>
      <w:r>
        <w:rPr>
          <w:color w:val="0000FA"/>
          <w:kern w:val="0"/>
        </w:rPr>
        <w:t>h</w:t>
      </w:r>
      <w:r>
        <w:rPr>
          <w:rFonts w:hint="eastAsia"/>
          <w:color w:val="0000FA"/>
          <w:kern w:val="0"/>
        </w:rPr>
        <w:t>eory</w:t>
      </w:r>
      <w:r>
        <w:rPr>
          <w:rFonts w:hint="eastAsia"/>
          <w:color w:val="0000FA"/>
          <w:kern w:val="0"/>
          <w:highlight w:val="cyan"/>
        </w:rPr>
        <w:t>[M]</w:t>
      </w:r>
      <w:r>
        <w:rPr>
          <w:rFonts w:hint="eastAsia"/>
          <w:color w:val="0000FA"/>
          <w:kern w:val="0"/>
        </w:rPr>
        <w:t>.</w:t>
      </w:r>
      <w:r>
        <w:rPr>
          <w:rFonts w:hint="eastAsia"/>
          <w:color w:val="0000FA"/>
          <w:kern w:val="0"/>
          <w:highlight w:val="cyan"/>
        </w:rPr>
        <w:t xml:space="preserve"> </w:t>
      </w:r>
      <w:ins w:id="2994" w:author="hui wan" w:date="2025-12-28T22:05:00Z">
        <w:r>
          <w:rPr>
            <w:color w:val="0000FA"/>
            <w:kern w:val="0"/>
          </w:rPr>
          <w:t>Hove</w:t>
        </w:r>
      </w:ins>
      <w:del w:id="2995" w:author="hui wan" w:date="2025-12-28T22:05:00Z">
        <w:r>
          <w:rPr>
            <w:rFonts w:hint="eastAsia"/>
            <w:color w:val="0000FA"/>
            <w:kern w:val="0"/>
            <w:highlight w:val="cyan"/>
          </w:rPr>
          <w:delText>■■</w:delText>
        </w:r>
      </w:del>
      <w:r>
        <w:rPr>
          <w:rFonts w:hint="eastAsia"/>
          <w:color w:val="0000FA"/>
          <w:kern w:val="0"/>
          <w:highlight w:val="cyan"/>
        </w:rPr>
        <w:t>:</w:t>
      </w:r>
      <w:r>
        <w:rPr>
          <w:rFonts w:hint="eastAsia"/>
          <w:color w:val="0000FA"/>
          <w:kern w:val="0"/>
        </w:rPr>
        <w:t xml:space="preserve"> Psychology Press</w:t>
      </w:r>
      <w:r>
        <w:rPr>
          <w:rFonts w:hint="eastAsia"/>
          <w:color w:val="0000FA"/>
          <w:kern w:val="0"/>
          <w:highlight w:val="cyan"/>
        </w:rPr>
        <w:t>, 2000</w:t>
      </w:r>
      <w:r>
        <w:rPr>
          <w:rFonts w:hint="eastAsia"/>
          <w:color w:val="0000FA"/>
          <w:kern w:val="0"/>
        </w:rPr>
        <w:t xml:space="preserve"> </w:t>
      </w:r>
      <w:r>
        <w:fldChar w:fldCharType="begin"/>
      </w:r>
      <w:r>
        <w:instrText xml:space="preserve">HYPERLINK "https://book.douban.com/subject/4338840/" \o "自助复核"</w:instrText>
      </w:r>
      <w:r>
        <w:fldChar w:fldCharType="separate"/>
      </w:r>
      <w:del w:id="2996" w:author="hui wan" w:date="2025-12-28T22:19:00Z">
        <w:r>
          <w:rPr>
            <w:rStyle w:val="24"/>
            <w:rFonts w:hint="eastAsia"/>
            <w:kern w:val="0"/>
          </w:rPr>
          <w:delText>[LinkOut]</w:delText>
        </w:r>
      </w:del>
      <w:r>
        <w:fldChar w:fldCharType="end"/>
      </w:r>
    </w:p>
    <w:p w14:paraId="2FF63586">
      <w:pPr>
        <w:widowControl/>
        <w:spacing w:line="360" w:lineRule="auto"/>
        <w:ind w:left="420" w:hanging="420"/>
        <w:rPr>
          <w:color w:val="000000"/>
        </w:rPr>
      </w:pPr>
      <w:bookmarkStart w:id="47" w:name="_Ref201082364"/>
      <w:bookmarkEnd w:id="47"/>
      <w:r>
        <w:rPr>
          <w:rFonts w:hint="eastAsia"/>
          <w:color w:val="000000"/>
        </w:rPr>
        <w:t>[9]</w:t>
      </w:r>
      <w:del w:id="2997" w:author="hui wan" w:date="2025-12-28T10:02:00Z">
        <w:r>
          <w:rPr>
            <w:color w:val="000000"/>
          </w:rPr>
          <w:delText>Piech, C., Bassen, J., Huang, J., Ganguli, S., Sahami, M., Guibas, L. J., &amp; Sohl-Dickstein, J. (2015). Deep knowledge tracing. Advances in neural information processing systems, 28.</w:delText>
        </w:r>
      </w:del>
      <w:del w:id="2998" w:author="hui wan" w:date="2025-12-28T10:02:00Z">
        <w:r>
          <w:rPr>
            <w:color w:val="000000"/>
          </w:rPr>
          <w:fldChar w:fldCharType="begin"/>
        </w:r>
      </w:del>
      <w:del w:id="2999" w:author="hui wan" w:date="2025-12-28T10:02:00Z">
        <w:r>
          <w:rPr>
            <w:color w:val="000000"/>
          </w:rPr>
          <w:delInstrText xml:space="preserve"> HYPERLINK "https://www.baidu.com/s?ie=utf-8&amp;wd=piech%20c%20bassen%20j%20huang%20j%20ganguli%20s%20sahami%20m%20guibas%20l%20j%20sohl%20dickstein%20j%202015%20deep%20knowledge%20tracing%20advances%20in%20neural%20information%20processing%20systems%2028" \o "Baidu学术自助补缺" </w:delInstrText>
        </w:r>
      </w:del>
      <w:del w:id="3000" w:author="hui wan" w:date="2025-12-28T10:02:00Z">
        <w:r>
          <w:rPr>
            <w:color w:val="000000"/>
          </w:rPr>
          <w:fldChar w:fldCharType="separate"/>
        </w:r>
      </w:del>
      <w:del w:id="3001" w:author="hui wan" w:date="2025-12-28T10:02:00Z">
        <w:r>
          <w:rPr>
            <w:rStyle w:val="24"/>
            <w:rFonts w:hint="eastAsia"/>
          </w:rPr>
          <w:delText>【自助补缺】</w:delText>
        </w:r>
      </w:del>
      <w:del w:id="3002" w:author="hui wan" w:date="2025-12-28T10:02:00Z">
        <w:r>
          <w:rPr>
            <w:color w:val="000000"/>
          </w:rPr>
          <w:fldChar w:fldCharType="end"/>
        </w:r>
      </w:del>
      <w:del w:id="3003" w:author="hui wan" w:date="2025-12-28T10:02:00Z">
        <w:r>
          <w:rPr>
            <w:color w:val="000000"/>
          </w:rPr>
          <w:fldChar w:fldCharType="begin"/>
        </w:r>
      </w:del>
      <w:del w:id="3004" w:author="hui wan" w:date="2025-12-28T10:02:00Z">
        <w:r>
          <w:rPr>
            <w:color w:val="000000"/>
          </w:rPr>
          <w:delInstrText xml:space="preserve"> HYPERLINK "https://cn.bing.com/search?q=piech%20c%20bassen%20j%20huang%20j%20ganguli%20s%20sahami%20m%20guibas%20l%20j%20sohl%20dickstein%20j%202015%20deep%20knowledge%20tracing%20advances%20in%20neural%20information%20processing%20systems%2028&amp;form=QBLH&amp;sp=-1&amp;lq=0" \o "Bing自助补缺" </w:delInstrText>
        </w:r>
      </w:del>
      <w:del w:id="3005" w:author="hui wan" w:date="2025-12-28T10:02:00Z">
        <w:r>
          <w:rPr>
            <w:color w:val="000000"/>
          </w:rPr>
          <w:fldChar w:fldCharType="separate"/>
        </w:r>
      </w:del>
      <w:del w:id="3006" w:author="hui wan" w:date="2025-12-28T10:02:00Z">
        <w:r>
          <w:rPr>
            <w:rStyle w:val="24"/>
            <w:rFonts w:hint="eastAsia"/>
          </w:rPr>
          <w:delText>【自助补缺】</w:delText>
        </w:r>
      </w:del>
      <w:del w:id="3007" w:author="hui wan" w:date="2025-12-28T10:02:00Z">
        <w:r>
          <w:rPr>
            <w:color w:val="000000"/>
          </w:rPr>
          <w:fldChar w:fldCharType="end"/>
        </w:r>
      </w:del>
      <w:del w:id="3008" w:author="hui wan" w:date="2025-12-28T10:02:00Z">
        <w:r>
          <w:rPr>
            <w:color w:val="000000"/>
          </w:rPr>
          <w:fldChar w:fldCharType="begin"/>
        </w:r>
      </w:del>
      <w:del w:id="3009" w:author="hui wan" w:date="2025-12-28T10:02:00Z">
        <w:r>
          <w:rPr>
            <w:color w:val="000000"/>
          </w:rPr>
          <w:delInstrText xml:space="preserve"> HYPERLINK "https://www.so.com/s?q=piech%20c%20bassen%20j%20huang%20j%20ganguli%20s%20sahami%20m%20guibas%20l%20j%20sohl%20dickstein%20j%202015%20deep%20knowledge%20tracing%20advances%20in%20neural%20information%20processing%20systems%2028&amp;src=srp&amp;ssid=&amp;fr=none&amp;sp=ad0" \o "360自助补缺" </w:delInstrText>
        </w:r>
      </w:del>
      <w:del w:id="3010" w:author="hui wan" w:date="2025-12-28T10:02:00Z">
        <w:r>
          <w:rPr>
            <w:color w:val="000000"/>
          </w:rPr>
          <w:fldChar w:fldCharType="separate"/>
        </w:r>
      </w:del>
      <w:del w:id="3011" w:author="hui wan" w:date="2025-12-28T10:02:00Z">
        <w:r>
          <w:rPr>
            <w:rStyle w:val="24"/>
            <w:rFonts w:hint="eastAsia"/>
          </w:rPr>
          <w:delText>【自助补缺】</w:delText>
        </w:r>
      </w:del>
      <w:del w:id="3012" w:author="hui wan" w:date="2025-12-28T10:02:00Z">
        <w:r>
          <w:rPr>
            <w:color w:val="000000"/>
          </w:rPr>
          <w:fldChar w:fldCharType="end"/>
        </w:r>
      </w:del>
      <w:ins w:id="3013" w:author="hui wan" w:date="2025-12-28T10:02:00Z">
        <w:r>
          <w:rPr>
            <w:rFonts w:hint="eastAsia"/>
            <w:color w:val="000000"/>
          </w:rPr>
          <w:t xml:space="preserve"> </w:t>
        </w:r>
      </w:ins>
      <w:ins w:id="3014" w:author="hui wan" w:date="2025-12-28T10:02:00Z">
        <w:r>
          <w:rPr>
            <w:color w:val="000000"/>
          </w:rPr>
          <w:t>PIECH C, BASSEN J, HUANG J, et al. Deep knowledge tracing[C]//Proceedings of the 29th International Conference on Neural Information Processing Systems. Cambridge: MIT Press, 2015: 505 - 513.</w:t>
        </w:r>
      </w:ins>
    </w:p>
    <w:p w14:paraId="13702CD3">
      <w:pPr>
        <w:widowControl/>
        <w:spacing w:line="360" w:lineRule="auto"/>
        <w:ind w:left="420" w:hanging="420"/>
        <w:rPr>
          <w:del w:id="3015" w:author="hui wan" w:date="2025-12-28T15:59:00Z"/>
          <w:color w:val="009900"/>
        </w:rPr>
      </w:pPr>
      <w:del w:id="3016" w:author="hui wan" w:date="2025-12-28T15:59:00Z">
        <w:bookmarkStart w:id="48" w:name="_Ref201082366"/>
        <w:bookmarkEnd w:id="48"/>
        <w:r>
          <w:rPr>
            <w:rFonts w:hint="eastAsia"/>
            <w:color w:val="009900"/>
          </w:rPr>
          <w:delText>[10]</w:delText>
        </w:r>
      </w:del>
      <w:del w:id="3017" w:author="hui wan" w:date="2025-12-28T15:59:00Z">
        <w:r>
          <w:rPr>
            <w:color w:val="009900"/>
          </w:rPr>
          <w:delText>A</w:delText>
        </w:r>
      </w:del>
      <w:del w:id="3018" w:author="hui wan" w:date="2025-12-28T15:59:00Z">
        <w:r>
          <w:rPr>
            <w:color w:val="009900"/>
            <w:highlight w:val="lightGray"/>
          </w:rPr>
          <w:delText>bdelrahman</w:delText>
        </w:r>
      </w:del>
      <w:del w:id="3019" w:author="hui wan" w:date="2025-12-28T15:59:00Z">
        <w:r>
          <w:rPr>
            <w:color w:val="009900"/>
            <w:highlight w:val="cyan"/>
          </w:rPr>
          <w:delText>,</w:delText>
        </w:r>
      </w:del>
      <w:del w:id="3020" w:author="hui wan" w:date="2025-12-28T15:59:00Z">
        <w:r>
          <w:rPr>
            <w:color w:val="009900"/>
          </w:rPr>
          <w:delText xml:space="preserve"> G</w:delText>
        </w:r>
      </w:del>
      <w:del w:id="3021" w:author="hui wan" w:date="2025-12-28T15:59:00Z">
        <w:r>
          <w:rPr>
            <w:color w:val="009900"/>
            <w:highlight w:val="cyan"/>
          </w:rPr>
          <w:delText>.</w:delText>
        </w:r>
      </w:del>
      <w:del w:id="3022" w:author="hui wan" w:date="2025-12-28T15:59:00Z">
        <w:r>
          <w:rPr>
            <w:color w:val="009900"/>
          </w:rPr>
          <w:delText>, W</w:delText>
        </w:r>
      </w:del>
      <w:del w:id="3023" w:author="hui wan" w:date="2025-12-28T15:59:00Z">
        <w:r>
          <w:rPr>
            <w:color w:val="009900"/>
            <w:highlight w:val="lightGray"/>
          </w:rPr>
          <w:delText>ang</w:delText>
        </w:r>
      </w:del>
      <w:del w:id="3024" w:author="hui wan" w:date="2025-12-28T15:59:00Z">
        <w:r>
          <w:rPr>
            <w:color w:val="009900"/>
            <w:highlight w:val="cyan"/>
          </w:rPr>
          <w:delText>,</w:delText>
        </w:r>
      </w:del>
      <w:del w:id="3025" w:author="hui wan" w:date="2025-12-28T15:59:00Z">
        <w:r>
          <w:rPr>
            <w:color w:val="009900"/>
          </w:rPr>
          <w:delText xml:space="preserve"> Q</w:delText>
        </w:r>
      </w:del>
      <w:del w:id="3026" w:author="hui wan" w:date="2025-12-28T15:59:00Z">
        <w:r>
          <w:rPr>
            <w:color w:val="009900"/>
            <w:highlight w:val="cyan"/>
          </w:rPr>
          <w:delText>.</w:delText>
        </w:r>
      </w:del>
      <w:del w:id="3027" w:author="hui wan" w:date="2025-12-28T15:59:00Z">
        <w:r>
          <w:rPr>
            <w:color w:val="009900"/>
          </w:rPr>
          <w:delText xml:space="preserve">, </w:delText>
        </w:r>
      </w:del>
      <w:del w:id="3028" w:author="hui wan" w:date="2025-12-28T15:59:00Z">
        <w:r>
          <w:rPr>
            <w:color w:val="009900"/>
            <w:highlight w:val="cyan"/>
          </w:rPr>
          <w:delText xml:space="preserve">&amp; </w:delText>
        </w:r>
      </w:del>
      <w:del w:id="3029" w:author="hui wan" w:date="2025-12-28T15:59:00Z">
        <w:r>
          <w:rPr>
            <w:color w:val="009900"/>
          </w:rPr>
          <w:delText>N</w:delText>
        </w:r>
      </w:del>
      <w:del w:id="3030" w:author="hui wan" w:date="2025-12-28T15:59:00Z">
        <w:r>
          <w:rPr>
            <w:color w:val="009900"/>
            <w:highlight w:val="lightGray"/>
          </w:rPr>
          <w:delText>unes</w:delText>
        </w:r>
      </w:del>
      <w:del w:id="3031" w:author="hui wan" w:date="2025-12-28T15:59:00Z">
        <w:r>
          <w:rPr>
            <w:color w:val="009900"/>
            <w:highlight w:val="cyan"/>
          </w:rPr>
          <w:delText>,</w:delText>
        </w:r>
      </w:del>
      <w:del w:id="3032" w:author="hui wan" w:date="2025-12-28T15:59:00Z">
        <w:r>
          <w:rPr>
            <w:color w:val="009900"/>
          </w:rPr>
          <w:delText xml:space="preserve"> B</w:delText>
        </w:r>
      </w:del>
      <w:del w:id="3033" w:author="hui wan" w:date="2025-12-28T15:59:00Z">
        <w:r>
          <w:rPr>
            <w:color w:val="009900"/>
            <w:highlight w:val="cyan"/>
          </w:rPr>
          <w:delText>. (2023)</w:delText>
        </w:r>
      </w:del>
      <w:del w:id="3034" w:author="hui wan" w:date="2025-12-28T15:59:00Z">
        <w:r>
          <w:rPr>
            <w:color w:val="009900"/>
          </w:rPr>
          <w:delText xml:space="preserve">. Knowledge tracing: </w:delText>
        </w:r>
      </w:del>
      <w:del w:id="3035" w:author="hui wan" w:date="2025-12-28T15:59:00Z">
        <w:r>
          <w:rPr>
            <w:color w:val="009900"/>
            <w:highlight w:val="lightGray"/>
          </w:rPr>
          <w:delText>A</w:delText>
        </w:r>
      </w:del>
      <w:del w:id="3036" w:author="hui wan" w:date="2025-12-28T15:59:00Z">
        <w:r>
          <w:rPr>
            <w:color w:val="009900"/>
          </w:rPr>
          <w:delText xml:space="preserve"> survey. ACM Computing Surveys, 55(11)</w:delText>
        </w:r>
      </w:del>
      <w:del w:id="3037" w:author="hui wan" w:date="2025-12-28T15:59:00Z">
        <w:r>
          <w:rPr>
            <w:color w:val="009900"/>
            <w:highlight w:val="cyan"/>
          </w:rPr>
          <w:delText>,</w:delText>
        </w:r>
      </w:del>
      <w:del w:id="3038" w:author="hui wan" w:date="2025-12-28T15:59:00Z">
        <w:r>
          <w:rPr>
            <w:color w:val="009900"/>
          </w:rPr>
          <w:delText xml:space="preserve"> 1-37.</w:delText>
        </w:r>
      </w:del>
      <w:bookmarkStart w:id="49" w:name="_Ref201082616"/>
      <w:bookmarkEnd w:id="49"/>
    </w:p>
    <w:p w14:paraId="517457A5">
      <w:pPr>
        <w:widowControl/>
        <w:spacing w:line="360" w:lineRule="auto"/>
        <w:ind w:left="420" w:hanging="420"/>
        <w:rPr>
          <w:color w:val="0000FA"/>
        </w:rPr>
      </w:pPr>
      <w:r>
        <w:rPr>
          <w:rFonts w:hint="eastAsia"/>
          <w:color w:val="0000FA"/>
        </w:rPr>
        <w:t>[10] A</w:t>
      </w:r>
      <w:r>
        <w:rPr>
          <w:rFonts w:hint="eastAsia"/>
          <w:color w:val="0000FA"/>
          <w:highlight w:val="lightGray"/>
        </w:rPr>
        <w:t>BDELRAHMAN</w:t>
      </w:r>
      <w:r>
        <w:rPr>
          <w:rFonts w:hint="eastAsia"/>
          <w:color w:val="0000FA"/>
        </w:rPr>
        <w:t xml:space="preserve"> G, W</w:t>
      </w:r>
      <w:r>
        <w:rPr>
          <w:rFonts w:hint="eastAsia"/>
          <w:color w:val="0000FA"/>
          <w:highlight w:val="lightGray"/>
        </w:rPr>
        <w:t>ANG</w:t>
      </w:r>
      <w:r>
        <w:rPr>
          <w:rFonts w:hint="eastAsia"/>
          <w:color w:val="0000FA"/>
        </w:rPr>
        <w:t xml:space="preserve"> Q, N</w:t>
      </w:r>
      <w:r>
        <w:rPr>
          <w:rFonts w:hint="eastAsia"/>
          <w:color w:val="0000FA"/>
          <w:highlight w:val="lightGray"/>
        </w:rPr>
        <w:t>UNES</w:t>
      </w:r>
      <w:r>
        <w:rPr>
          <w:rFonts w:hint="eastAsia"/>
          <w:color w:val="0000FA"/>
        </w:rPr>
        <w:t xml:space="preserve"> B. Knowledge tracing: </w:t>
      </w:r>
      <w:r>
        <w:rPr>
          <w:rFonts w:hint="eastAsia"/>
          <w:color w:val="0000FA"/>
          <w:highlight w:val="lightGray"/>
        </w:rPr>
        <w:t>a</w:t>
      </w:r>
      <w:r>
        <w:rPr>
          <w:rFonts w:hint="eastAsia"/>
          <w:color w:val="0000FA"/>
        </w:rPr>
        <w:t xml:space="preserve"> survey</w:t>
      </w:r>
      <w:r>
        <w:rPr>
          <w:rFonts w:hint="eastAsia"/>
          <w:color w:val="0000FA"/>
          <w:highlight w:val="cyan"/>
        </w:rPr>
        <w:t>[J]</w:t>
      </w:r>
      <w:r>
        <w:rPr>
          <w:rFonts w:hint="eastAsia"/>
          <w:color w:val="0000FA"/>
        </w:rPr>
        <w:t>. ACM Computing Surveys</w:t>
      </w:r>
      <w:r>
        <w:rPr>
          <w:rFonts w:hint="eastAsia"/>
          <w:color w:val="0000FA"/>
          <w:highlight w:val="cyan"/>
        </w:rPr>
        <w:t>, 2023</w:t>
      </w:r>
      <w:r>
        <w:rPr>
          <w:rFonts w:hint="eastAsia"/>
          <w:color w:val="0000FA"/>
        </w:rPr>
        <w:t>, 55(11)</w:t>
      </w:r>
      <w:r>
        <w:rPr>
          <w:rFonts w:hint="eastAsia"/>
          <w:color w:val="0000FA"/>
          <w:highlight w:val="cyan"/>
        </w:rPr>
        <w:t>:</w:t>
      </w:r>
      <w:r>
        <w:rPr>
          <w:rFonts w:hint="eastAsia"/>
          <w:color w:val="0000FA"/>
        </w:rPr>
        <w:t xml:space="preserve"> 1-37. </w:t>
      </w:r>
      <w:r>
        <w:fldChar w:fldCharType="begin"/>
      </w:r>
      <w:r>
        <w:instrText xml:space="preserve">HYPERLINK "https://doi.org/10.1145/3569576" \o "自助复核"</w:instrText>
      </w:r>
      <w:r>
        <w:fldChar w:fldCharType="separate"/>
      </w:r>
      <w:del w:id="3039" w:author="hui wan" w:date="2025-12-28T22:19:00Z">
        <w:r>
          <w:rPr>
            <w:rStyle w:val="24"/>
            <w:rFonts w:hint="eastAsia"/>
          </w:rPr>
          <w:delText>[LinkOut]</w:delText>
        </w:r>
      </w:del>
      <w:r>
        <w:fldChar w:fldCharType="end"/>
      </w:r>
    </w:p>
    <w:p w14:paraId="7753293C">
      <w:pPr>
        <w:widowControl/>
        <w:spacing w:line="360" w:lineRule="auto"/>
        <w:ind w:left="420" w:hanging="420"/>
        <w:rPr>
          <w:del w:id="3040" w:author="hui wan" w:date="2025-12-28T16:08:00Z"/>
          <w:color w:val="009900"/>
        </w:rPr>
      </w:pPr>
      <w:del w:id="3041" w:author="hui wan" w:date="2025-12-28T16:08:00Z">
        <w:bookmarkStart w:id="50" w:name="_Ref201090287"/>
        <w:r>
          <w:rPr>
            <w:rFonts w:hint="eastAsia"/>
            <w:color w:val="009900"/>
          </w:rPr>
          <w:delText>[11]</w:delText>
        </w:r>
      </w:del>
      <w:del w:id="3042" w:author="hui wan" w:date="2025-12-28T16:08:00Z">
        <w:r>
          <w:rPr>
            <w:color w:val="009900"/>
          </w:rPr>
          <w:delText>Z</w:delText>
        </w:r>
      </w:del>
      <w:del w:id="3043" w:author="hui wan" w:date="2025-12-28T16:08:00Z">
        <w:r>
          <w:rPr>
            <w:color w:val="009900"/>
            <w:highlight w:val="lightGray"/>
          </w:rPr>
          <w:delText>hang</w:delText>
        </w:r>
      </w:del>
      <w:del w:id="3044" w:author="hui wan" w:date="2025-12-28T16:08:00Z">
        <w:r>
          <w:rPr>
            <w:color w:val="009900"/>
            <w:highlight w:val="cyan"/>
          </w:rPr>
          <w:delText>,</w:delText>
        </w:r>
      </w:del>
      <w:del w:id="3045" w:author="hui wan" w:date="2025-12-28T16:08:00Z">
        <w:r>
          <w:rPr>
            <w:color w:val="009900"/>
          </w:rPr>
          <w:delText xml:space="preserve"> J</w:delText>
        </w:r>
      </w:del>
      <w:del w:id="3046" w:author="hui wan" w:date="2025-12-28T16:08:00Z">
        <w:r>
          <w:rPr>
            <w:color w:val="009900"/>
            <w:highlight w:val="cyan"/>
          </w:rPr>
          <w:delText>.</w:delText>
        </w:r>
      </w:del>
      <w:del w:id="3047" w:author="hui wan" w:date="2025-12-28T16:08:00Z">
        <w:r>
          <w:rPr>
            <w:color w:val="009900"/>
          </w:rPr>
          <w:delText>, S</w:delText>
        </w:r>
      </w:del>
      <w:del w:id="3048" w:author="hui wan" w:date="2025-12-28T16:08:00Z">
        <w:r>
          <w:rPr>
            <w:color w:val="009900"/>
            <w:highlight w:val="lightGray"/>
          </w:rPr>
          <w:delText>hi</w:delText>
        </w:r>
      </w:del>
      <w:del w:id="3049" w:author="hui wan" w:date="2025-12-28T16:08:00Z">
        <w:r>
          <w:rPr>
            <w:color w:val="009900"/>
            <w:highlight w:val="cyan"/>
          </w:rPr>
          <w:delText>,</w:delText>
        </w:r>
      </w:del>
      <w:del w:id="3050" w:author="hui wan" w:date="2025-12-28T16:08:00Z">
        <w:r>
          <w:rPr>
            <w:color w:val="009900"/>
          </w:rPr>
          <w:delText xml:space="preserve"> X</w:delText>
        </w:r>
      </w:del>
      <w:del w:id="3051" w:author="hui wan" w:date="2025-12-28T16:08:00Z">
        <w:r>
          <w:rPr>
            <w:color w:val="009900"/>
            <w:highlight w:val="cyan"/>
          </w:rPr>
          <w:delText>.</w:delText>
        </w:r>
      </w:del>
      <w:del w:id="3052" w:author="hui wan" w:date="2025-12-28T16:08:00Z">
        <w:r>
          <w:rPr>
            <w:color w:val="009900"/>
          </w:rPr>
          <w:delText>, K</w:delText>
        </w:r>
      </w:del>
      <w:del w:id="3053" w:author="hui wan" w:date="2025-12-28T16:08:00Z">
        <w:r>
          <w:rPr>
            <w:color w:val="009900"/>
            <w:highlight w:val="lightGray"/>
          </w:rPr>
          <w:delText>ing</w:delText>
        </w:r>
      </w:del>
      <w:del w:id="3054" w:author="hui wan" w:date="2025-12-28T16:08:00Z">
        <w:r>
          <w:rPr>
            <w:color w:val="009900"/>
            <w:highlight w:val="cyan"/>
          </w:rPr>
          <w:delText>,</w:delText>
        </w:r>
      </w:del>
      <w:del w:id="3055" w:author="hui wan" w:date="2025-12-28T16:08:00Z">
        <w:r>
          <w:rPr>
            <w:color w:val="009900"/>
          </w:rPr>
          <w:delText xml:space="preserve"> I</w:delText>
        </w:r>
      </w:del>
      <w:del w:id="3056" w:author="hui wan" w:date="2025-12-28T16:08:00Z">
        <w:r>
          <w:rPr>
            <w:color w:val="009900"/>
            <w:highlight w:val="cyan"/>
          </w:rPr>
          <w:delText>.</w:delText>
        </w:r>
      </w:del>
      <w:del w:id="3057" w:author="hui wan" w:date="2025-12-28T16:08:00Z">
        <w:r>
          <w:rPr>
            <w:color w:val="009900"/>
          </w:rPr>
          <w:delText xml:space="preserve">, </w:delText>
        </w:r>
      </w:del>
      <w:del w:id="3058" w:author="hui wan" w:date="2025-12-28T16:08:00Z">
        <w:r>
          <w:rPr>
            <w:color w:val="009900"/>
            <w:highlight w:val="cyan"/>
          </w:rPr>
          <w:delText>&amp; Yeung, D. Y. (2017, April)</w:delText>
        </w:r>
      </w:del>
      <w:del w:id="3059" w:author="hui wan" w:date="2025-12-28T16:08:00Z">
        <w:r>
          <w:rPr>
            <w:color w:val="009900"/>
          </w:rPr>
          <w:delText>. Dynamic key-value memory networks for knowledge tracing</w:delText>
        </w:r>
      </w:del>
      <w:del w:id="3060" w:author="hui wan" w:date="2025-12-28T16:08:00Z">
        <w:r>
          <w:rPr>
            <w:color w:val="009900"/>
            <w:highlight w:val="cyan"/>
          </w:rPr>
          <w:delText xml:space="preserve">. In </w:delText>
        </w:r>
      </w:del>
      <w:del w:id="3061" w:author="hui wan" w:date="2025-12-28T16:08:00Z">
        <w:r>
          <w:rPr>
            <w:color w:val="009900"/>
          </w:rPr>
          <w:delText xml:space="preserve">Proceedings of the 26th </w:delText>
        </w:r>
      </w:del>
      <w:del w:id="3062" w:author="hui wan" w:date="2025-12-28T16:08:00Z">
        <w:r>
          <w:rPr>
            <w:color w:val="009900"/>
            <w:highlight w:val="lightGray"/>
          </w:rPr>
          <w:delText>i</w:delText>
        </w:r>
      </w:del>
      <w:del w:id="3063" w:author="hui wan" w:date="2025-12-28T16:08:00Z">
        <w:r>
          <w:rPr>
            <w:color w:val="009900"/>
          </w:rPr>
          <w:delText xml:space="preserve">nternational </w:delText>
        </w:r>
      </w:del>
      <w:del w:id="3064" w:author="hui wan" w:date="2025-12-28T16:08:00Z">
        <w:r>
          <w:rPr>
            <w:color w:val="009900"/>
            <w:highlight w:val="lightGray"/>
          </w:rPr>
          <w:delText>c</w:delText>
        </w:r>
      </w:del>
      <w:del w:id="3065" w:author="hui wan" w:date="2025-12-28T16:08:00Z">
        <w:r>
          <w:rPr>
            <w:color w:val="009900"/>
          </w:rPr>
          <w:delText xml:space="preserve">onference on World Wide Web </w:delText>
        </w:r>
      </w:del>
      <w:del w:id="3066" w:author="hui wan" w:date="2025-12-28T16:08:00Z">
        <w:r>
          <w:rPr>
            <w:color w:val="009900"/>
            <w:highlight w:val="cyan"/>
          </w:rPr>
          <w:delText>(pp.</w:delText>
        </w:r>
      </w:del>
      <w:del w:id="3067" w:author="hui wan" w:date="2025-12-28T16:08:00Z">
        <w:r>
          <w:rPr>
            <w:color w:val="009900"/>
          </w:rPr>
          <w:delText xml:space="preserve"> 765-774</w:delText>
        </w:r>
      </w:del>
      <w:del w:id="3068" w:author="hui wan" w:date="2025-12-28T16:08:00Z">
        <w:r>
          <w:rPr>
            <w:color w:val="009900"/>
            <w:highlight w:val="cyan"/>
          </w:rPr>
          <w:delText>)</w:delText>
        </w:r>
      </w:del>
      <w:del w:id="3069" w:author="hui wan" w:date="2025-12-28T16:08:00Z">
        <w:r>
          <w:rPr>
            <w:color w:val="009900"/>
          </w:rPr>
          <w:delText>.</w:delText>
        </w:r>
        <w:bookmarkEnd w:id="50"/>
      </w:del>
    </w:p>
    <w:p w14:paraId="4C61C9E6">
      <w:pPr>
        <w:widowControl/>
        <w:spacing w:line="360" w:lineRule="auto"/>
        <w:ind w:left="420" w:hanging="420"/>
        <w:rPr>
          <w:color w:val="0000FA"/>
        </w:rPr>
      </w:pPr>
      <w:r>
        <w:rPr>
          <w:rFonts w:hint="eastAsia"/>
          <w:color w:val="0000FA"/>
        </w:rPr>
        <w:t>[11] Z</w:t>
      </w:r>
      <w:r>
        <w:rPr>
          <w:rFonts w:hint="eastAsia"/>
          <w:color w:val="0000FA"/>
          <w:highlight w:val="lightGray"/>
        </w:rPr>
        <w:t>HANG</w:t>
      </w:r>
      <w:r>
        <w:rPr>
          <w:rFonts w:hint="eastAsia"/>
          <w:color w:val="0000FA"/>
        </w:rPr>
        <w:t xml:space="preserve"> J</w:t>
      </w:r>
      <w:r>
        <w:rPr>
          <w:rFonts w:hint="eastAsia"/>
          <w:color w:val="0000FA"/>
          <w:highlight w:val="cyan"/>
        </w:rPr>
        <w:t xml:space="preserve"> N</w:t>
      </w:r>
      <w:r>
        <w:rPr>
          <w:rFonts w:hint="eastAsia"/>
          <w:color w:val="0000FA"/>
        </w:rPr>
        <w:t>, S</w:t>
      </w:r>
      <w:r>
        <w:rPr>
          <w:rFonts w:hint="eastAsia"/>
          <w:color w:val="0000FA"/>
          <w:highlight w:val="lightGray"/>
        </w:rPr>
        <w:t>HI</w:t>
      </w:r>
      <w:r>
        <w:rPr>
          <w:rFonts w:hint="eastAsia"/>
          <w:color w:val="0000FA"/>
        </w:rPr>
        <w:t xml:space="preserve"> X</w:t>
      </w:r>
      <w:r>
        <w:rPr>
          <w:rFonts w:hint="eastAsia"/>
          <w:color w:val="0000FA"/>
          <w:highlight w:val="cyan"/>
        </w:rPr>
        <w:t xml:space="preserve"> J</w:t>
      </w:r>
      <w:r>
        <w:rPr>
          <w:rFonts w:hint="eastAsia"/>
          <w:color w:val="0000FA"/>
        </w:rPr>
        <w:t>, K</w:t>
      </w:r>
      <w:r>
        <w:rPr>
          <w:rFonts w:hint="eastAsia"/>
          <w:color w:val="0000FA"/>
          <w:highlight w:val="lightGray"/>
        </w:rPr>
        <w:t>ING</w:t>
      </w:r>
      <w:r>
        <w:rPr>
          <w:rFonts w:hint="eastAsia"/>
          <w:color w:val="0000FA"/>
        </w:rPr>
        <w:t xml:space="preserve"> I, </w:t>
      </w:r>
      <w:r>
        <w:rPr>
          <w:rFonts w:hint="eastAsia"/>
          <w:color w:val="0000FA"/>
          <w:highlight w:val="cyan"/>
        </w:rPr>
        <w:t>et</w:t>
      </w:r>
      <w:r>
        <w:rPr>
          <w:rFonts w:hint="eastAsia"/>
          <w:color w:val="0000FA"/>
        </w:rPr>
        <w:t xml:space="preserve"> </w:t>
      </w:r>
      <w:r>
        <w:rPr>
          <w:rFonts w:hint="eastAsia"/>
          <w:color w:val="0000FA"/>
          <w:highlight w:val="cyan"/>
        </w:rPr>
        <w:t>al</w:t>
      </w:r>
      <w:r>
        <w:rPr>
          <w:rFonts w:hint="eastAsia"/>
          <w:color w:val="0000FA"/>
        </w:rPr>
        <w:t>. Dynamic key-value memory networks for knowledge tracing</w:t>
      </w:r>
      <w:r>
        <w:rPr>
          <w:rFonts w:hint="eastAsia"/>
          <w:color w:val="0000FA"/>
          <w:highlight w:val="cyan"/>
        </w:rPr>
        <w:t>[C]//</w:t>
      </w:r>
      <w:r>
        <w:rPr>
          <w:rFonts w:hint="eastAsia"/>
          <w:color w:val="0000FA"/>
        </w:rPr>
        <w:t xml:space="preserve">Proceedings of the 26th </w:t>
      </w:r>
      <w:r>
        <w:rPr>
          <w:rFonts w:hint="eastAsia"/>
          <w:color w:val="0000FA"/>
          <w:highlight w:val="lightGray"/>
        </w:rPr>
        <w:t>I</w:t>
      </w:r>
      <w:r>
        <w:rPr>
          <w:rFonts w:hint="eastAsia"/>
          <w:color w:val="0000FA"/>
        </w:rPr>
        <w:t xml:space="preserve">nternational </w:t>
      </w:r>
      <w:r>
        <w:rPr>
          <w:rFonts w:hint="eastAsia"/>
          <w:color w:val="0000FA"/>
          <w:highlight w:val="lightGray"/>
        </w:rPr>
        <w:t>C</w:t>
      </w:r>
      <w:r>
        <w:rPr>
          <w:rFonts w:hint="eastAsia"/>
          <w:color w:val="0000FA"/>
        </w:rPr>
        <w:t>onference on World Wide Web.</w:t>
      </w:r>
      <w:r>
        <w:rPr>
          <w:rFonts w:hint="eastAsia"/>
          <w:color w:val="0000FA"/>
          <w:highlight w:val="cyan"/>
        </w:rPr>
        <w:t xml:space="preserve"> International World Wide Web Conferences Steering Committee, 2017:</w:t>
      </w:r>
      <w:r>
        <w:rPr>
          <w:rFonts w:hint="eastAsia"/>
          <w:color w:val="0000FA"/>
        </w:rPr>
        <w:t xml:space="preserve"> 765-774. </w:t>
      </w:r>
      <w:r>
        <w:fldChar w:fldCharType="begin"/>
      </w:r>
      <w:r>
        <w:instrText xml:space="preserve">HYPERLINK "https://doi.org/10.1145/3038912.3052580" \o "自助复核"</w:instrText>
      </w:r>
      <w:r>
        <w:fldChar w:fldCharType="separate"/>
      </w:r>
      <w:del w:id="3070" w:author="hui wan" w:date="2025-12-28T22:19:00Z">
        <w:r>
          <w:rPr>
            <w:rStyle w:val="24"/>
            <w:rFonts w:hint="eastAsia"/>
          </w:rPr>
          <w:delText>[LinkOut]</w:delText>
        </w:r>
      </w:del>
      <w:r>
        <w:fldChar w:fldCharType="end"/>
      </w:r>
    </w:p>
    <w:p w14:paraId="5E8B53FF">
      <w:pPr>
        <w:widowControl/>
        <w:spacing w:line="360" w:lineRule="auto"/>
        <w:ind w:left="420" w:hanging="420"/>
        <w:rPr>
          <w:del w:id="3071" w:author="hui wan" w:date="2025-12-28T16:10:00Z"/>
          <w:color w:val="009900"/>
        </w:rPr>
      </w:pPr>
      <w:del w:id="3072" w:author="hui wan" w:date="2025-12-28T16:10:00Z">
        <w:bookmarkStart w:id="51" w:name="_Ref201082618"/>
        <w:bookmarkEnd w:id="51"/>
        <w:r>
          <w:rPr>
            <w:rFonts w:hint="eastAsia"/>
            <w:color w:val="009900"/>
          </w:rPr>
          <w:delText>[12]</w:delText>
        </w:r>
      </w:del>
      <w:del w:id="3073" w:author="hui wan" w:date="2025-12-28T16:10:00Z">
        <w:r>
          <w:rPr>
            <w:color w:val="009900"/>
          </w:rPr>
          <w:delText>A</w:delText>
        </w:r>
      </w:del>
      <w:del w:id="3074" w:author="hui wan" w:date="2025-12-28T16:10:00Z">
        <w:r>
          <w:rPr>
            <w:color w:val="009900"/>
            <w:highlight w:val="lightGray"/>
          </w:rPr>
          <w:delText>bdelrahman</w:delText>
        </w:r>
      </w:del>
      <w:del w:id="3075" w:author="hui wan" w:date="2025-12-28T16:10:00Z">
        <w:r>
          <w:rPr>
            <w:color w:val="009900"/>
            <w:highlight w:val="cyan"/>
          </w:rPr>
          <w:delText>,</w:delText>
        </w:r>
      </w:del>
      <w:del w:id="3076" w:author="hui wan" w:date="2025-12-28T16:10:00Z">
        <w:r>
          <w:rPr>
            <w:color w:val="009900"/>
          </w:rPr>
          <w:delText xml:space="preserve"> G</w:delText>
        </w:r>
      </w:del>
      <w:del w:id="3077" w:author="hui wan" w:date="2025-12-28T16:10:00Z">
        <w:r>
          <w:rPr>
            <w:color w:val="009900"/>
            <w:highlight w:val="cyan"/>
          </w:rPr>
          <w:delText>.</w:delText>
        </w:r>
      </w:del>
      <w:del w:id="3078" w:author="hui wan" w:date="2025-12-28T16:10:00Z">
        <w:r>
          <w:rPr>
            <w:color w:val="009900"/>
          </w:rPr>
          <w:delText xml:space="preserve">, </w:delText>
        </w:r>
      </w:del>
      <w:del w:id="3079" w:author="hui wan" w:date="2025-12-28T16:10:00Z">
        <w:r>
          <w:rPr>
            <w:color w:val="009900"/>
            <w:highlight w:val="cyan"/>
          </w:rPr>
          <w:delText xml:space="preserve">&amp; </w:delText>
        </w:r>
      </w:del>
      <w:del w:id="3080" w:author="hui wan" w:date="2025-12-28T16:10:00Z">
        <w:r>
          <w:rPr>
            <w:color w:val="009900"/>
          </w:rPr>
          <w:delText>W</w:delText>
        </w:r>
      </w:del>
      <w:del w:id="3081" w:author="hui wan" w:date="2025-12-28T16:10:00Z">
        <w:r>
          <w:rPr>
            <w:color w:val="009900"/>
            <w:highlight w:val="lightGray"/>
          </w:rPr>
          <w:delText>ang</w:delText>
        </w:r>
      </w:del>
      <w:del w:id="3082" w:author="hui wan" w:date="2025-12-28T16:10:00Z">
        <w:r>
          <w:rPr>
            <w:color w:val="009900"/>
            <w:highlight w:val="cyan"/>
          </w:rPr>
          <w:delText>,</w:delText>
        </w:r>
      </w:del>
      <w:del w:id="3083" w:author="hui wan" w:date="2025-12-28T16:10:00Z">
        <w:r>
          <w:rPr>
            <w:color w:val="009900"/>
          </w:rPr>
          <w:delText xml:space="preserve"> Q</w:delText>
        </w:r>
      </w:del>
      <w:del w:id="3084" w:author="hui wan" w:date="2025-12-28T16:10:00Z">
        <w:r>
          <w:rPr>
            <w:color w:val="009900"/>
            <w:highlight w:val="cyan"/>
          </w:rPr>
          <w:delText>. (2019, July)</w:delText>
        </w:r>
      </w:del>
      <w:del w:id="3085" w:author="hui wan" w:date="2025-12-28T16:10:00Z">
        <w:r>
          <w:rPr>
            <w:color w:val="009900"/>
          </w:rPr>
          <w:delText>. Knowledge tracing with sequential key-value memory networks</w:delText>
        </w:r>
      </w:del>
      <w:del w:id="3086" w:author="hui wan" w:date="2025-12-28T16:10:00Z">
        <w:r>
          <w:rPr>
            <w:color w:val="009900"/>
            <w:highlight w:val="cyan"/>
          </w:rPr>
          <w:delText xml:space="preserve">. In </w:delText>
        </w:r>
      </w:del>
      <w:del w:id="3087" w:author="hui wan" w:date="2025-12-28T16:10:00Z">
        <w:r>
          <w:rPr>
            <w:color w:val="009900"/>
          </w:rPr>
          <w:delText xml:space="preserve">Proceedings of the 42nd </w:delText>
        </w:r>
      </w:del>
      <w:del w:id="3088" w:author="hui wan" w:date="2025-12-28T16:10:00Z">
        <w:r>
          <w:rPr>
            <w:color w:val="009900"/>
            <w:highlight w:val="lightGray"/>
          </w:rPr>
          <w:delText>i</w:delText>
        </w:r>
      </w:del>
      <w:del w:id="3089" w:author="hui wan" w:date="2025-12-28T16:10:00Z">
        <w:r>
          <w:rPr>
            <w:color w:val="009900"/>
          </w:rPr>
          <w:delText xml:space="preserve">nternational ACM SIGIR </w:delText>
        </w:r>
      </w:del>
      <w:del w:id="3090" w:author="hui wan" w:date="2025-12-28T16:10:00Z">
        <w:r>
          <w:rPr>
            <w:color w:val="009900"/>
            <w:highlight w:val="lightGray"/>
          </w:rPr>
          <w:delText>c</w:delText>
        </w:r>
      </w:del>
      <w:del w:id="3091" w:author="hui wan" w:date="2025-12-28T16:10:00Z">
        <w:r>
          <w:rPr>
            <w:color w:val="009900"/>
          </w:rPr>
          <w:delText xml:space="preserve">onference on </w:delText>
        </w:r>
      </w:del>
      <w:del w:id="3092" w:author="hui wan" w:date="2025-12-28T16:10:00Z">
        <w:r>
          <w:rPr>
            <w:color w:val="009900"/>
            <w:highlight w:val="lightGray"/>
          </w:rPr>
          <w:delText>r</w:delText>
        </w:r>
      </w:del>
      <w:del w:id="3093" w:author="hui wan" w:date="2025-12-28T16:10:00Z">
        <w:r>
          <w:rPr>
            <w:color w:val="009900"/>
          </w:rPr>
          <w:delText xml:space="preserve">esearch and </w:delText>
        </w:r>
      </w:del>
      <w:del w:id="3094" w:author="hui wan" w:date="2025-12-28T16:10:00Z">
        <w:r>
          <w:rPr>
            <w:color w:val="009900"/>
            <w:highlight w:val="lightGray"/>
          </w:rPr>
          <w:delText>d</w:delText>
        </w:r>
      </w:del>
      <w:del w:id="3095" w:author="hui wan" w:date="2025-12-28T16:10:00Z">
        <w:r>
          <w:rPr>
            <w:color w:val="009900"/>
          </w:rPr>
          <w:delText xml:space="preserve">evelopment in </w:delText>
        </w:r>
      </w:del>
      <w:del w:id="3096" w:author="hui wan" w:date="2025-12-28T16:10:00Z">
        <w:r>
          <w:rPr>
            <w:color w:val="009900"/>
            <w:highlight w:val="lightGray"/>
          </w:rPr>
          <w:delText>i</w:delText>
        </w:r>
      </w:del>
      <w:del w:id="3097" w:author="hui wan" w:date="2025-12-28T16:10:00Z">
        <w:r>
          <w:rPr>
            <w:color w:val="009900"/>
          </w:rPr>
          <w:delText xml:space="preserve">nformation </w:delText>
        </w:r>
      </w:del>
      <w:del w:id="3098" w:author="hui wan" w:date="2025-12-28T16:10:00Z">
        <w:r>
          <w:rPr>
            <w:color w:val="009900"/>
            <w:highlight w:val="lightGray"/>
          </w:rPr>
          <w:delText>r</w:delText>
        </w:r>
      </w:del>
      <w:del w:id="3099" w:author="hui wan" w:date="2025-12-28T16:10:00Z">
        <w:r>
          <w:rPr>
            <w:color w:val="009900"/>
          </w:rPr>
          <w:delText xml:space="preserve">etrieval </w:delText>
        </w:r>
      </w:del>
      <w:del w:id="3100" w:author="hui wan" w:date="2025-12-28T16:10:00Z">
        <w:r>
          <w:rPr>
            <w:color w:val="009900"/>
            <w:highlight w:val="cyan"/>
          </w:rPr>
          <w:delText>(pp.</w:delText>
        </w:r>
      </w:del>
      <w:del w:id="3101" w:author="hui wan" w:date="2025-12-28T16:10:00Z">
        <w:r>
          <w:rPr>
            <w:color w:val="009900"/>
          </w:rPr>
          <w:delText xml:space="preserve"> 175-184</w:delText>
        </w:r>
      </w:del>
      <w:del w:id="3102" w:author="hui wan" w:date="2025-12-28T16:10:00Z">
        <w:r>
          <w:rPr>
            <w:color w:val="009900"/>
            <w:highlight w:val="cyan"/>
          </w:rPr>
          <w:delText>)</w:delText>
        </w:r>
      </w:del>
      <w:del w:id="3103" w:author="hui wan" w:date="2025-12-28T16:10:00Z">
        <w:r>
          <w:rPr>
            <w:color w:val="009900"/>
          </w:rPr>
          <w:delText>.</w:delText>
        </w:r>
      </w:del>
    </w:p>
    <w:p w14:paraId="22223681">
      <w:pPr>
        <w:widowControl/>
        <w:spacing w:line="360" w:lineRule="auto"/>
        <w:ind w:left="420" w:hanging="420"/>
        <w:rPr>
          <w:color w:val="0000FA"/>
        </w:rPr>
      </w:pPr>
      <w:r>
        <w:rPr>
          <w:rFonts w:hint="eastAsia"/>
          <w:color w:val="0000FA"/>
        </w:rPr>
        <w:t>[12] A</w:t>
      </w:r>
      <w:r>
        <w:rPr>
          <w:rFonts w:hint="eastAsia"/>
          <w:color w:val="0000FA"/>
          <w:highlight w:val="lightGray"/>
        </w:rPr>
        <w:t>BDELRAHMAN</w:t>
      </w:r>
      <w:r>
        <w:rPr>
          <w:rFonts w:hint="eastAsia"/>
          <w:color w:val="0000FA"/>
        </w:rPr>
        <w:t xml:space="preserve"> G, W</w:t>
      </w:r>
      <w:r>
        <w:rPr>
          <w:rFonts w:hint="eastAsia"/>
          <w:color w:val="0000FA"/>
          <w:highlight w:val="lightGray"/>
        </w:rPr>
        <w:t>ANG</w:t>
      </w:r>
      <w:r>
        <w:rPr>
          <w:rFonts w:hint="eastAsia"/>
          <w:color w:val="0000FA"/>
        </w:rPr>
        <w:t xml:space="preserve"> Q. Knowledge tracing with sequential key-value memory networks</w:t>
      </w:r>
      <w:r>
        <w:rPr>
          <w:rFonts w:hint="eastAsia"/>
          <w:color w:val="0000FA"/>
          <w:highlight w:val="cyan"/>
        </w:rPr>
        <w:t>[C]//</w:t>
      </w:r>
      <w:r>
        <w:rPr>
          <w:rFonts w:hint="eastAsia"/>
          <w:color w:val="0000FA"/>
        </w:rPr>
        <w:t xml:space="preserve">Proceedings of the 42nd </w:t>
      </w:r>
      <w:r>
        <w:rPr>
          <w:rFonts w:hint="eastAsia"/>
          <w:color w:val="0000FA"/>
          <w:highlight w:val="lightGray"/>
        </w:rPr>
        <w:t>I</w:t>
      </w:r>
      <w:r>
        <w:rPr>
          <w:rFonts w:hint="eastAsia"/>
          <w:color w:val="0000FA"/>
        </w:rPr>
        <w:t xml:space="preserve">nternational ACM SIGIR </w:t>
      </w:r>
      <w:r>
        <w:rPr>
          <w:rFonts w:hint="eastAsia"/>
          <w:color w:val="0000FA"/>
          <w:highlight w:val="lightGray"/>
        </w:rPr>
        <w:t>C</w:t>
      </w:r>
      <w:r>
        <w:rPr>
          <w:rFonts w:hint="eastAsia"/>
          <w:color w:val="0000FA"/>
        </w:rPr>
        <w:t xml:space="preserve">onference on </w:t>
      </w:r>
      <w:r>
        <w:rPr>
          <w:rFonts w:hint="eastAsia"/>
          <w:color w:val="0000FA"/>
          <w:highlight w:val="lightGray"/>
        </w:rPr>
        <w:t>R</w:t>
      </w:r>
      <w:r>
        <w:rPr>
          <w:rFonts w:hint="eastAsia"/>
          <w:color w:val="0000FA"/>
        </w:rPr>
        <w:t xml:space="preserve">esearch and </w:t>
      </w:r>
      <w:r>
        <w:rPr>
          <w:rFonts w:hint="eastAsia"/>
          <w:color w:val="0000FA"/>
          <w:highlight w:val="lightGray"/>
        </w:rPr>
        <w:t>D</w:t>
      </w:r>
      <w:r>
        <w:rPr>
          <w:rFonts w:hint="eastAsia"/>
          <w:color w:val="0000FA"/>
        </w:rPr>
        <w:t xml:space="preserve">evelopment in </w:t>
      </w:r>
      <w:r>
        <w:rPr>
          <w:rFonts w:hint="eastAsia"/>
          <w:color w:val="0000FA"/>
          <w:highlight w:val="lightGray"/>
        </w:rPr>
        <w:t>I</w:t>
      </w:r>
      <w:r>
        <w:rPr>
          <w:rFonts w:hint="eastAsia"/>
          <w:color w:val="0000FA"/>
        </w:rPr>
        <w:t xml:space="preserve">nformation </w:t>
      </w:r>
      <w:r>
        <w:rPr>
          <w:rFonts w:hint="eastAsia"/>
          <w:color w:val="0000FA"/>
          <w:highlight w:val="lightGray"/>
        </w:rPr>
        <w:t>R</w:t>
      </w:r>
      <w:r>
        <w:rPr>
          <w:rFonts w:hint="eastAsia"/>
          <w:color w:val="0000FA"/>
        </w:rPr>
        <w:t>etrieval.</w:t>
      </w:r>
      <w:r>
        <w:rPr>
          <w:rFonts w:hint="eastAsia"/>
          <w:color w:val="0000FA"/>
          <w:highlight w:val="cyan"/>
        </w:rPr>
        <w:t xml:space="preserve"> New York: ACM, 2019:</w:t>
      </w:r>
      <w:r>
        <w:rPr>
          <w:rFonts w:hint="eastAsia"/>
          <w:color w:val="0000FA"/>
        </w:rPr>
        <w:t xml:space="preserve"> 175-184. </w:t>
      </w:r>
      <w:r>
        <w:fldChar w:fldCharType="begin"/>
      </w:r>
      <w:r>
        <w:instrText xml:space="preserve">HYPERLINK "https://doi.org/10.1145/3331184.3331195" \o "自助复核"</w:instrText>
      </w:r>
      <w:r>
        <w:fldChar w:fldCharType="separate"/>
      </w:r>
      <w:del w:id="3104" w:author="hui wan" w:date="2025-12-28T22:19:00Z">
        <w:r>
          <w:rPr>
            <w:rStyle w:val="24"/>
            <w:rFonts w:hint="eastAsia"/>
          </w:rPr>
          <w:delText>[LinkOut]</w:delText>
        </w:r>
      </w:del>
      <w:r>
        <w:fldChar w:fldCharType="end"/>
      </w:r>
    </w:p>
    <w:p w14:paraId="1591B6AD">
      <w:pPr>
        <w:widowControl/>
        <w:spacing w:line="360" w:lineRule="auto"/>
        <w:ind w:left="420" w:hanging="420"/>
        <w:rPr>
          <w:del w:id="3105" w:author="hui wan" w:date="2025-12-28T16:15:00Z"/>
          <w:color w:val="009900"/>
        </w:rPr>
      </w:pPr>
      <w:ins w:id="3106" w:author="Somomgbeom" w:date="2025-10-12T20:28:00Z">
        <w:del w:id="3107" w:author="hui wan" w:date="2025-12-28T16:15:00Z">
          <w:bookmarkStart w:id="52" w:name="_Ref201082620"/>
          <w:bookmarkEnd w:id="52"/>
          <w:r>
            <w:rPr>
              <w:rFonts w:hint="eastAsia"/>
              <w:color w:val="009900"/>
            </w:rPr>
            <w:delText>[13]</w:delText>
          </w:r>
        </w:del>
      </w:ins>
      <w:ins w:id="3108" w:author="Somomgbeom" w:date="2025-10-12T20:28:00Z">
        <w:del w:id="3109" w:author="hui wan" w:date="2025-12-28T16:15:00Z">
          <w:r>
            <w:rPr>
              <w:color w:val="009900"/>
            </w:rPr>
            <w:delText>C</w:delText>
          </w:r>
        </w:del>
      </w:ins>
      <w:ins w:id="3110" w:author="Somomgbeom" w:date="2025-10-12T20:28:00Z">
        <w:del w:id="3111" w:author="hui wan" w:date="2025-12-28T16:15:00Z">
          <w:r>
            <w:rPr>
              <w:color w:val="009900"/>
              <w:highlight w:val="lightGray"/>
            </w:rPr>
            <w:delText>hen</w:delText>
          </w:r>
        </w:del>
      </w:ins>
      <w:ins w:id="3112" w:author="Somomgbeom" w:date="2025-10-12T20:28:00Z">
        <w:del w:id="3113" w:author="hui wan" w:date="2025-12-28T16:15:00Z">
          <w:r>
            <w:rPr>
              <w:color w:val="009900"/>
              <w:highlight w:val="cyan"/>
            </w:rPr>
            <w:delText>,</w:delText>
          </w:r>
        </w:del>
      </w:ins>
      <w:ins w:id="3114" w:author="Somomgbeom" w:date="2025-10-12T20:28:00Z">
        <w:del w:id="3115" w:author="hui wan" w:date="2025-12-28T16:15:00Z">
          <w:r>
            <w:rPr>
              <w:color w:val="009900"/>
            </w:rPr>
            <w:delText xml:space="preserve"> J</w:delText>
          </w:r>
        </w:del>
      </w:ins>
      <w:ins w:id="3116" w:author="Somomgbeom" w:date="2025-10-12T20:28:00Z">
        <w:del w:id="3117" w:author="hui wan" w:date="2025-12-28T16:15:00Z">
          <w:r>
            <w:rPr>
              <w:color w:val="009900"/>
              <w:highlight w:val="cyan"/>
            </w:rPr>
            <w:delText>.</w:delText>
          </w:r>
        </w:del>
      </w:ins>
      <w:ins w:id="3118" w:author="Somomgbeom" w:date="2025-10-12T20:28:00Z">
        <w:del w:id="3119" w:author="hui wan" w:date="2025-12-28T16:15:00Z">
          <w:r>
            <w:rPr>
              <w:color w:val="009900"/>
            </w:rPr>
            <w:delText>, L</w:delText>
          </w:r>
        </w:del>
      </w:ins>
      <w:ins w:id="3120" w:author="Somomgbeom" w:date="2025-10-12T20:28:00Z">
        <w:del w:id="3121" w:author="hui wan" w:date="2025-12-28T16:15:00Z">
          <w:r>
            <w:rPr>
              <w:color w:val="009900"/>
              <w:highlight w:val="lightGray"/>
            </w:rPr>
            <w:delText>iu</w:delText>
          </w:r>
        </w:del>
      </w:ins>
      <w:ins w:id="3122" w:author="Somomgbeom" w:date="2025-10-12T20:28:00Z">
        <w:del w:id="3123" w:author="hui wan" w:date="2025-12-28T16:15:00Z">
          <w:r>
            <w:rPr>
              <w:color w:val="009900"/>
              <w:highlight w:val="cyan"/>
            </w:rPr>
            <w:delText>,</w:delText>
          </w:r>
        </w:del>
      </w:ins>
      <w:ins w:id="3124" w:author="Somomgbeom" w:date="2025-10-12T20:28:00Z">
        <w:del w:id="3125" w:author="hui wan" w:date="2025-12-28T16:15:00Z">
          <w:r>
            <w:rPr>
              <w:color w:val="009900"/>
            </w:rPr>
            <w:delText xml:space="preserve"> Z</w:delText>
          </w:r>
        </w:del>
      </w:ins>
      <w:ins w:id="3126" w:author="Somomgbeom" w:date="2025-10-12T20:28:00Z">
        <w:del w:id="3127" w:author="hui wan" w:date="2025-12-28T16:15:00Z">
          <w:r>
            <w:rPr>
              <w:color w:val="009900"/>
              <w:highlight w:val="cyan"/>
            </w:rPr>
            <w:delText>.</w:delText>
          </w:r>
        </w:del>
      </w:ins>
      <w:ins w:id="3128" w:author="Somomgbeom" w:date="2025-10-12T20:28:00Z">
        <w:del w:id="3129" w:author="hui wan" w:date="2025-12-28T16:15:00Z">
          <w:r>
            <w:rPr>
              <w:color w:val="009900"/>
            </w:rPr>
            <w:delText>, H</w:delText>
          </w:r>
        </w:del>
      </w:ins>
      <w:ins w:id="3130" w:author="Somomgbeom" w:date="2025-10-12T20:28:00Z">
        <w:del w:id="3131" w:author="hui wan" w:date="2025-12-28T16:15:00Z">
          <w:r>
            <w:rPr>
              <w:color w:val="009900"/>
              <w:highlight w:val="lightGray"/>
            </w:rPr>
            <w:delText>uang</w:delText>
          </w:r>
        </w:del>
      </w:ins>
      <w:ins w:id="3132" w:author="Somomgbeom" w:date="2025-10-12T20:28:00Z">
        <w:del w:id="3133" w:author="hui wan" w:date="2025-12-28T16:15:00Z">
          <w:r>
            <w:rPr>
              <w:color w:val="009900"/>
              <w:highlight w:val="cyan"/>
            </w:rPr>
            <w:delText>,</w:delText>
          </w:r>
        </w:del>
      </w:ins>
      <w:ins w:id="3134" w:author="Somomgbeom" w:date="2025-10-12T20:28:00Z">
        <w:del w:id="3135" w:author="hui wan" w:date="2025-12-28T16:15:00Z">
          <w:r>
            <w:rPr>
              <w:color w:val="009900"/>
            </w:rPr>
            <w:delText xml:space="preserve"> S</w:delText>
          </w:r>
        </w:del>
      </w:ins>
      <w:ins w:id="3136" w:author="Somomgbeom" w:date="2025-10-12T20:28:00Z">
        <w:del w:id="3137" w:author="hui wan" w:date="2025-12-28T16:15:00Z">
          <w:r>
            <w:rPr>
              <w:color w:val="009900"/>
              <w:highlight w:val="cyan"/>
            </w:rPr>
            <w:delText>., Liu</w:delText>
          </w:r>
        </w:del>
      </w:ins>
      <w:ins w:id="3138" w:author="Somomgbeom" w:date="2025-10-12T20:28:00Z">
        <w:del w:id="3139" w:author="hui wan" w:date="2025-12-28T16:15:00Z">
          <w:r>
            <w:rPr>
              <w:color w:val="009900"/>
            </w:rPr>
            <w:delText xml:space="preserve">, </w:delText>
          </w:r>
        </w:del>
      </w:ins>
      <w:ins w:id="3140" w:author="Somomgbeom" w:date="2025-10-12T20:28:00Z">
        <w:del w:id="3141" w:author="hui wan" w:date="2025-12-28T16:15:00Z">
          <w:r>
            <w:rPr>
              <w:color w:val="009900"/>
              <w:highlight w:val="cyan"/>
            </w:rPr>
            <w:delText>Q., &amp; Luo, W. (2023, June)</w:delText>
          </w:r>
        </w:del>
      </w:ins>
      <w:ins w:id="3142" w:author="Somomgbeom" w:date="2025-10-12T20:28:00Z">
        <w:del w:id="3143" w:author="hui wan" w:date="2025-12-28T16:15:00Z">
          <w:r>
            <w:rPr>
              <w:color w:val="009900"/>
            </w:rPr>
            <w:delText>. Improving interpretability of deep sequential knowledge tracing models with question-centric cognitive representations.</w:delText>
          </w:r>
        </w:del>
      </w:ins>
      <w:ins w:id="3144" w:author="Somomgbeom" w:date="2025-10-12T20:28:00Z">
        <w:del w:id="3145" w:author="hui wan" w:date="2025-12-28T16:15:00Z">
          <w:r>
            <w:rPr>
              <w:color w:val="009900"/>
              <w:highlight w:val="cyan"/>
            </w:rPr>
            <w:delText xml:space="preserve"> In</w:delText>
          </w:r>
        </w:del>
      </w:ins>
      <w:ins w:id="3146" w:author="Somomgbeom" w:date="2025-10-12T20:28:00Z">
        <w:del w:id="3147" w:author="hui wan" w:date="2025-12-28T16:15:00Z">
          <w:r>
            <w:rPr>
              <w:color w:val="009900"/>
            </w:rPr>
            <w:delText xml:space="preserve"> Proceedings of the AAAI Conference on Artificial Intelligence, 37(12)</w:delText>
          </w:r>
        </w:del>
      </w:ins>
      <w:ins w:id="3148" w:author="Somomgbeom" w:date="2025-10-12T20:28:00Z">
        <w:del w:id="3149" w:author="hui wan" w:date="2025-12-28T16:15:00Z">
          <w:r>
            <w:rPr>
              <w:color w:val="009900"/>
              <w:highlight w:val="cyan"/>
            </w:rPr>
            <w:delText>,</w:delText>
          </w:r>
        </w:del>
      </w:ins>
      <w:ins w:id="3150" w:author="Somomgbeom" w:date="2025-10-12T20:28:00Z">
        <w:del w:id="3151" w:author="hui wan" w:date="2025-12-28T16:15:00Z">
          <w:r>
            <w:rPr>
              <w:color w:val="009900"/>
            </w:rPr>
            <w:delText xml:space="preserve"> 14196</w:delText>
          </w:r>
        </w:del>
      </w:ins>
      <w:ins w:id="3152" w:author="Somomgbeom" w:date="2025-10-12T20:28:00Z">
        <w:del w:id="3153" w:author="hui wan" w:date="2025-12-28T16:15:00Z">
          <w:r>
            <w:rPr>
              <w:color w:val="009900"/>
              <w:highlight w:val="cyan"/>
            </w:rPr>
            <w:delText>-</w:delText>
          </w:r>
        </w:del>
      </w:ins>
      <w:ins w:id="3154" w:author="Somomgbeom" w:date="2025-10-12T20:28:00Z">
        <w:del w:id="3155" w:author="hui wan" w:date="2025-12-28T16:15:00Z">
          <w:r>
            <w:rPr>
              <w:color w:val="009900"/>
            </w:rPr>
            <w:delText>-14204.</w:delText>
          </w:r>
        </w:del>
      </w:ins>
    </w:p>
    <w:p w14:paraId="1219CD16">
      <w:pPr>
        <w:widowControl/>
        <w:spacing w:line="360" w:lineRule="auto"/>
        <w:ind w:left="420" w:hanging="420"/>
        <w:rPr>
          <w:ins w:id="3156" w:author="Somomgbeom" w:date="2025-10-12T20:28:00Z"/>
          <w:color w:val="0000FA"/>
        </w:rPr>
      </w:pPr>
      <w:r>
        <w:rPr>
          <w:rFonts w:hint="eastAsia"/>
          <w:color w:val="0000FA"/>
        </w:rPr>
        <w:t>[13] C</w:t>
      </w:r>
      <w:r>
        <w:rPr>
          <w:rFonts w:hint="eastAsia"/>
          <w:color w:val="0000FA"/>
          <w:highlight w:val="lightGray"/>
        </w:rPr>
        <w:t>HEN</w:t>
      </w:r>
      <w:r>
        <w:rPr>
          <w:rFonts w:hint="eastAsia"/>
          <w:color w:val="0000FA"/>
        </w:rPr>
        <w:t xml:space="preserve"> J</w:t>
      </w:r>
      <w:r>
        <w:rPr>
          <w:rFonts w:hint="eastAsia"/>
          <w:color w:val="0000FA"/>
          <w:highlight w:val="cyan"/>
        </w:rPr>
        <w:t xml:space="preserve"> H</w:t>
      </w:r>
      <w:r>
        <w:rPr>
          <w:rFonts w:hint="eastAsia"/>
          <w:color w:val="0000FA"/>
        </w:rPr>
        <w:t>, L</w:t>
      </w:r>
      <w:r>
        <w:rPr>
          <w:rFonts w:hint="eastAsia"/>
          <w:color w:val="0000FA"/>
          <w:highlight w:val="lightGray"/>
        </w:rPr>
        <w:t>IU</w:t>
      </w:r>
      <w:r>
        <w:rPr>
          <w:rFonts w:hint="eastAsia"/>
          <w:color w:val="0000FA"/>
        </w:rPr>
        <w:t xml:space="preserve"> Z</w:t>
      </w:r>
      <w:r>
        <w:rPr>
          <w:rFonts w:hint="eastAsia"/>
          <w:color w:val="0000FA"/>
          <w:highlight w:val="cyan"/>
        </w:rPr>
        <w:t xml:space="preserve"> T</w:t>
      </w:r>
      <w:r>
        <w:rPr>
          <w:rFonts w:hint="eastAsia"/>
          <w:color w:val="0000FA"/>
        </w:rPr>
        <w:t>, H</w:t>
      </w:r>
      <w:r>
        <w:rPr>
          <w:rFonts w:hint="eastAsia"/>
          <w:color w:val="0000FA"/>
          <w:highlight w:val="lightGray"/>
        </w:rPr>
        <w:t>UANG</w:t>
      </w:r>
      <w:r>
        <w:rPr>
          <w:rFonts w:hint="eastAsia"/>
          <w:color w:val="0000FA"/>
        </w:rPr>
        <w:t xml:space="preserve"> S </w:t>
      </w:r>
      <w:r>
        <w:rPr>
          <w:rFonts w:hint="eastAsia"/>
          <w:color w:val="0000FA"/>
          <w:highlight w:val="cyan"/>
        </w:rPr>
        <w:t>Y</w:t>
      </w:r>
      <w:r>
        <w:rPr>
          <w:rFonts w:hint="eastAsia"/>
          <w:color w:val="0000FA"/>
        </w:rPr>
        <w:t xml:space="preserve">, </w:t>
      </w:r>
      <w:r>
        <w:rPr>
          <w:rFonts w:hint="eastAsia"/>
          <w:color w:val="0000FA"/>
          <w:highlight w:val="cyan"/>
        </w:rPr>
        <w:t>et</w:t>
      </w:r>
      <w:r>
        <w:rPr>
          <w:rFonts w:hint="eastAsia"/>
          <w:color w:val="0000FA"/>
        </w:rPr>
        <w:t xml:space="preserve"> </w:t>
      </w:r>
      <w:r>
        <w:rPr>
          <w:rFonts w:hint="eastAsia"/>
          <w:color w:val="0000FA"/>
          <w:highlight w:val="cyan"/>
        </w:rPr>
        <w:t>al</w:t>
      </w:r>
      <w:r>
        <w:rPr>
          <w:rFonts w:hint="eastAsia"/>
          <w:color w:val="0000FA"/>
        </w:rPr>
        <w:t>. Improving interpretability of deep sequential knowledge tracing models with question-centric cognitive representations</w:t>
      </w:r>
      <w:r>
        <w:rPr>
          <w:rFonts w:hint="eastAsia"/>
          <w:color w:val="0000FA"/>
          <w:highlight w:val="cyan"/>
        </w:rPr>
        <w:t>[J]</w:t>
      </w:r>
      <w:r>
        <w:rPr>
          <w:rFonts w:hint="eastAsia"/>
          <w:color w:val="0000FA"/>
        </w:rPr>
        <w:t>. Proceedings of the AAAI Conference on Artificial Intelligence</w:t>
      </w:r>
      <w:r>
        <w:rPr>
          <w:rFonts w:hint="eastAsia"/>
          <w:color w:val="0000FA"/>
          <w:highlight w:val="cyan"/>
        </w:rPr>
        <w:t>, 2023</w:t>
      </w:r>
      <w:r>
        <w:rPr>
          <w:rFonts w:hint="eastAsia"/>
          <w:color w:val="0000FA"/>
        </w:rPr>
        <w:t>, 37(12)</w:t>
      </w:r>
      <w:r>
        <w:rPr>
          <w:rFonts w:hint="eastAsia"/>
          <w:color w:val="0000FA"/>
          <w:highlight w:val="cyan"/>
        </w:rPr>
        <w:t>:</w:t>
      </w:r>
      <w:r>
        <w:rPr>
          <w:rFonts w:hint="eastAsia"/>
          <w:color w:val="0000FA"/>
        </w:rPr>
        <w:t xml:space="preserve"> 14196-14204. </w:t>
      </w:r>
      <w:r>
        <w:fldChar w:fldCharType="begin"/>
      </w:r>
      <w:r>
        <w:instrText xml:space="preserve">HYPERLINK "https://doi.org/10.1609/aaai.v37i12.26661" \o "自助复核"</w:instrText>
      </w:r>
      <w:r>
        <w:fldChar w:fldCharType="separate"/>
      </w:r>
      <w:del w:id="3157" w:author="hui wan" w:date="2025-12-28T22:19:00Z">
        <w:r>
          <w:rPr>
            <w:rStyle w:val="24"/>
            <w:rFonts w:hint="eastAsia"/>
          </w:rPr>
          <w:delText>[LinkOut]</w:delText>
        </w:r>
      </w:del>
      <w:r>
        <w:fldChar w:fldCharType="end"/>
      </w:r>
    </w:p>
    <w:p w14:paraId="02DD8E5A">
      <w:pPr>
        <w:widowControl/>
        <w:spacing w:line="360" w:lineRule="auto"/>
        <w:ind w:left="420" w:hanging="420"/>
        <w:rPr>
          <w:del w:id="3158" w:author="hui wan" w:date="2025-12-28T22:03:00Z"/>
          <w:color w:val="009900"/>
        </w:rPr>
      </w:pPr>
      <w:ins w:id="3159" w:author="Somomgbeom" w:date="2025-10-12T20:29:00Z">
        <w:del w:id="3160" w:author="hui wan" w:date="2025-12-28T22:03:00Z">
          <w:r>
            <w:rPr>
              <w:rFonts w:hint="eastAsia"/>
              <w:color w:val="009900"/>
            </w:rPr>
            <w:delText>[14]</w:delText>
          </w:r>
        </w:del>
      </w:ins>
      <w:ins w:id="3161" w:author="Somomgbeom" w:date="2025-10-12T20:29:00Z">
        <w:del w:id="3162" w:author="hui wan" w:date="2025-12-28T22:03:00Z">
          <w:r>
            <w:rPr>
              <w:color w:val="009900"/>
            </w:rPr>
            <w:delText>N</w:delText>
          </w:r>
        </w:del>
      </w:ins>
      <w:ins w:id="3163" w:author="Somomgbeom" w:date="2025-10-12T20:29:00Z">
        <w:del w:id="3164" w:author="hui wan" w:date="2025-12-28T22:03:00Z">
          <w:r>
            <w:rPr>
              <w:color w:val="009900"/>
              <w:highlight w:val="lightGray"/>
            </w:rPr>
            <w:delText>agatani</w:delText>
          </w:r>
        </w:del>
      </w:ins>
      <w:ins w:id="3165" w:author="Somomgbeom" w:date="2025-10-12T20:29:00Z">
        <w:del w:id="3166" w:author="hui wan" w:date="2025-12-28T22:03:00Z">
          <w:r>
            <w:rPr>
              <w:color w:val="009900"/>
              <w:highlight w:val="cyan"/>
            </w:rPr>
            <w:delText>,</w:delText>
          </w:r>
        </w:del>
      </w:ins>
      <w:ins w:id="3167" w:author="Somomgbeom" w:date="2025-10-12T20:29:00Z">
        <w:del w:id="3168" w:author="hui wan" w:date="2025-12-28T22:03:00Z">
          <w:r>
            <w:rPr>
              <w:color w:val="009900"/>
            </w:rPr>
            <w:delText xml:space="preserve"> K</w:delText>
          </w:r>
        </w:del>
      </w:ins>
      <w:ins w:id="3169" w:author="Somomgbeom" w:date="2025-10-12T20:29:00Z">
        <w:del w:id="3170" w:author="hui wan" w:date="2025-12-28T22:03:00Z">
          <w:r>
            <w:rPr>
              <w:color w:val="009900"/>
              <w:highlight w:val="cyan"/>
            </w:rPr>
            <w:delText>.</w:delText>
          </w:r>
        </w:del>
      </w:ins>
      <w:ins w:id="3171" w:author="Somomgbeom" w:date="2025-10-12T20:29:00Z">
        <w:del w:id="3172" w:author="hui wan" w:date="2025-12-28T22:03:00Z">
          <w:r>
            <w:rPr>
              <w:color w:val="009900"/>
            </w:rPr>
            <w:delText>, Z</w:delText>
          </w:r>
        </w:del>
      </w:ins>
      <w:ins w:id="3173" w:author="Somomgbeom" w:date="2025-10-12T20:29:00Z">
        <w:del w:id="3174" w:author="hui wan" w:date="2025-12-28T22:03:00Z">
          <w:r>
            <w:rPr>
              <w:color w:val="009900"/>
              <w:highlight w:val="lightGray"/>
            </w:rPr>
            <w:delText>hang</w:delText>
          </w:r>
        </w:del>
      </w:ins>
      <w:ins w:id="3175" w:author="Somomgbeom" w:date="2025-10-12T20:29:00Z">
        <w:del w:id="3176" w:author="hui wan" w:date="2025-12-28T22:03:00Z">
          <w:r>
            <w:rPr>
              <w:color w:val="009900"/>
              <w:highlight w:val="cyan"/>
            </w:rPr>
            <w:delText>,</w:delText>
          </w:r>
        </w:del>
      </w:ins>
      <w:ins w:id="3177" w:author="Somomgbeom" w:date="2025-10-12T20:29:00Z">
        <w:del w:id="3178" w:author="hui wan" w:date="2025-12-28T22:03:00Z">
          <w:r>
            <w:rPr>
              <w:color w:val="009900"/>
            </w:rPr>
            <w:delText xml:space="preserve"> Q</w:delText>
          </w:r>
        </w:del>
      </w:ins>
      <w:ins w:id="3179" w:author="Somomgbeom" w:date="2025-10-12T20:29:00Z">
        <w:del w:id="3180" w:author="hui wan" w:date="2025-12-28T22:03:00Z">
          <w:r>
            <w:rPr>
              <w:color w:val="009900"/>
              <w:highlight w:val="cyan"/>
            </w:rPr>
            <w:delText>.</w:delText>
          </w:r>
        </w:del>
      </w:ins>
      <w:ins w:id="3181" w:author="Somomgbeom" w:date="2025-10-12T20:29:00Z">
        <w:del w:id="3182" w:author="hui wan" w:date="2025-12-28T22:03:00Z">
          <w:r>
            <w:rPr>
              <w:color w:val="009900"/>
            </w:rPr>
            <w:delText>, S</w:delText>
          </w:r>
        </w:del>
      </w:ins>
      <w:ins w:id="3183" w:author="Somomgbeom" w:date="2025-10-12T20:29:00Z">
        <w:del w:id="3184" w:author="hui wan" w:date="2025-12-28T22:03:00Z">
          <w:r>
            <w:rPr>
              <w:color w:val="009900"/>
              <w:highlight w:val="lightGray"/>
            </w:rPr>
            <w:delText>ato</w:delText>
          </w:r>
        </w:del>
      </w:ins>
      <w:ins w:id="3185" w:author="Somomgbeom" w:date="2025-10-12T20:29:00Z">
        <w:del w:id="3186" w:author="hui wan" w:date="2025-12-28T22:03:00Z">
          <w:r>
            <w:rPr>
              <w:color w:val="009900"/>
              <w:highlight w:val="cyan"/>
            </w:rPr>
            <w:delText>,</w:delText>
          </w:r>
        </w:del>
      </w:ins>
      <w:ins w:id="3187" w:author="Somomgbeom" w:date="2025-10-12T20:29:00Z">
        <w:del w:id="3188" w:author="hui wan" w:date="2025-12-28T22:03:00Z">
          <w:r>
            <w:rPr>
              <w:color w:val="009900"/>
            </w:rPr>
            <w:delText xml:space="preserve"> M</w:delText>
          </w:r>
        </w:del>
      </w:ins>
      <w:ins w:id="3189" w:author="Somomgbeom" w:date="2025-10-12T20:29:00Z">
        <w:del w:id="3190" w:author="hui wan" w:date="2025-12-28T22:03:00Z">
          <w:r>
            <w:rPr>
              <w:color w:val="009900"/>
              <w:highlight w:val="cyan"/>
            </w:rPr>
            <w:delText>.</w:delText>
          </w:r>
        </w:del>
      </w:ins>
      <w:ins w:id="3191" w:author="Somomgbeom" w:date="2025-10-12T20:29:00Z">
        <w:del w:id="3192" w:author="hui wan" w:date="2025-12-28T22:03:00Z">
          <w:r>
            <w:rPr>
              <w:color w:val="009900"/>
            </w:rPr>
            <w:delText xml:space="preserve">, </w:delText>
          </w:r>
        </w:del>
      </w:ins>
      <w:ins w:id="3193" w:author="Somomgbeom" w:date="2025-10-12T20:29:00Z">
        <w:del w:id="3194" w:author="hui wan" w:date="2025-12-28T22:03:00Z">
          <w:r>
            <w:rPr>
              <w:color w:val="009900"/>
              <w:highlight w:val="cyan"/>
            </w:rPr>
            <w:delText>Chen, Y. Y., Chen, F., &amp; Ohkuma, T. (2019, May)</w:delText>
          </w:r>
        </w:del>
      </w:ins>
      <w:ins w:id="3195" w:author="Somomgbeom" w:date="2025-10-12T20:29:00Z">
        <w:del w:id="3196" w:author="hui wan" w:date="2025-12-28T22:03:00Z">
          <w:r>
            <w:rPr>
              <w:color w:val="009900"/>
            </w:rPr>
            <w:delText>. Augmenting knowledge tracing by considering forgetting behavior</w:delText>
          </w:r>
        </w:del>
      </w:ins>
      <w:ins w:id="3197" w:author="Somomgbeom" w:date="2025-10-12T20:29:00Z">
        <w:del w:id="3198" w:author="hui wan" w:date="2025-12-28T22:03:00Z">
          <w:r>
            <w:rPr>
              <w:color w:val="009900"/>
              <w:highlight w:val="cyan"/>
            </w:rPr>
            <w:delText>. In</w:delText>
          </w:r>
        </w:del>
      </w:ins>
      <w:ins w:id="3199" w:author="Somomgbeom" w:date="2025-10-12T20:29:00Z">
        <w:del w:id="3200" w:author="hui wan" w:date="2025-12-28T22:03:00Z">
          <w:r>
            <w:rPr>
              <w:color w:val="009900"/>
            </w:rPr>
            <w:delText xml:space="preserve"> </w:delText>
          </w:r>
        </w:del>
      </w:ins>
      <w:ins w:id="3201" w:author="Somomgbeom" w:date="2025-10-12T20:29:00Z">
        <w:del w:id="3202" w:author="hui wan" w:date="2025-12-28T22:03:00Z">
          <w:r>
            <w:rPr>
              <w:color w:val="009900"/>
              <w:highlight w:val="lightGray"/>
            </w:rPr>
            <w:delText>T</w:delText>
          </w:r>
        </w:del>
      </w:ins>
      <w:ins w:id="3203" w:author="Somomgbeom" w:date="2025-10-12T20:29:00Z">
        <w:del w:id="3204" w:author="hui wan" w:date="2025-12-28T22:03:00Z">
          <w:r>
            <w:rPr>
              <w:color w:val="009900"/>
            </w:rPr>
            <w:delText xml:space="preserve">he World Wide Web Conference </w:delText>
          </w:r>
        </w:del>
      </w:ins>
      <w:ins w:id="3205" w:author="Somomgbeom" w:date="2025-10-12T20:29:00Z">
        <w:del w:id="3206" w:author="hui wan" w:date="2025-12-28T22:03:00Z">
          <w:r>
            <w:rPr>
              <w:color w:val="009900"/>
              <w:highlight w:val="cyan"/>
            </w:rPr>
            <w:delText>(pp</w:delText>
          </w:r>
        </w:del>
      </w:ins>
      <w:ins w:id="3207" w:author="Somomgbeom" w:date="2025-10-12T20:29:00Z">
        <w:del w:id="3208" w:author="hui wan" w:date="2025-12-28T22:03:00Z">
          <w:r>
            <w:rPr>
              <w:color w:val="009900"/>
            </w:rPr>
            <w:delText xml:space="preserve">. </w:delText>
          </w:r>
        </w:del>
      </w:ins>
      <w:ins w:id="3209" w:author="Somomgbeom" w:date="2025-10-12T20:29:00Z">
        <w:del w:id="3210" w:author="hui wan" w:date="2025-12-28T22:03:00Z">
          <w:r>
            <w:rPr>
              <w:color w:val="009900"/>
              <w:highlight w:val="cyan"/>
            </w:rPr>
            <w:delText>3101--3107)</w:delText>
          </w:r>
        </w:del>
      </w:ins>
      <w:ins w:id="3211" w:author="Somomgbeom" w:date="2025-10-12T20:29:00Z">
        <w:del w:id="3212" w:author="hui wan" w:date="2025-12-28T22:03:00Z">
          <w:r>
            <w:rPr>
              <w:color w:val="009900"/>
            </w:rPr>
            <w:delText>.</w:delText>
          </w:r>
        </w:del>
      </w:ins>
    </w:p>
    <w:p w14:paraId="08AABF82">
      <w:pPr>
        <w:widowControl/>
        <w:spacing w:line="360" w:lineRule="auto"/>
        <w:ind w:left="420" w:hanging="420"/>
        <w:rPr>
          <w:ins w:id="3213" w:author="Somomgbeom" w:date="2025-10-12T20:29:00Z"/>
          <w:color w:val="0000FA"/>
        </w:rPr>
      </w:pPr>
      <w:r>
        <w:rPr>
          <w:rFonts w:hint="eastAsia"/>
          <w:color w:val="0000FA"/>
        </w:rPr>
        <w:t>[14] N</w:t>
      </w:r>
      <w:r>
        <w:rPr>
          <w:rFonts w:hint="eastAsia"/>
          <w:color w:val="0000FA"/>
          <w:highlight w:val="lightGray"/>
        </w:rPr>
        <w:t>AGATANI</w:t>
      </w:r>
      <w:r>
        <w:rPr>
          <w:rFonts w:hint="eastAsia"/>
          <w:color w:val="0000FA"/>
        </w:rPr>
        <w:t xml:space="preserve"> K, Z</w:t>
      </w:r>
      <w:r>
        <w:rPr>
          <w:rFonts w:hint="eastAsia"/>
          <w:color w:val="0000FA"/>
          <w:highlight w:val="lightGray"/>
        </w:rPr>
        <w:t>HANG</w:t>
      </w:r>
      <w:r>
        <w:rPr>
          <w:rFonts w:hint="eastAsia"/>
          <w:color w:val="0000FA"/>
        </w:rPr>
        <w:t xml:space="preserve"> Q, S</w:t>
      </w:r>
      <w:r>
        <w:rPr>
          <w:rFonts w:hint="eastAsia"/>
          <w:color w:val="0000FA"/>
          <w:highlight w:val="lightGray"/>
        </w:rPr>
        <w:t>ATO</w:t>
      </w:r>
      <w:r>
        <w:rPr>
          <w:rFonts w:hint="eastAsia"/>
          <w:color w:val="0000FA"/>
        </w:rPr>
        <w:t xml:space="preserve"> M, </w:t>
      </w:r>
      <w:r>
        <w:rPr>
          <w:rFonts w:hint="eastAsia"/>
          <w:color w:val="0000FA"/>
          <w:highlight w:val="cyan"/>
        </w:rPr>
        <w:t>et</w:t>
      </w:r>
      <w:r>
        <w:rPr>
          <w:rFonts w:hint="eastAsia"/>
          <w:color w:val="0000FA"/>
        </w:rPr>
        <w:t xml:space="preserve"> </w:t>
      </w:r>
      <w:r>
        <w:rPr>
          <w:rFonts w:hint="eastAsia"/>
          <w:color w:val="0000FA"/>
          <w:highlight w:val="cyan"/>
        </w:rPr>
        <w:t>al</w:t>
      </w:r>
      <w:r>
        <w:rPr>
          <w:rFonts w:hint="eastAsia"/>
          <w:color w:val="0000FA"/>
        </w:rPr>
        <w:t>. Augmenting knowledge tracing by considering forgetting behavior</w:t>
      </w:r>
      <w:r>
        <w:rPr>
          <w:rFonts w:hint="eastAsia"/>
          <w:color w:val="0000FA"/>
          <w:highlight w:val="cyan"/>
        </w:rPr>
        <w:t>[C]//Proceedings</w:t>
      </w:r>
      <w:r>
        <w:rPr>
          <w:rFonts w:hint="eastAsia"/>
          <w:color w:val="0000FA"/>
        </w:rPr>
        <w:t xml:space="preserve"> </w:t>
      </w:r>
      <w:r>
        <w:rPr>
          <w:rFonts w:hint="eastAsia"/>
          <w:color w:val="0000FA"/>
          <w:highlight w:val="cyan"/>
        </w:rPr>
        <w:t>of</w:t>
      </w:r>
      <w:r>
        <w:rPr>
          <w:rFonts w:hint="eastAsia"/>
          <w:color w:val="0000FA"/>
        </w:rPr>
        <w:t xml:space="preserve"> </w:t>
      </w:r>
      <w:r>
        <w:rPr>
          <w:rFonts w:hint="eastAsia"/>
          <w:color w:val="0000FA"/>
          <w:highlight w:val="lightGray"/>
        </w:rPr>
        <w:t>t</w:t>
      </w:r>
      <w:r>
        <w:rPr>
          <w:rFonts w:hint="eastAsia"/>
          <w:color w:val="0000FA"/>
        </w:rPr>
        <w:t xml:space="preserve">he World Wide Web Conference. </w:t>
      </w:r>
      <w:r>
        <w:rPr>
          <w:rFonts w:hint="eastAsia"/>
          <w:color w:val="0000FA"/>
          <w:highlight w:val="cyan"/>
        </w:rPr>
        <w:t xml:space="preserve">New York: ACM, 2019: </w:t>
      </w:r>
      <w:del w:id="3214" w:author="hui wan" w:date="2025-12-28T22:03:00Z">
        <w:r>
          <w:rPr>
            <w:rFonts w:hint="eastAsia"/>
            <w:color w:val="0000FA"/>
            <w:highlight w:val="cyan"/>
          </w:rPr>
          <w:delText>■</w:delText>
        </w:r>
      </w:del>
      <w:del w:id="3215" w:author="hui wan" w:date="2025-12-28T22:03:00Z">
        <w:r>
          <w:rPr>
            <w:rFonts w:hint="eastAsia"/>
            <w:color w:val="0000FA"/>
          </w:rPr>
          <w:delText>-</w:delText>
        </w:r>
      </w:del>
      <w:del w:id="3216" w:author="hui wan" w:date="2025-12-28T22:03:00Z">
        <w:r>
          <w:rPr>
            <w:rFonts w:hint="eastAsia"/>
            <w:color w:val="0000FA"/>
            <w:highlight w:val="cyan"/>
          </w:rPr>
          <w:delText>■</w:delText>
        </w:r>
      </w:del>
      <w:ins w:id="3217" w:author="hui wan" w:date="2025-12-28T22:03:00Z">
        <w:r>
          <w:rPr>
            <w:rFonts w:hint="eastAsia"/>
            <w:color w:val="0000FA"/>
            <w:highlight w:val="cyan"/>
          </w:rPr>
          <w:t>3101-3107</w:t>
        </w:r>
      </w:ins>
      <w:r>
        <w:rPr>
          <w:rFonts w:hint="eastAsia"/>
          <w:color w:val="0000FA"/>
          <w:highlight w:val="cyan"/>
        </w:rPr>
        <w:t>.</w:t>
      </w:r>
      <w:del w:id="3218" w:author="hui wan" w:date="2025-12-28T22:03:00Z">
        <w:r>
          <w:rPr>
            <w:rFonts w:hint="eastAsia"/>
            <w:color w:val="0000FA"/>
            <w:highlight w:val="cyan"/>
          </w:rPr>
          <w:delText xml:space="preserve"> DOI:10.1145/3308558.3313565</w:delText>
        </w:r>
      </w:del>
      <w:del w:id="3219" w:author="hui wan" w:date="2025-12-28T22:03:00Z">
        <w:r>
          <w:rPr>
            <w:rFonts w:hint="eastAsia"/>
            <w:color w:val="0000FA"/>
          </w:rPr>
          <w:delText>.</w:delText>
        </w:r>
      </w:del>
      <w:r>
        <w:rPr>
          <w:rFonts w:hint="eastAsia"/>
          <w:color w:val="0000FA"/>
        </w:rPr>
        <w:t xml:space="preserve"> </w:t>
      </w:r>
      <w:r>
        <w:fldChar w:fldCharType="begin"/>
      </w:r>
      <w:r>
        <w:instrText xml:space="preserve">HYPERLINK "https://doi.org/10.1145/3308558.3313565" \o "自助复核"</w:instrText>
      </w:r>
      <w:r>
        <w:fldChar w:fldCharType="separate"/>
      </w:r>
      <w:del w:id="3220" w:author="hui wan" w:date="2025-12-28T22:19:00Z">
        <w:r>
          <w:rPr>
            <w:rStyle w:val="24"/>
            <w:rFonts w:hint="eastAsia"/>
          </w:rPr>
          <w:delText>[LinkOut]</w:delText>
        </w:r>
      </w:del>
      <w:r>
        <w:fldChar w:fldCharType="end"/>
      </w:r>
    </w:p>
    <w:p w14:paraId="1981832C">
      <w:pPr>
        <w:widowControl/>
        <w:spacing w:line="360" w:lineRule="auto"/>
        <w:ind w:left="420" w:hanging="420"/>
        <w:rPr>
          <w:ins w:id="3221" w:author="Somomgbeom" w:date="2025-10-12T20:29:00Z"/>
          <w:color w:val="000000"/>
        </w:rPr>
      </w:pPr>
      <w:ins w:id="3222" w:author="Somomgbeom" w:date="2025-10-12T20:29:00Z">
        <w:r>
          <w:rPr>
            <w:rFonts w:hint="eastAsia"/>
            <w:color w:val="000000"/>
          </w:rPr>
          <w:t>[15]</w:t>
        </w:r>
      </w:ins>
      <w:ins w:id="3223" w:author="hui wan" w:date="2025-12-28T22:05:00Z">
        <w:r>
          <w:rPr>
            <w:rFonts w:hint="eastAsia"/>
            <w:color w:val="000000"/>
          </w:rPr>
          <w:t xml:space="preserve"> </w:t>
        </w:r>
      </w:ins>
      <w:ins w:id="3224" w:author="Somomgbeom" w:date="2025-10-12T20:29:00Z">
        <w:r>
          <w:rPr>
            <w:color w:val="000000"/>
          </w:rPr>
          <w:t xml:space="preserve">GUAN Q, DUAN X, BIAN K, et al. KVFKT: a new horizon in knowledge tracing with attention-based embedding and forgetting curve integration[C]//Proceedings of the 31st International Conference on Computational Linguistics. </w:t>
        </w:r>
      </w:ins>
      <w:ins w:id="3225" w:author="hui wan" w:date="2025-12-28T22:07:00Z">
        <w:r>
          <w:rPr>
            <w:rFonts w:hint="eastAsia"/>
            <w:color w:val="000000"/>
          </w:rPr>
          <w:t>Abu Dhabi：Association for Computational Linguistics,</w:t>
        </w:r>
      </w:ins>
      <w:ins w:id="3226" w:author="hui wan" w:date="2025-12-28T22:07:00Z">
        <w:r>
          <w:rPr>
            <w:color w:val="000000"/>
          </w:rPr>
          <w:t xml:space="preserve"> </w:t>
        </w:r>
      </w:ins>
      <w:ins w:id="3227" w:author="Somomgbeom" w:date="2025-10-12T20:29:00Z">
        <w:r>
          <w:rPr>
            <w:color w:val="000000"/>
          </w:rPr>
          <w:t>2025: 4399-4409.</w:t>
        </w:r>
      </w:ins>
    </w:p>
    <w:p w14:paraId="1891E826">
      <w:pPr>
        <w:widowControl/>
        <w:spacing w:line="360" w:lineRule="auto"/>
        <w:ind w:left="420" w:hanging="420"/>
        <w:rPr>
          <w:del w:id="3228" w:author="hui wan" w:date="2025-12-28T22:02:00Z"/>
          <w:color w:val="009900"/>
        </w:rPr>
      </w:pPr>
      <w:ins w:id="3229" w:author="Somomgbeom" w:date="2025-10-12T20:29:00Z">
        <w:del w:id="3230" w:author="hui wan" w:date="2025-12-28T22:02:00Z">
          <w:r>
            <w:rPr>
              <w:rFonts w:hint="eastAsia"/>
              <w:color w:val="009900"/>
            </w:rPr>
            <w:delText>[16]</w:delText>
          </w:r>
        </w:del>
      </w:ins>
      <w:ins w:id="3231" w:author="Somomgbeom" w:date="2025-10-12T20:29:00Z">
        <w:del w:id="3232" w:author="hui wan" w:date="2025-12-28T22:02:00Z">
          <w:r>
            <w:rPr>
              <w:color w:val="009900"/>
            </w:rPr>
            <w:delText>L</w:delText>
          </w:r>
        </w:del>
      </w:ins>
      <w:ins w:id="3233" w:author="Somomgbeom" w:date="2025-10-12T20:29:00Z">
        <w:del w:id="3234" w:author="hui wan" w:date="2025-12-28T22:02:00Z">
          <w:r>
            <w:rPr>
              <w:color w:val="009900"/>
              <w:highlight w:val="lightGray"/>
            </w:rPr>
            <w:delText>i</w:delText>
          </w:r>
        </w:del>
      </w:ins>
      <w:ins w:id="3235" w:author="Somomgbeom" w:date="2025-10-12T20:29:00Z">
        <w:del w:id="3236" w:author="hui wan" w:date="2025-12-28T22:02:00Z">
          <w:r>
            <w:rPr>
              <w:color w:val="009900"/>
              <w:highlight w:val="cyan"/>
            </w:rPr>
            <w:delText>,</w:delText>
          </w:r>
        </w:del>
      </w:ins>
      <w:ins w:id="3237" w:author="Somomgbeom" w:date="2025-10-12T20:29:00Z">
        <w:del w:id="3238" w:author="hui wan" w:date="2025-12-28T22:02:00Z">
          <w:r>
            <w:rPr>
              <w:color w:val="009900"/>
            </w:rPr>
            <w:delText xml:space="preserve"> S</w:delText>
          </w:r>
        </w:del>
      </w:ins>
      <w:ins w:id="3239" w:author="Somomgbeom" w:date="2025-10-12T20:29:00Z">
        <w:del w:id="3240" w:author="hui wan" w:date="2025-12-28T22:02:00Z">
          <w:r>
            <w:rPr>
              <w:color w:val="009900"/>
              <w:highlight w:val="cyan"/>
            </w:rPr>
            <w:delText>.</w:delText>
          </w:r>
        </w:del>
      </w:ins>
      <w:ins w:id="3241" w:author="Somomgbeom" w:date="2025-10-12T20:29:00Z">
        <w:del w:id="3242" w:author="hui wan" w:date="2025-12-28T22:02:00Z">
          <w:r>
            <w:rPr>
              <w:color w:val="009900"/>
            </w:rPr>
            <w:delText>, S</w:delText>
          </w:r>
        </w:del>
      </w:ins>
      <w:ins w:id="3243" w:author="Somomgbeom" w:date="2025-10-12T20:29:00Z">
        <w:del w:id="3244" w:author="hui wan" w:date="2025-12-28T22:02:00Z">
          <w:r>
            <w:rPr>
              <w:color w:val="009900"/>
              <w:highlight w:val="lightGray"/>
            </w:rPr>
            <w:delText>hen</w:delText>
          </w:r>
        </w:del>
      </w:ins>
      <w:ins w:id="3245" w:author="Somomgbeom" w:date="2025-10-12T20:29:00Z">
        <w:del w:id="3246" w:author="hui wan" w:date="2025-12-28T22:02:00Z">
          <w:r>
            <w:rPr>
              <w:color w:val="009900"/>
              <w:highlight w:val="cyan"/>
            </w:rPr>
            <w:delText>,</w:delText>
          </w:r>
        </w:del>
      </w:ins>
      <w:ins w:id="3247" w:author="Somomgbeom" w:date="2025-10-12T20:29:00Z">
        <w:del w:id="3248" w:author="hui wan" w:date="2025-12-28T22:02:00Z">
          <w:r>
            <w:rPr>
              <w:color w:val="009900"/>
            </w:rPr>
            <w:delText xml:space="preserve"> S</w:delText>
          </w:r>
        </w:del>
      </w:ins>
      <w:ins w:id="3249" w:author="Somomgbeom" w:date="2025-10-12T20:29:00Z">
        <w:del w:id="3250" w:author="hui wan" w:date="2025-12-28T22:02:00Z">
          <w:r>
            <w:rPr>
              <w:color w:val="009900"/>
              <w:highlight w:val="cyan"/>
            </w:rPr>
            <w:delText>.</w:delText>
          </w:r>
        </w:del>
      </w:ins>
      <w:ins w:id="3251" w:author="Somomgbeom" w:date="2025-10-12T20:29:00Z">
        <w:del w:id="3252" w:author="hui wan" w:date="2025-12-28T22:02:00Z">
          <w:r>
            <w:rPr>
              <w:color w:val="009900"/>
            </w:rPr>
            <w:delText>, S</w:delText>
          </w:r>
        </w:del>
      </w:ins>
      <w:ins w:id="3253" w:author="Somomgbeom" w:date="2025-10-12T20:29:00Z">
        <w:del w:id="3254" w:author="hui wan" w:date="2025-12-28T22:02:00Z">
          <w:r>
            <w:rPr>
              <w:color w:val="009900"/>
              <w:highlight w:val="lightGray"/>
            </w:rPr>
            <w:delText>u</w:delText>
          </w:r>
        </w:del>
      </w:ins>
      <w:ins w:id="3255" w:author="Somomgbeom" w:date="2025-10-12T20:29:00Z">
        <w:del w:id="3256" w:author="hui wan" w:date="2025-12-28T22:02:00Z">
          <w:r>
            <w:rPr>
              <w:color w:val="009900"/>
              <w:highlight w:val="cyan"/>
            </w:rPr>
            <w:delText>,</w:delText>
          </w:r>
        </w:del>
      </w:ins>
      <w:ins w:id="3257" w:author="Somomgbeom" w:date="2025-10-12T20:29:00Z">
        <w:del w:id="3258" w:author="hui wan" w:date="2025-12-28T22:02:00Z">
          <w:r>
            <w:rPr>
              <w:color w:val="009900"/>
            </w:rPr>
            <w:delText xml:space="preserve"> Y</w:delText>
          </w:r>
        </w:del>
      </w:ins>
      <w:ins w:id="3259" w:author="Somomgbeom" w:date="2025-10-12T20:29:00Z">
        <w:del w:id="3260" w:author="hui wan" w:date="2025-12-28T22:02:00Z">
          <w:r>
            <w:rPr>
              <w:color w:val="009900"/>
              <w:highlight w:val="cyan"/>
            </w:rPr>
            <w:delText>.</w:delText>
          </w:r>
        </w:del>
      </w:ins>
      <w:ins w:id="3261" w:author="Somomgbeom" w:date="2025-10-12T20:29:00Z">
        <w:del w:id="3262" w:author="hui wan" w:date="2025-12-28T22:02:00Z">
          <w:r>
            <w:rPr>
              <w:color w:val="009900"/>
            </w:rPr>
            <w:delText xml:space="preserve">, </w:delText>
          </w:r>
        </w:del>
      </w:ins>
      <w:ins w:id="3263" w:author="Somomgbeom" w:date="2025-10-12T20:29:00Z">
        <w:del w:id="3264" w:author="hui wan" w:date="2025-12-28T22:02:00Z">
          <w:r>
            <w:rPr>
              <w:color w:val="009900"/>
              <w:highlight w:val="cyan"/>
            </w:rPr>
            <w:delText>Sun, X., Lu, J., Mo, Q., ... &amp; Liu, Q. (2025)</w:delText>
          </w:r>
        </w:del>
      </w:ins>
      <w:ins w:id="3265" w:author="Somomgbeom" w:date="2025-10-12T20:29:00Z">
        <w:del w:id="3266" w:author="hui wan" w:date="2025-12-28T22:02:00Z">
          <w:r>
            <w:rPr>
              <w:color w:val="009900"/>
            </w:rPr>
            <w:delText xml:space="preserve">. STHKT: </w:delText>
          </w:r>
        </w:del>
      </w:ins>
      <w:ins w:id="3267" w:author="Somomgbeom" w:date="2025-10-12T20:29:00Z">
        <w:del w:id="3268" w:author="hui wan" w:date="2025-12-28T22:02:00Z">
          <w:r>
            <w:rPr>
              <w:color w:val="009900"/>
              <w:highlight w:val="lightGray"/>
            </w:rPr>
            <w:delText>S</w:delText>
          </w:r>
        </w:del>
      </w:ins>
      <w:ins w:id="3269" w:author="Somomgbeom" w:date="2025-10-12T20:29:00Z">
        <w:del w:id="3270" w:author="hui wan" w:date="2025-12-28T22:02:00Z">
          <w:r>
            <w:rPr>
              <w:color w:val="009900"/>
            </w:rPr>
            <w:delText xml:space="preserve">patiotemporal knowledge tracing with topological </w:delText>
          </w:r>
        </w:del>
      </w:ins>
      <w:ins w:id="3271" w:author="Somomgbeom" w:date="2025-10-12T20:29:00Z">
        <w:del w:id="3272" w:author="hui wan" w:date="2025-12-28T22:02:00Z">
          <w:r>
            <w:rPr>
              <w:color w:val="009900"/>
              <w:highlight w:val="lightGray"/>
            </w:rPr>
            <w:delText>H</w:delText>
          </w:r>
        </w:del>
      </w:ins>
      <w:ins w:id="3273" w:author="Somomgbeom" w:date="2025-10-12T20:29:00Z">
        <w:del w:id="3274" w:author="hui wan" w:date="2025-12-28T22:02:00Z">
          <w:r>
            <w:rPr>
              <w:color w:val="009900"/>
            </w:rPr>
            <w:delText>awkes process. Expert Systems with Applications, 259</w:delText>
          </w:r>
        </w:del>
      </w:ins>
      <w:ins w:id="3275" w:author="Somomgbeom" w:date="2025-10-12T20:29:00Z">
        <w:del w:id="3276" w:author="hui wan" w:date="2025-12-28T22:02:00Z">
          <w:r>
            <w:rPr>
              <w:color w:val="009900"/>
              <w:highlight w:val="cyan"/>
            </w:rPr>
            <w:delText>,</w:delText>
          </w:r>
        </w:del>
      </w:ins>
      <w:ins w:id="3277" w:author="Somomgbeom" w:date="2025-10-12T20:29:00Z">
        <w:del w:id="3278" w:author="hui wan" w:date="2025-12-28T22:02:00Z">
          <w:r>
            <w:rPr>
              <w:color w:val="009900"/>
            </w:rPr>
            <w:delText xml:space="preserve"> 125248.</w:delText>
          </w:r>
        </w:del>
      </w:ins>
    </w:p>
    <w:p w14:paraId="3083B4BD">
      <w:pPr>
        <w:widowControl/>
        <w:spacing w:line="360" w:lineRule="auto"/>
        <w:ind w:left="420" w:hanging="420"/>
        <w:rPr>
          <w:ins w:id="3279" w:author="Somomgbeom" w:date="2025-10-12T20:29:00Z"/>
          <w:color w:val="0000FA"/>
        </w:rPr>
      </w:pPr>
      <w:r>
        <w:rPr>
          <w:rFonts w:hint="eastAsia"/>
          <w:color w:val="0000FA"/>
        </w:rPr>
        <w:t>[16] L</w:t>
      </w:r>
      <w:r>
        <w:rPr>
          <w:rFonts w:hint="eastAsia"/>
          <w:color w:val="0000FA"/>
          <w:highlight w:val="lightGray"/>
        </w:rPr>
        <w:t>I</w:t>
      </w:r>
      <w:r>
        <w:rPr>
          <w:rFonts w:hint="eastAsia"/>
          <w:color w:val="0000FA"/>
        </w:rPr>
        <w:t xml:space="preserve"> S</w:t>
      </w:r>
      <w:r>
        <w:rPr>
          <w:rFonts w:hint="eastAsia"/>
          <w:color w:val="0000FA"/>
          <w:highlight w:val="cyan"/>
        </w:rPr>
        <w:t xml:space="preserve"> T</w:t>
      </w:r>
      <w:r>
        <w:rPr>
          <w:rFonts w:hint="eastAsia"/>
          <w:color w:val="0000FA"/>
        </w:rPr>
        <w:t>, S</w:t>
      </w:r>
      <w:r>
        <w:rPr>
          <w:rFonts w:hint="eastAsia"/>
          <w:color w:val="0000FA"/>
          <w:highlight w:val="lightGray"/>
        </w:rPr>
        <w:t>HEN</w:t>
      </w:r>
      <w:r>
        <w:rPr>
          <w:rFonts w:hint="eastAsia"/>
          <w:color w:val="0000FA"/>
        </w:rPr>
        <w:t xml:space="preserve"> S</w:t>
      </w:r>
      <w:r>
        <w:rPr>
          <w:rFonts w:hint="eastAsia"/>
          <w:color w:val="0000FA"/>
          <w:highlight w:val="cyan"/>
        </w:rPr>
        <w:t xml:space="preserve"> H</w:t>
      </w:r>
      <w:r>
        <w:rPr>
          <w:rFonts w:hint="eastAsia"/>
          <w:color w:val="0000FA"/>
        </w:rPr>
        <w:t>, S</w:t>
      </w:r>
      <w:r>
        <w:rPr>
          <w:rFonts w:hint="eastAsia"/>
          <w:color w:val="0000FA"/>
          <w:highlight w:val="lightGray"/>
        </w:rPr>
        <w:t>U</w:t>
      </w:r>
      <w:r>
        <w:rPr>
          <w:rFonts w:hint="eastAsia"/>
          <w:color w:val="0000FA"/>
        </w:rPr>
        <w:t xml:space="preserve"> Y, </w:t>
      </w:r>
      <w:r>
        <w:rPr>
          <w:rFonts w:hint="eastAsia"/>
          <w:color w:val="0000FA"/>
          <w:highlight w:val="cyan"/>
        </w:rPr>
        <w:t>et</w:t>
      </w:r>
      <w:r>
        <w:rPr>
          <w:rFonts w:hint="eastAsia"/>
          <w:color w:val="0000FA"/>
        </w:rPr>
        <w:t xml:space="preserve"> </w:t>
      </w:r>
      <w:r>
        <w:rPr>
          <w:rFonts w:hint="eastAsia"/>
          <w:color w:val="0000FA"/>
          <w:highlight w:val="cyan"/>
        </w:rPr>
        <w:t>al</w:t>
      </w:r>
      <w:r>
        <w:rPr>
          <w:rFonts w:hint="eastAsia"/>
          <w:color w:val="0000FA"/>
        </w:rPr>
        <w:t xml:space="preserve">. STHKT: </w:t>
      </w:r>
      <w:r>
        <w:rPr>
          <w:rFonts w:hint="eastAsia"/>
          <w:color w:val="0000FA"/>
          <w:highlight w:val="lightGray"/>
        </w:rPr>
        <w:t>s</w:t>
      </w:r>
      <w:r>
        <w:rPr>
          <w:rFonts w:hint="eastAsia"/>
          <w:color w:val="0000FA"/>
        </w:rPr>
        <w:t xml:space="preserve">patiotemporal knowledge tracing with topological </w:t>
      </w:r>
      <w:r>
        <w:rPr>
          <w:rFonts w:hint="eastAsia"/>
          <w:color w:val="0000FA"/>
          <w:highlight w:val="lightGray"/>
        </w:rPr>
        <w:t>h</w:t>
      </w:r>
      <w:r>
        <w:rPr>
          <w:rFonts w:hint="eastAsia"/>
          <w:color w:val="0000FA"/>
        </w:rPr>
        <w:t>awkes process</w:t>
      </w:r>
      <w:r>
        <w:rPr>
          <w:rFonts w:hint="eastAsia"/>
          <w:color w:val="0000FA"/>
          <w:highlight w:val="cyan"/>
        </w:rPr>
        <w:t>[J]</w:t>
      </w:r>
      <w:r>
        <w:rPr>
          <w:rFonts w:hint="eastAsia"/>
          <w:color w:val="0000FA"/>
        </w:rPr>
        <w:t xml:space="preserve">. Expert Systems with Applications, </w:t>
      </w:r>
      <w:r>
        <w:rPr>
          <w:rFonts w:hint="eastAsia"/>
          <w:color w:val="0000FA"/>
          <w:highlight w:val="cyan"/>
        </w:rPr>
        <w:t>2025</w:t>
      </w:r>
      <w:r>
        <w:rPr>
          <w:rFonts w:hint="eastAsia"/>
          <w:color w:val="0000FA"/>
        </w:rPr>
        <w:t>,</w:t>
      </w:r>
      <w:r>
        <w:rPr>
          <w:rFonts w:hint="eastAsia"/>
          <w:color w:val="0000FA"/>
          <w:highlight w:val="cyan"/>
        </w:rPr>
        <w:t xml:space="preserve"> 259:</w:t>
      </w:r>
      <w:r>
        <w:rPr>
          <w:rFonts w:hint="eastAsia"/>
          <w:color w:val="0000FA"/>
        </w:rPr>
        <w:t xml:space="preserve"> 125248. </w:t>
      </w:r>
      <w:r>
        <w:fldChar w:fldCharType="begin"/>
      </w:r>
      <w:r>
        <w:instrText xml:space="preserve">HYPERLINK "http://dx.doi.org/10.1016/j.eswa.2024.125248" \o "自助复核"</w:instrText>
      </w:r>
      <w:r>
        <w:fldChar w:fldCharType="separate"/>
      </w:r>
      <w:del w:id="3280" w:author="hui wan" w:date="2025-12-28T22:19:00Z">
        <w:r>
          <w:rPr>
            <w:rStyle w:val="24"/>
            <w:rFonts w:hint="eastAsia"/>
          </w:rPr>
          <w:delText>[LinkOut]</w:delText>
        </w:r>
      </w:del>
      <w:r>
        <w:fldChar w:fldCharType="end"/>
      </w:r>
    </w:p>
    <w:p w14:paraId="47B977F6">
      <w:pPr>
        <w:widowControl/>
        <w:spacing w:line="360" w:lineRule="auto"/>
        <w:ind w:left="420" w:hanging="420"/>
        <w:rPr>
          <w:ins w:id="3281" w:author="Somomgbeom" w:date="2025-10-12T20:29:00Z"/>
          <w:color w:val="000000"/>
        </w:rPr>
      </w:pPr>
      <w:ins w:id="3282" w:author="Somomgbeom" w:date="2025-10-12T20:29:00Z">
        <w:r>
          <w:rPr>
            <w:rFonts w:hint="eastAsia"/>
            <w:color w:val="000000"/>
          </w:rPr>
          <w:t>[17]</w:t>
        </w:r>
      </w:ins>
      <w:ins w:id="3283" w:author="hui wan" w:date="2025-12-28T22:09:00Z">
        <w:r>
          <w:rPr/>
          <w:t xml:space="preserve"> </w:t>
        </w:r>
      </w:ins>
      <w:ins w:id="3284" w:author="hui wan" w:date="2025-12-28T22:09:00Z">
        <w:r>
          <w:rPr>
            <w:color w:val="000000"/>
          </w:rPr>
          <w:t>VASWANI A, SHAZEER N, PARMAR N, et al</w:t>
        </w:r>
      </w:ins>
      <w:ins w:id="3285" w:author="Somomgbeom" w:date="2025-10-12T20:29:00Z">
        <w:del w:id="3286" w:author="hui wan" w:date="2025-12-28T22:09:00Z">
          <w:r>
            <w:rPr>
              <w:color w:val="000000"/>
            </w:rPr>
            <w:delText>Vaswani, A., Shazeer, N., Parmar, N., Uszkoreit, J., Jones, L., Gomez, A. N., Kaiser, Ł., &amp; Polosukhin, I. (2017)</w:delText>
          </w:r>
        </w:del>
      </w:ins>
      <w:ins w:id="3287" w:author="Somomgbeom" w:date="2025-10-12T20:29:00Z">
        <w:r>
          <w:rPr>
            <w:color w:val="000000"/>
          </w:rPr>
          <w:t>. Attention is all you need</w:t>
        </w:r>
      </w:ins>
      <w:ins w:id="3288" w:author="hui wan" w:date="2025-12-28T22:09:00Z">
        <w:r>
          <w:rPr>
            <w:rFonts w:hint="eastAsia"/>
            <w:color w:val="0000FA"/>
            <w:highlight w:val="cyan"/>
          </w:rPr>
          <w:t>[C]//</w:t>
        </w:r>
      </w:ins>
      <w:ins w:id="3289" w:author="hui wan" w:date="2025-12-28T22:09:00Z">
        <w:r>
          <w:rPr>
            <w:rFonts w:hint="eastAsia"/>
            <w:color w:val="0000FA"/>
          </w:rPr>
          <w:t>Proceedings of the</w:t>
        </w:r>
      </w:ins>
      <w:ins w:id="3290" w:author="hui wan" w:date="2025-12-28T22:11:00Z">
        <w:r>
          <w:rPr>
            <w:rFonts w:hint="eastAsia"/>
            <w:color w:val="0000FA"/>
          </w:rPr>
          <w:t xml:space="preserve"> </w:t>
        </w:r>
      </w:ins>
      <w:ins w:id="3291" w:author="hui wan" w:date="2025-12-28T22:12:00Z">
        <w:r>
          <w:rPr>
            <w:color w:val="0000FA"/>
          </w:rPr>
          <w:t>31st Conference on Neural Information Processing Systems (NIPS 2017)</w:t>
        </w:r>
      </w:ins>
      <w:ins w:id="3292" w:author="Somomgbeom" w:date="2025-10-12T20:29:00Z">
        <w:r>
          <w:rPr>
            <w:color w:val="000000"/>
          </w:rPr>
          <w:t>.</w:t>
        </w:r>
      </w:ins>
      <w:ins w:id="3293" w:author="hui wan" w:date="2025-12-28T22:18:00Z">
        <w:r>
          <w:rPr/>
          <w:t xml:space="preserve"> </w:t>
        </w:r>
      </w:ins>
      <w:ins w:id="3294" w:author="hui wan" w:date="2025-12-28T22:18:00Z">
        <w:r>
          <w:rPr>
            <w:color w:val="000000"/>
          </w:rPr>
          <w:t xml:space="preserve">New York: ACM, </w:t>
        </w:r>
      </w:ins>
      <w:ins w:id="3295" w:author="hui wan" w:date="2025-12-28T22:18:00Z">
        <w:r>
          <w:rPr>
            <w:rFonts w:hint="eastAsia"/>
            <w:color w:val="000000"/>
          </w:rPr>
          <w:t>2017: 6000-6010.</w:t>
        </w:r>
      </w:ins>
      <w:ins w:id="3296" w:author="Somomgbeom" w:date="2025-10-12T20:29:00Z">
        <w:del w:id="3297" w:author="hui wan" w:date="2025-12-28T22:11:00Z">
          <w:r>
            <w:rPr>
              <w:color w:val="000000"/>
            </w:rPr>
            <w:delText xml:space="preserve"> In Advances in Neural Information Processing Systems, 30.</w:delText>
          </w:r>
        </w:del>
      </w:ins>
    </w:p>
    <w:p w14:paraId="313BEA87">
      <w:pPr>
        <w:widowControl/>
        <w:spacing w:line="360" w:lineRule="auto"/>
        <w:ind w:left="420" w:hanging="420"/>
        <w:rPr>
          <w:ins w:id="3298" w:author="Somomgbeom" w:date="2025-10-12T20:29:00Z"/>
          <w:color w:val="000000"/>
        </w:rPr>
      </w:pPr>
      <w:ins w:id="3299" w:author="Somomgbeom" w:date="2025-10-12T20:29:00Z">
        <w:bookmarkStart w:id="53" w:name="_Ref8245"/>
        <w:r>
          <w:rPr>
            <w:rFonts w:hint="eastAsia"/>
            <w:color w:val="000000"/>
          </w:rPr>
          <w:t>[18]</w:t>
        </w:r>
      </w:ins>
      <w:ins w:id="3300" w:author="hui wan" w:date="2025-12-28T22:15:00Z">
        <w:r>
          <w:rPr>
            <w:rFonts w:hint="eastAsia"/>
            <w:color w:val="000000"/>
          </w:rPr>
          <w:t xml:space="preserve"> </w:t>
        </w:r>
      </w:ins>
      <w:ins w:id="3301" w:author="Somomgbeom" w:date="2025-10-12T20:29:00Z">
        <w:r>
          <w:rPr>
            <w:color w:val="000000"/>
          </w:rPr>
          <w:t>PANDEY S, KARYPIS G. A self-attentive model for knowledge tracing[</w:t>
        </w:r>
      </w:ins>
      <w:ins w:id="3302" w:author="Somomgbeom" w:date="2025-10-12T20:29:00Z">
        <w:del w:id="3303" w:author="hui wan" w:date="2025-12-28T22:16:00Z">
          <w:r>
            <w:rPr>
              <w:color w:val="000000"/>
            </w:rPr>
            <w:delText>J</w:delText>
          </w:r>
        </w:del>
      </w:ins>
      <w:ins w:id="3304" w:author="hui wan" w:date="2025-12-28T22:16:00Z">
        <w:r>
          <w:rPr>
            <w:rFonts w:hint="eastAsia"/>
            <w:color w:val="000000"/>
          </w:rPr>
          <w:t>C</w:t>
        </w:r>
      </w:ins>
      <w:ins w:id="3305" w:author="Somomgbeom" w:date="2025-10-12T20:29:00Z">
        <w:r>
          <w:rPr>
            <w:color w:val="000000"/>
          </w:rPr>
          <w:t>]</w:t>
        </w:r>
      </w:ins>
      <w:ins w:id="3306" w:author="Somomgbeom" w:date="2025-10-12T20:29:00Z">
        <w:del w:id="3307" w:author="hui wan" w:date="2025-12-28T22:16:00Z">
          <w:r>
            <w:rPr>
              <w:color w:val="000000"/>
            </w:rPr>
            <w:delText>.</w:delText>
          </w:r>
          <w:bookmarkEnd w:id="53"/>
        </w:del>
      </w:ins>
      <w:ins w:id="3308" w:author="Somomgbeom" w:date="2025-10-12T20:29:00Z">
        <w:r>
          <w:rPr>
            <w:rFonts w:hint="eastAsia"/>
            <w:color w:val="000000"/>
          </w:rPr>
          <w:t>//</w:t>
        </w:r>
      </w:ins>
      <w:ins w:id="3309" w:author="Somomgbeom" w:date="2025-10-12T20:29:00Z">
        <w:r>
          <w:rPr>
            <w:color w:val="000000"/>
          </w:rPr>
          <w:t>Proceedings of the 12th International Conference on Educational Data Mining (EDM 2019). Montreal, Canada: International Educational Data Mining Society, 2019: 384-389.</w:t>
        </w:r>
      </w:ins>
    </w:p>
    <w:p w14:paraId="62A10A38">
      <w:pPr>
        <w:widowControl/>
        <w:spacing w:line="360" w:lineRule="auto"/>
        <w:ind w:left="420" w:hanging="420"/>
        <w:rPr>
          <w:del w:id="3310" w:author="hui wan" w:date="2025-12-28T22:02:00Z"/>
          <w:color w:val="009900"/>
        </w:rPr>
      </w:pPr>
      <w:ins w:id="3311" w:author="Somomgbeom" w:date="2025-10-12T20:29:00Z">
        <w:del w:id="3312" w:author="hui wan" w:date="2025-12-28T22:02:00Z">
          <w:r>
            <w:rPr>
              <w:rFonts w:hint="eastAsia"/>
              <w:color w:val="009900"/>
            </w:rPr>
            <w:delText>[19]C</w:delText>
          </w:r>
        </w:del>
      </w:ins>
      <w:ins w:id="3313" w:author="Somomgbeom" w:date="2025-10-12T20:29:00Z">
        <w:del w:id="3314" w:author="hui wan" w:date="2025-12-28T22:02:00Z">
          <w:r>
            <w:rPr>
              <w:rFonts w:hint="eastAsia"/>
              <w:color w:val="009900"/>
              <w:highlight w:val="lightGray"/>
            </w:rPr>
            <w:delText>hoi</w:delText>
          </w:r>
        </w:del>
      </w:ins>
      <w:ins w:id="3315" w:author="Somomgbeom" w:date="2025-10-12T20:29:00Z">
        <w:del w:id="3316" w:author="hui wan" w:date="2025-12-28T22:02:00Z">
          <w:r>
            <w:rPr>
              <w:rFonts w:hint="eastAsia"/>
              <w:color w:val="009900"/>
              <w:highlight w:val="cyan"/>
            </w:rPr>
            <w:delText>,</w:delText>
          </w:r>
        </w:del>
      </w:ins>
      <w:ins w:id="3317" w:author="Somomgbeom" w:date="2025-10-12T20:29:00Z">
        <w:del w:id="3318" w:author="hui wan" w:date="2025-12-28T22:02:00Z">
          <w:r>
            <w:rPr>
              <w:rFonts w:hint="eastAsia"/>
              <w:color w:val="009900"/>
            </w:rPr>
            <w:delText xml:space="preserve"> Y</w:delText>
          </w:r>
        </w:del>
      </w:ins>
      <w:ins w:id="3319" w:author="Somomgbeom" w:date="2025-10-12T20:29:00Z">
        <w:del w:id="3320" w:author="hui wan" w:date="2025-12-28T22:02:00Z">
          <w:r>
            <w:rPr>
              <w:rFonts w:hint="eastAsia"/>
              <w:color w:val="009900"/>
              <w:highlight w:val="cyan"/>
            </w:rPr>
            <w:delText>.</w:delText>
          </w:r>
        </w:del>
      </w:ins>
      <w:ins w:id="3321" w:author="Somomgbeom" w:date="2025-10-12T20:29:00Z">
        <w:del w:id="3322" w:author="hui wan" w:date="2025-12-28T22:02:00Z">
          <w:r>
            <w:rPr>
              <w:rFonts w:hint="eastAsia"/>
              <w:color w:val="009900"/>
            </w:rPr>
            <w:delText>, L</w:delText>
          </w:r>
        </w:del>
      </w:ins>
      <w:ins w:id="3323" w:author="Somomgbeom" w:date="2025-10-12T20:29:00Z">
        <w:del w:id="3324" w:author="hui wan" w:date="2025-12-28T22:02:00Z">
          <w:r>
            <w:rPr>
              <w:rFonts w:hint="eastAsia"/>
              <w:color w:val="009900"/>
              <w:highlight w:val="lightGray"/>
            </w:rPr>
            <w:delText>ee</w:delText>
          </w:r>
        </w:del>
      </w:ins>
      <w:ins w:id="3325" w:author="Somomgbeom" w:date="2025-10-12T20:29:00Z">
        <w:del w:id="3326" w:author="hui wan" w:date="2025-12-28T22:02:00Z">
          <w:r>
            <w:rPr>
              <w:rFonts w:hint="eastAsia"/>
              <w:color w:val="009900"/>
              <w:highlight w:val="cyan"/>
            </w:rPr>
            <w:delText>,</w:delText>
          </w:r>
        </w:del>
      </w:ins>
      <w:ins w:id="3327" w:author="Somomgbeom" w:date="2025-10-12T20:29:00Z">
        <w:del w:id="3328" w:author="hui wan" w:date="2025-12-28T22:02:00Z">
          <w:r>
            <w:rPr>
              <w:rFonts w:hint="eastAsia"/>
              <w:color w:val="009900"/>
            </w:rPr>
            <w:delText xml:space="preserve"> Y</w:delText>
          </w:r>
        </w:del>
      </w:ins>
      <w:ins w:id="3329" w:author="Somomgbeom" w:date="2025-10-12T20:29:00Z">
        <w:del w:id="3330" w:author="hui wan" w:date="2025-12-28T22:02:00Z">
          <w:r>
            <w:rPr>
              <w:rFonts w:hint="eastAsia"/>
              <w:color w:val="009900"/>
              <w:highlight w:val="cyan"/>
            </w:rPr>
            <w:delText>.</w:delText>
          </w:r>
        </w:del>
      </w:ins>
      <w:ins w:id="3331" w:author="Somomgbeom" w:date="2025-10-12T20:29:00Z">
        <w:del w:id="3332" w:author="hui wan" w:date="2025-12-28T22:02:00Z">
          <w:r>
            <w:rPr>
              <w:rFonts w:hint="eastAsia"/>
              <w:color w:val="009900"/>
            </w:rPr>
            <w:delText>, C</w:delText>
          </w:r>
        </w:del>
      </w:ins>
      <w:ins w:id="3333" w:author="Somomgbeom" w:date="2025-10-12T20:29:00Z">
        <w:del w:id="3334" w:author="hui wan" w:date="2025-12-28T22:02:00Z">
          <w:r>
            <w:rPr>
              <w:rFonts w:hint="eastAsia"/>
              <w:color w:val="009900"/>
              <w:highlight w:val="lightGray"/>
            </w:rPr>
            <w:delText>ho</w:delText>
          </w:r>
        </w:del>
      </w:ins>
      <w:ins w:id="3335" w:author="Somomgbeom" w:date="2025-10-12T20:29:00Z">
        <w:del w:id="3336" w:author="hui wan" w:date="2025-12-28T22:02:00Z">
          <w:r>
            <w:rPr>
              <w:rFonts w:hint="eastAsia"/>
              <w:color w:val="009900"/>
              <w:highlight w:val="cyan"/>
            </w:rPr>
            <w:delText>,</w:delText>
          </w:r>
        </w:del>
      </w:ins>
      <w:ins w:id="3337" w:author="Somomgbeom" w:date="2025-10-12T20:29:00Z">
        <w:del w:id="3338" w:author="hui wan" w:date="2025-12-28T22:02:00Z">
          <w:r>
            <w:rPr>
              <w:rFonts w:hint="eastAsia"/>
              <w:color w:val="009900"/>
            </w:rPr>
            <w:delText xml:space="preserve"> J</w:delText>
          </w:r>
        </w:del>
      </w:ins>
      <w:ins w:id="3339" w:author="Somomgbeom" w:date="2025-10-12T20:29:00Z">
        <w:del w:id="3340" w:author="hui wan" w:date="2025-12-28T22:02:00Z">
          <w:r>
            <w:rPr>
              <w:rFonts w:hint="eastAsia"/>
              <w:color w:val="009900"/>
              <w:highlight w:val="cyan"/>
            </w:rPr>
            <w:delText>.</w:delText>
          </w:r>
        </w:del>
      </w:ins>
      <w:ins w:id="3341" w:author="Somomgbeom" w:date="2025-10-12T20:29:00Z">
        <w:del w:id="3342" w:author="hui wan" w:date="2025-12-28T22:02:00Z">
          <w:r>
            <w:rPr>
              <w:rFonts w:hint="eastAsia"/>
              <w:color w:val="009900"/>
            </w:rPr>
            <w:delText xml:space="preserve">, </w:delText>
          </w:r>
        </w:del>
      </w:ins>
      <w:ins w:id="3343" w:author="Somomgbeom" w:date="2025-10-12T20:29:00Z">
        <w:del w:id="3344" w:author="hui wan" w:date="2025-12-28T22:02:00Z">
          <w:r>
            <w:rPr>
              <w:rFonts w:hint="eastAsia"/>
              <w:color w:val="009900"/>
              <w:highlight w:val="cyan"/>
            </w:rPr>
            <w:delText>Baek, J., Kim, B., Cha, Y., ... &amp; Heo, J. (2020, August)</w:delText>
          </w:r>
        </w:del>
      </w:ins>
      <w:ins w:id="3345" w:author="Somomgbeom" w:date="2025-10-12T20:29:00Z">
        <w:del w:id="3346" w:author="hui wan" w:date="2025-12-28T22:02:00Z">
          <w:r>
            <w:rPr>
              <w:rFonts w:hint="eastAsia"/>
              <w:color w:val="009900"/>
            </w:rPr>
            <w:delText>. Towards an appropriate query, key, and value computation for knowledge tracing</w:delText>
          </w:r>
        </w:del>
      </w:ins>
      <w:ins w:id="3347" w:author="Somomgbeom" w:date="2025-10-12T20:29:00Z">
        <w:del w:id="3348" w:author="hui wan" w:date="2025-12-28T22:02:00Z">
          <w:r>
            <w:rPr>
              <w:rFonts w:hint="eastAsia"/>
              <w:color w:val="009900"/>
              <w:highlight w:val="cyan"/>
            </w:rPr>
            <w:delText xml:space="preserve">. In </w:delText>
          </w:r>
        </w:del>
      </w:ins>
      <w:ins w:id="3349" w:author="Somomgbeom" w:date="2025-10-12T20:29:00Z">
        <w:del w:id="3350" w:author="hui wan" w:date="2025-12-28T22:02:00Z">
          <w:r>
            <w:rPr>
              <w:rFonts w:hint="eastAsia"/>
              <w:color w:val="009900"/>
            </w:rPr>
            <w:delText xml:space="preserve">Proceedings of the Seventh ACM Conference on Learning@ Scale </w:delText>
          </w:r>
        </w:del>
      </w:ins>
      <w:ins w:id="3351" w:author="Somomgbeom" w:date="2025-10-12T20:29:00Z">
        <w:del w:id="3352" w:author="hui wan" w:date="2025-12-28T22:02:00Z">
          <w:r>
            <w:rPr>
              <w:rFonts w:hint="eastAsia"/>
              <w:color w:val="009900"/>
              <w:highlight w:val="cyan"/>
            </w:rPr>
            <w:delText>(pp.</w:delText>
          </w:r>
        </w:del>
      </w:ins>
      <w:ins w:id="3353" w:author="Somomgbeom" w:date="2025-10-12T20:29:00Z">
        <w:del w:id="3354" w:author="hui wan" w:date="2025-12-28T22:02:00Z">
          <w:r>
            <w:rPr>
              <w:rFonts w:hint="eastAsia"/>
              <w:color w:val="009900"/>
            </w:rPr>
            <w:delText xml:space="preserve"> 341</w:delText>
          </w:r>
        </w:del>
      </w:ins>
      <w:ins w:id="3355" w:author="Somomgbeom" w:date="2025-10-12T20:29:00Z">
        <w:del w:id="3356" w:author="hui wan" w:date="2025-12-28T22:02:00Z">
          <w:r>
            <w:rPr>
              <w:rFonts w:hint="eastAsia"/>
              <w:color w:val="009900"/>
              <w:highlight w:val="cyan"/>
            </w:rPr>
            <w:delText>-</w:delText>
          </w:r>
        </w:del>
      </w:ins>
      <w:ins w:id="3357" w:author="Somomgbeom" w:date="2025-10-12T20:29:00Z">
        <w:del w:id="3358" w:author="hui wan" w:date="2025-12-28T22:02:00Z">
          <w:r>
            <w:rPr>
              <w:rFonts w:hint="eastAsia"/>
              <w:color w:val="009900"/>
            </w:rPr>
            <w:delText>-344</w:delText>
          </w:r>
        </w:del>
      </w:ins>
      <w:ins w:id="3359" w:author="Somomgbeom" w:date="2025-10-12T20:29:00Z">
        <w:del w:id="3360" w:author="hui wan" w:date="2025-12-28T22:02:00Z">
          <w:r>
            <w:rPr>
              <w:rFonts w:hint="eastAsia"/>
              <w:color w:val="009900"/>
              <w:highlight w:val="cyan"/>
            </w:rPr>
            <w:delText>)</w:delText>
          </w:r>
        </w:del>
      </w:ins>
      <w:ins w:id="3361" w:author="Somomgbeom" w:date="2025-10-12T20:29:00Z">
        <w:del w:id="3362" w:author="hui wan" w:date="2025-12-28T22:02:00Z">
          <w:r>
            <w:rPr>
              <w:rFonts w:hint="eastAsia"/>
              <w:color w:val="009900"/>
            </w:rPr>
            <w:delText>.</w:delText>
          </w:r>
        </w:del>
      </w:ins>
    </w:p>
    <w:p w14:paraId="5711E3A1">
      <w:pPr>
        <w:widowControl/>
        <w:spacing w:line="360" w:lineRule="auto"/>
        <w:ind w:left="420" w:hanging="420"/>
        <w:rPr>
          <w:ins w:id="3363" w:author="Somomgbeom" w:date="2025-10-12T20:29:00Z"/>
          <w:color w:val="0000FA"/>
        </w:rPr>
      </w:pPr>
      <w:r>
        <w:rPr>
          <w:rFonts w:hint="eastAsia"/>
          <w:color w:val="0000FA"/>
        </w:rPr>
        <w:t>[19] C</w:t>
      </w:r>
      <w:r>
        <w:rPr>
          <w:rFonts w:hint="eastAsia"/>
          <w:color w:val="0000FA"/>
          <w:highlight w:val="lightGray"/>
        </w:rPr>
        <w:t>HOI</w:t>
      </w:r>
      <w:r>
        <w:rPr>
          <w:rFonts w:hint="eastAsia"/>
          <w:color w:val="0000FA"/>
        </w:rPr>
        <w:t xml:space="preserve"> Y, L</w:t>
      </w:r>
      <w:r>
        <w:rPr>
          <w:rFonts w:hint="eastAsia"/>
          <w:color w:val="0000FA"/>
          <w:highlight w:val="lightGray"/>
        </w:rPr>
        <w:t>EE</w:t>
      </w:r>
      <w:r>
        <w:rPr>
          <w:rFonts w:hint="eastAsia"/>
          <w:color w:val="0000FA"/>
        </w:rPr>
        <w:t xml:space="preserve"> Y, C</w:t>
      </w:r>
      <w:r>
        <w:rPr>
          <w:rFonts w:hint="eastAsia"/>
          <w:color w:val="0000FA"/>
          <w:highlight w:val="lightGray"/>
        </w:rPr>
        <w:t>HO</w:t>
      </w:r>
      <w:r>
        <w:rPr>
          <w:rFonts w:hint="eastAsia"/>
          <w:color w:val="0000FA"/>
        </w:rPr>
        <w:t xml:space="preserve"> J, </w:t>
      </w:r>
      <w:r>
        <w:rPr>
          <w:rFonts w:hint="eastAsia"/>
          <w:color w:val="0000FA"/>
          <w:highlight w:val="cyan"/>
        </w:rPr>
        <w:t>et</w:t>
      </w:r>
      <w:r>
        <w:rPr>
          <w:rFonts w:hint="eastAsia"/>
          <w:color w:val="0000FA"/>
        </w:rPr>
        <w:t xml:space="preserve"> </w:t>
      </w:r>
      <w:r>
        <w:rPr>
          <w:rFonts w:hint="eastAsia"/>
          <w:color w:val="0000FA"/>
          <w:highlight w:val="cyan"/>
        </w:rPr>
        <w:t>al</w:t>
      </w:r>
      <w:r>
        <w:rPr>
          <w:rFonts w:hint="eastAsia"/>
          <w:color w:val="0000FA"/>
        </w:rPr>
        <w:t>. Towards an appropriate query, key, and value computation for knowledge tracing</w:t>
      </w:r>
      <w:r>
        <w:rPr>
          <w:rFonts w:hint="eastAsia"/>
          <w:color w:val="0000FA"/>
          <w:highlight w:val="cyan"/>
        </w:rPr>
        <w:t>[C]//</w:t>
      </w:r>
      <w:r>
        <w:rPr>
          <w:rFonts w:hint="eastAsia"/>
          <w:color w:val="0000FA"/>
        </w:rPr>
        <w:t>Proceedings of the Seventh ACM Conference on Learning @ Scale.</w:t>
      </w:r>
      <w:r>
        <w:rPr>
          <w:rFonts w:hint="eastAsia"/>
          <w:color w:val="0000FA"/>
          <w:highlight w:val="cyan"/>
        </w:rPr>
        <w:t xml:space="preserve"> New York: ACM, 2020:</w:t>
      </w:r>
      <w:r>
        <w:rPr>
          <w:rFonts w:hint="eastAsia"/>
          <w:color w:val="0000FA"/>
        </w:rPr>
        <w:t xml:space="preserve"> 341-344. </w:t>
      </w:r>
      <w:r>
        <w:fldChar w:fldCharType="begin"/>
      </w:r>
      <w:r>
        <w:instrText xml:space="preserve">HYPERLINK "https://doi.org/10.1145/3386527.3405945" \o "自助复核"</w:instrText>
      </w:r>
      <w:r>
        <w:fldChar w:fldCharType="separate"/>
      </w:r>
      <w:del w:id="3364" w:author="hui wan" w:date="2025-12-28T22:19:00Z">
        <w:r>
          <w:rPr>
            <w:rStyle w:val="24"/>
            <w:rFonts w:hint="eastAsia"/>
          </w:rPr>
          <w:delText>[LinkOut]</w:delText>
        </w:r>
      </w:del>
      <w:r>
        <w:fldChar w:fldCharType="end"/>
      </w:r>
    </w:p>
    <w:p w14:paraId="645676CC">
      <w:pPr>
        <w:widowControl/>
        <w:spacing w:line="360" w:lineRule="auto"/>
        <w:ind w:left="420" w:hanging="420"/>
        <w:rPr>
          <w:del w:id="3365" w:author="hui wan" w:date="2025-12-28T21:58:00Z"/>
          <w:color w:val="009900"/>
        </w:rPr>
      </w:pPr>
      <w:ins w:id="3366" w:author="Somomgbeom" w:date="2025-10-12T20:29:00Z">
        <w:del w:id="3367" w:author="hui wan" w:date="2025-12-28T21:58:00Z">
          <w:r>
            <w:rPr>
              <w:rFonts w:hint="eastAsia"/>
              <w:color w:val="009900"/>
            </w:rPr>
            <w:delText>[20]S</w:delText>
          </w:r>
        </w:del>
      </w:ins>
      <w:ins w:id="3368" w:author="Somomgbeom" w:date="2025-10-12T20:29:00Z">
        <w:del w:id="3369" w:author="hui wan" w:date="2025-12-28T21:58:00Z">
          <w:r>
            <w:rPr>
              <w:rFonts w:hint="eastAsia"/>
              <w:color w:val="009900"/>
              <w:highlight w:val="lightGray"/>
            </w:rPr>
            <w:delText>hin</w:delText>
          </w:r>
        </w:del>
      </w:ins>
      <w:ins w:id="3370" w:author="Somomgbeom" w:date="2025-10-12T20:29:00Z">
        <w:del w:id="3371" w:author="hui wan" w:date="2025-12-28T21:58:00Z">
          <w:r>
            <w:rPr>
              <w:rFonts w:hint="eastAsia"/>
              <w:color w:val="009900"/>
              <w:highlight w:val="cyan"/>
            </w:rPr>
            <w:delText>,</w:delText>
          </w:r>
        </w:del>
      </w:ins>
      <w:ins w:id="3372" w:author="Somomgbeom" w:date="2025-10-12T20:29:00Z">
        <w:del w:id="3373" w:author="hui wan" w:date="2025-12-28T21:58:00Z">
          <w:r>
            <w:rPr>
              <w:rFonts w:hint="eastAsia"/>
              <w:color w:val="009900"/>
            </w:rPr>
            <w:delText xml:space="preserve"> D</w:delText>
          </w:r>
        </w:del>
      </w:ins>
      <w:ins w:id="3374" w:author="Somomgbeom" w:date="2025-10-12T20:29:00Z">
        <w:del w:id="3375" w:author="hui wan" w:date="2025-12-28T21:58:00Z">
          <w:r>
            <w:rPr>
              <w:rFonts w:hint="eastAsia"/>
              <w:color w:val="009900"/>
              <w:highlight w:val="cyan"/>
            </w:rPr>
            <w:delText>.</w:delText>
          </w:r>
        </w:del>
      </w:ins>
      <w:ins w:id="3376" w:author="Somomgbeom" w:date="2025-10-12T20:29:00Z">
        <w:del w:id="3377" w:author="hui wan" w:date="2025-12-28T21:58:00Z">
          <w:r>
            <w:rPr>
              <w:rFonts w:hint="eastAsia"/>
              <w:color w:val="009900"/>
            </w:rPr>
            <w:delText>, S</w:delText>
          </w:r>
        </w:del>
      </w:ins>
      <w:ins w:id="3378" w:author="Somomgbeom" w:date="2025-10-12T20:29:00Z">
        <w:del w:id="3379" w:author="hui wan" w:date="2025-12-28T21:58:00Z">
          <w:r>
            <w:rPr>
              <w:rFonts w:hint="eastAsia"/>
              <w:color w:val="009900"/>
              <w:highlight w:val="lightGray"/>
            </w:rPr>
            <w:delText>him</w:delText>
          </w:r>
        </w:del>
      </w:ins>
      <w:ins w:id="3380" w:author="Somomgbeom" w:date="2025-10-12T20:29:00Z">
        <w:del w:id="3381" w:author="hui wan" w:date="2025-12-28T21:58:00Z">
          <w:r>
            <w:rPr>
              <w:rFonts w:hint="eastAsia"/>
              <w:color w:val="009900"/>
              <w:highlight w:val="cyan"/>
            </w:rPr>
            <w:delText>,</w:delText>
          </w:r>
        </w:del>
      </w:ins>
      <w:ins w:id="3382" w:author="Somomgbeom" w:date="2025-10-12T20:29:00Z">
        <w:del w:id="3383" w:author="hui wan" w:date="2025-12-28T21:58:00Z">
          <w:r>
            <w:rPr>
              <w:rFonts w:hint="eastAsia"/>
              <w:color w:val="009900"/>
            </w:rPr>
            <w:delText xml:space="preserve"> Y</w:delText>
          </w:r>
        </w:del>
      </w:ins>
      <w:ins w:id="3384" w:author="Somomgbeom" w:date="2025-10-12T20:29:00Z">
        <w:del w:id="3385" w:author="hui wan" w:date="2025-12-28T21:58:00Z">
          <w:r>
            <w:rPr>
              <w:rFonts w:hint="eastAsia"/>
              <w:color w:val="009900"/>
              <w:highlight w:val="cyan"/>
            </w:rPr>
            <w:delText>.</w:delText>
          </w:r>
        </w:del>
      </w:ins>
      <w:ins w:id="3386" w:author="Somomgbeom" w:date="2025-10-12T20:29:00Z">
        <w:del w:id="3387" w:author="hui wan" w:date="2025-12-28T21:58:00Z">
          <w:r>
            <w:rPr>
              <w:rFonts w:hint="eastAsia"/>
              <w:color w:val="009900"/>
            </w:rPr>
            <w:delText>, Y</w:delText>
          </w:r>
        </w:del>
      </w:ins>
      <w:ins w:id="3388" w:author="Somomgbeom" w:date="2025-10-12T20:29:00Z">
        <w:del w:id="3389" w:author="hui wan" w:date="2025-12-28T21:58:00Z">
          <w:r>
            <w:rPr>
              <w:rFonts w:hint="eastAsia"/>
              <w:color w:val="009900"/>
              <w:highlight w:val="lightGray"/>
            </w:rPr>
            <w:delText>u</w:delText>
          </w:r>
        </w:del>
      </w:ins>
      <w:ins w:id="3390" w:author="Somomgbeom" w:date="2025-10-12T20:29:00Z">
        <w:del w:id="3391" w:author="hui wan" w:date="2025-12-28T21:58:00Z">
          <w:r>
            <w:rPr>
              <w:rFonts w:hint="eastAsia"/>
              <w:color w:val="009900"/>
              <w:highlight w:val="cyan"/>
            </w:rPr>
            <w:delText>,</w:delText>
          </w:r>
        </w:del>
      </w:ins>
      <w:ins w:id="3392" w:author="Somomgbeom" w:date="2025-10-12T20:29:00Z">
        <w:del w:id="3393" w:author="hui wan" w:date="2025-12-28T21:58:00Z">
          <w:r>
            <w:rPr>
              <w:rFonts w:hint="eastAsia"/>
              <w:color w:val="009900"/>
            </w:rPr>
            <w:delText xml:space="preserve"> H</w:delText>
          </w:r>
        </w:del>
      </w:ins>
      <w:ins w:id="3394" w:author="Somomgbeom" w:date="2025-10-12T20:29:00Z">
        <w:del w:id="3395" w:author="hui wan" w:date="2025-12-28T21:58:00Z">
          <w:r>
            <w:rPr>
              <w:rFonts w:hint="eastAsia"/>
              <w:color w:val="009900"/>
              <w:highlight w:val="cyan"/>
            </w:rPr>
            <w:delText>.</w:delText>
          </w:r>
        </w:del>
      </w:ins>
      <w:ins w:id="3396" w:author="Somomgbeom" w:date="2025-10-12T20:29:00Z">
        <w:del w:id="3397" w:author="hui wan" w:date="2025-12-28T21:58:00Z">
          <w:r>
            <w:rPr>
              <w:rFonts w:hint="eastAsia"/>
              <w:color w:val="009900"/>
            </w:rPr>
            <w:delText xml:space="preserve">, </w:delText>
          </w:r>
        </w:del>
      </w:ins>
      <w:ins w:id="3398" w:author="Somomgbeom" w:date="2025-10-12T20:29:00Z">
        <w:del w:id="3399" w:author="hui wan" w:date="2025-12-28T21:58:00Z">
          <w:r>
            <w:rPr>
              <w:rFonts w:hint="eastAsia"/>
              <w:color w:val="009900"/>
              <w:highlight w:val="cyan"/>
            </w:rPr>
            <w:delText>Lee, S., Kim, B., &amp; Choi, Y. (2021, April)</w:delText>
          </w:r>
        </w:del>
      </w:ins>
      <w:ins w:id="3400" w:author="Somomgbeom" w:date="2025-10-12T20:29:00Z">
        <w:del w:id="3401" w:author="hui wan" w:date="2025-12-28T21:58:00Z">
          <w:r>
            <w:rPr>
              <w:rFonts w:hint="eastAsia"/>
              <w:color w:val="009900"/>
            </w:rPr>
            <w:delText xml:space="preserve">. SAINT+: </w:delText>
          </w:r>
        </w:del>
      </w:ins>
      <w:ins w:id="3402" w:author="Somomgbeom" w:date="2025-10-12T20:29:00Z">
        <w:del w:id="3403" w:author="hui wan" w:date="2025-12-28T21:58:00Z">
          <w:r>
            <w:rPr>
              <w:rFonts w:hint="eastAsia"/>
              <w:color w:val="009900"/>
              <w:highlight w:val="lightGray"/>
            </w:rPr>
            <w:delText>I</w:delText>
          </w:r>
        </w:del>
      </w:ins>
      <w:ins w:id="3404" w:author="Somomgbeom" w:date="2025-10-12T20:29:00Z">
        <w:del w:id="3405" w:author="hui wan" w:date="2025-12-28T21:58:00Z">
          <w:r>
            <w:rPr>
              <w:rFonts w:hint="eastAsia"/>
              <w:color w:val="009900"/>
            </w:rPr>
            <w:delText>ntegrating temporal features for EdNet correctness prediction</w:delText>
          </w:r>
        </w:del>
      </w:ins>
      <w:ins w:id="3406" w:author="Somomgbeom" w:date="2025-10-12T20:29:00Z">
        <w:del w:id="3407" w:author="hui wan" w:date="2025-12-28T21:58:00Z">
          <w:r>
            <w:rPr>
              <w:rFonts w:hint="eastAsia"/>
              <w:color w:val="009900"/>
              <w:highlight w:val="cyan"/>
            </w:rPr>
            <w:delText>. In</w:delText>
          </w:r>
        </w:del>
      </w:ins>
      <w:ins w:id="3408" w:author="Somomgbeom" w:date="2025-10-12T20:29:00Z">
        <w:del w:id="3409" w:author="hui wan" w:date="2025-12-28T21:58:00Z">
          <w:r>
            <w:rPr>
              <w:rFonts w:hint="eastAsia"/>
              <w:color w:val="009900"/>
            </w:rPr>
            <w:delText xml:space="preserve"> LAK21: 11th International Learning Analytics and Knowledge Conference </w:delText>
          </w:r>
        </w:del>
      </w:ins>
      <w:ins w:id="3410" w:author="Somomgbeom" w:date="2025-10-12T20:29:00Z">
        <w:del w:id="3411" w:author="hui wan" w:date="2025-12-28T21:58:00Z">
          <w:r>
            <w:rPr>
              <w:rFonts w:hint="eastAsia"/>
              <w:color w:val="009900"/>
              <w:highlight w:val="cyan"/>
            </w:rPr>
            <w:delText>(pp.</w:delText>
          </w:r>
        </w:del>
      </w:ins>
      <w:ins w:id="3412" w:author="Somomgbeom" w:date="2025-10-12T20:29:00Z">
        <w:del w:id="3413" w:author="hui wan" w:date="2025-12-28T21:58:00Z">
          <w:r>
            <w:rPr>
              <w:rFonts w:hint="eastAsia"/>
              <w:color w:val="009900"/>
            </w:rPr>
            <w:delText xml:space="preserve"> 490</w:delText>
          </w:r>
        </w:del>
      </w:ins>
      <w:ins w:id="3414" w:author="Somomgbeom" w:date="2025-10-12T20:29:00Z">
        <w:del w:id="3415" w:author="hui wan" w:date="2025-12-28T21:58:00Z">
          <w:r>
            <w:rPr>
              <w:rFonts w:hint="eastAsia"/>
              <w:color w:val="009900"/>
              <w:highlight w:val="cyan"/>
            </w:rPr>
            <w:delText>-</w:delText>
          </w:r>
        </w:del>
      </w:ins>
      <w:ins w:id="3416" w:author="Somomgbeom" w:date="2025-10-12T20:29:00Z">
        <w:del w:id="3417" w:author="hui wan" w:date="2025-12-28T21:58:00Z">
          <w:r>
            <w:rPr>
              <w:rFonts w:hint="eastAsia"/>
              <w:color w:val="009900"/>
            </w:rPr>
            <w:delText>-496</w:delText>
          </w:r>
        </w:del>
      </w:ins>
      <w:ins w:id="3418" w:author="Somomgbeom" w:date="2025-10-12T20:29:00Z">
        <w:del w:id="3419" w:author="hui wan" w:date="2025-12-28T21:58:00Z">
          <w:r>
            <w:rPr>
              <w:rFonts w:hint="eastAsia"/>
              <w:color w:val="009900"/>
              <w:highlight w:val="cyan"/>
            </w:rPr>
            <w:delText>)</w:delText>
          </w:r>
        </w:del>
      </w:ins>
      <w:ins w:id="3420" w:author="Somomgbeom" w:date="2025-10-12T20:29:00Z">
        <w:del w:id="3421" w:author="hui wan" w:date="2025-12-28T21:58:00Z">
          <w:r>
            <w:rPr>
              <w:rFonts w:hint="eastAsia"/>
              <w:color w:val="009900"/>
            </w:rPr>
            <w:delText>.</w:delText>
          </w:r>
        </w:del>
      </w:ins>
    </w:p>
    <w:p w14:paraId="64184BBF">
      <w:pPr>
        <w:widowControl/>
        <w:spacing w:line="360" w:lineRule="auto"/>
        <w:ind w:left="420" w:hanging="420"/>
        <w:rPr>
          <w:ins w:id="3422" w:author="Somomgbeom" w:date="2025-10-12T20:29:00Z"/>
          <w:color w:val="0000FA"/>
        </w:rPr>
      </w:pPr>
      <w:r>
        <w:rPr>
          <w:rFonts w:hint="eastAsia"/>
          <w:color w:val="0000FA"/>
        </w:rPr>
        <w:t>[20] S</w:t>
      </w:r>
      <w:r>
        <w:rPr>
          <w:rFonts w:hint="eastAsia"/>
          <w:color w:val="0000FA"/>
          <w:highlight w:val="lightGray"/>
        </w:rPr>
        <w:t>HIN</w:t>
      </w:r>
      <w:r>
        <w:rPr>
          <w:rFonts w:hint="eastAsia"/>
          <w:color w:val="0000FA"/>
        </w:rPr>
        <w:t xml:space="preserve"> D, S</w:t>
      </w:r>
      <w:r>
        <w:rPr>
          <w:rFonts w:hint="eastAsia"/>
          <w:color w:val="0000FA"/>
          <w:highlight w:val="lightGray"/>
        </w:rPr>
        <w:t>HIM</w:t>
      </w:r>
      <w:r>
        <w:rPr>
          <w:rFonts w:hint="eastAsia"/>
          <w:color w:val="0000FA"/>
        </w:rPr>
        <w:t xml:space="preserve"> Y, Y</w:t>
      </w:r>
      <w:r>
        <w:rPr>
          <w:rFonts w:hint="eastAsia"/>
          <w:color w:val="0000FA"/>
          <w:highlight w:val="lightGray"/>
        </w:rPr>
        <w:t>U</w:t>
      </w:r>
      <w:r>
        <w:rPr>
          <w:rFonts w:hint="eastAsia"/>
          <w:color w:val="0000FA"/>
        </w:rPr>
        <w:t xml:space="preserve"> H, </w:t>
      </w:r>
      <w:r>
        <w:rPr>
          <w:rFonts w:hint="eastAsia"/>
          <w:color w:val="0000FA"/>
          <w:highlight w:val="cyan"/>
        </w:rPr>
        <w:t>et</w:t>
      </w:r>
      <w:r>
        <w:rPr>
          <w:rFonts w:hint="eastAsia"/>
          <w:color w:val="0000FA"/>
        </w:rPr>
        <w:t xml:space="preserve"> </w:t>
      </w:r>
      <w:r>
        <w:rPr>
          <w:rFonts w:hint="eastAsia"/>
          <w:color w:val="0000FA"/>
          <w:highlight w:val="cyan"/>
        </w:rPr>
        <w:t>al</w:t>
      </w:r>
      <w:r>
        <w:rPr>
          <w:rFonts w:hint="eastAsia"/>
          <w:color w:val="0000FA"/>
        </w:rPr>
        <w:t xml:space="preserve">. SAINT+: </w:t>
      </w:r>
      <w:r>
        <w:rPr>
          <w:rFonts w:hint="eastAsia"/>
          <w:color w:val="0000FA"/>
          <w:highlight w:val="lightGray"/>
        </w:rPr>
        <w:t>i</w:t>
      </w:r>
      <w:r>
        <w:rPr>
          <w:rFonts w:hint="eastAsia"/>
          <w:color w:val="0000FA"/>
        </w:rPr>
        <w:t>ntegrating temporal features for EdNet correctness prediction</w:t>
      </w:r>
      <w:r>
        <w:rPr>
          <w:rFonts w:hint="eastAsia"/>
          <w:color w:val="0000FA"/>
          <w:highlight w:val="cyan"/>
        </w:rPr>
        <w:t>[C]//Proceedings</w:t>
      </w:r>
      <w:r>
        <w:rPr>
          <w:rFonts w:hint="eastAsia"/>
          <w:color w:val="0000FA"/>
        </w:rPr>
        <w:t xml:space="preserve"> </w:t>
      </w:r>
      <w:r>
        <w:rPr>
          <w:rFonts w:hint="eastAsia"/>
          <w:color w:val="0000FA"/>
          <w:highlight w:val="cyan"/>
        </w:rPr>
        <w:t>of the</w:t>
      </w:r>
      <w:r>
        <w:rPr>
          <w:rFonts w:hint="eastAsia"/>
          <w:color w:val="0000FA"/>
        </w:rPr>
        <w:t xml:space="preserve"> LAK21: 11th International Learning Analytics and Knowledge Conference.</w:t>
      </w:r>
      <w:r>
        <w:rPr>
          <w:rFonts w:hint="eastAsia"/>
          <w:color w:val="0000FA"/>
          <w:highlight w:val="cyan"/>
        </w:rPr>
        <w:t xml:space="preserve"> New York: ACM, 2021:</w:t>
      </w:r>
      <w:r>
        <w:rPr>
          <w:rFonts w:hint="eastAsia"/>
          <w:color w:val="0000FA"/>
        </w:rPr>
        <w:t xml:space="preserve"> 490-496. </w:t>
      </w:r>
      <w:r>
        <w:fldChar w:fldCharType="begin"/>
      </w:r>
      <w:r>
        <w:instrText xml:space="preserve">HYPERLINK "https://doi.org/10.1145/3448139.3448188" \o "自助复核"</w:instrText>
      </w:r>
      <w:r>
        <w:fldChar w:fldCharType="separate"/>
      </w:r>
      <w:del w:id="3423" w:author="hui wan" w:date="2025-12-28T22:19:00Z">
        <w:r>
          <w:rPr>
            <w:rStyle w:val="24"/>
            <w:rFonts w:hint="eastAsia"/>
          </w:rPr>
          <w:delText>[LinkOut]</w:delText>
        </w:r>
      </w:del>
      <w:r>
        <w:fldChar w:fldCharType="end"/>
      </w:r>
    </w:p>
    <w:p w14:paraId="131EBDD9">
      <w:pPr>
        <w:widowControl/>
        <w:spacing w:line="360" w:lineRule="auto"/>
        <w:ind w:left="420" w:hanging="420"/>
        <w:rPr>
          <w:del w:id="3424" w:author="hui wan" w:date="2025-12-28T21:58:00Z"/>
          <w:color w:val="009900"/>
        </w:rPr>
      </w:pPr>
      <w:ins w:id="3425" w:author="Somomgbeom" w:date="2025-10-12T20:29:00Z">
        <w:del w:id="3426" w:author="hui wan" w:date="2025-12-28T21:58:00Z">
          <w:r>
            <w:rPr>
              <w:rFonts w:hint="eastAsia"/>
              <w:color w:val="009900"/>
            </w:rPr>
            <w:delText>[21]Y</w:delText>
          </w:r>
        </w:del>
      </w:ins>
      <w:ins w:id="3427" w:author="Somomgbeom" w:date="2025-10-12T20:29:00Z">
        <w:del w:id="3428" w:author="hui wan" w:date="2025-12-28T21:58:00Z">
          <w:r>
            <w:rPr>
              <w:rFonts w:hint="eastAsia"/>
              <w:color w:val="009900"/>
              <w:highlight w:val="lightGray"/>
            </w:rPr>
            <w:delText>in</w:delText>
          </w:r>
        </w:del>
      </w:ins>
      <w:ins w:id="3429" w:author="Somomgbeom" w:date="2025-10-12T20:29:00Z">
        <w:del w:id="3430" w:author="hui wan" w:date="2025-12-28T21:58:00Z">
          <w:r>
            <w:rPr>
              <w:rFonts w:hint="eastAsia"/>
              <w:color w:val="009900"/>
              <w:highlight w:val="cyan"/>
            </w:rPr>
            <w:delText>,</w:delText>
          </w:r>
        </w:del>
      </w:ins>
      <w:ins w:id="3431" w:author="Somomgbeom" w:date="2025-10-12T20:29:00Z">
        <w:del w:id="3432" w:author="hui wan" w:date="2025-12-28T21:58:00Z">
          <w:r>
            <w:rPr>
              <w:rFonts w:hint="eastAsia"/>
              <w:color w:val="009900"/>
            </w:rPr>
            <w:delText xml:space="preserve"> Y</w:delText>
          </w:r>
        </w:del>
      </w:ins>
      <w:ins w:id="3433" w:author="Somomgbeom" w:date="2025-10-12T20:29:00Z">
        <w:del w:id="3434" w:author="hui wan" w:date="2025-12-28T21:58:00Z">
          <w:r>
            <w:rPr>
              <w:rFonts w:hint="eastAsia"/>
              <w:color w:val="009900"/>
              <w:highlight w:val="cyan"/>
            </w:rPr>
            <w:delText>.</w:delText>
          </w:r>
        </w:del>
      </w:ins>
      <w:ins w:id="3435" w:author="Somomgbeom" w:date="2025-10-12T20:29:00Z">
        <w:del w:id="3436" w:author="hui wan" w:date="2025-12-28T21:58:00Z">
          <w:r>
            <w:rPr>
              <w:rFonts w:hint="eastAsia"/>
              <w:color w:val="009900"/>
            </w:rPr>
            <w:delText>, D</w:delText>
          </w:r>
        </w:del>
      </w:ins>
      <w:ins w:id="3437" w:author="Somomgbeom" w:date="2025-10-12T20:29:00Z">
        <w:del w:id="3438" w:author="hui wan" w:date="2025-12-28T21:58:00Z">
          <w:r>
            <w:rPr>
              <w:rFonts w:hint="eastAsia"/>
              <w:color w:val="009900"/>
              <w:highlight w:val="lightGray"/>
            </w:rPr>
            <w:delText>ai</w:delText>
          </w:r>
        </w:del>
      </w:ins>
      <w:ins w:id="3439" w:author="Somomgbeom" w:date="2025-10-12T20:29:00Z">
        <w:del w:id="3440" w:author="hui wan" w:date="2025-12-28T21:58:00Z">
          <w:r>
            <w:rPr>
              <w:rFonts w:hint="eastAsia"/>
              <w:color w:val="009900"/>
              <w:highlight w:val="cyan"/>
            </w:rPr>
            <w:delText>,</w:delText>
          </w:r>
        </w:del>
      </w:ins>
      <w:ins w:id="3441" w:author="Somomgbeom" w:date="2025-10-12T20:29:00Z">
        <w:del w:id="3442" w:author="hui wan" w:date="2025-12-28T21:58:00Z">
          <w:r>
            <w:rPr>
              <w:rFonts w:hint="eastAsia"/>
              <w:color w:val="009900"/>
            </w:rPr>
            <w:delText xml:space="preserve"> L</w:delText>
          </w:r>
        </w:del>
      </w:ins>
      <w:ins w:id="3443" w:author="Somomgbeom" w:date="2025-10-12T20:29:00Z">
        <w:del w:id="3444" w:author="hui wan" w:date="2025-12-28T21:58:00Z">
          <w:r>
            <w:rPr>
              <w:rFonts w:hint="eastAsia"/>
              <w:color w:val="009900"/>
              <w:highlight w:val="cyan"/>
            </w:rPr>
            <w:delText>.</w:delText>
          </w:r>
        </w:del>
      </w:ins>
      <w:ins w:id="3445" w:author="Somomgbeom" w:date="2025-10-12T20:29:00Z">
        <w:del w:id="3446" w:author="hui wan" w:date="2025-12-28T21:58:00Z">
          <w:r>
            <w:rPr>
              <w:rFonts w:hint="eastAsia"/>
              <w:color w:val="009900"/>
            </w:rPr>
            <w:delText>, H</w:delText>
          </w:r>
        </w:del>
      </w:ins>
      <w:ins w:id="3447" w:author="Somomgbeom" w:date="2025-10-12T20:29:00Z">
        <w:del w:id="3448" w:author="hui wan" w:date="2025-12-28T21:58:00Z">
          <w:r>
            <w:rPr>
              <w:rFonts w:hint="eastAsia"/>
              <w:color w:val="009900"/>
              <w:highlight w:val="lightGray"/>
            </w:rPr>
            <w:delText>uang</w:delText>
          </w:r>
        </w:del>
      </w:ins>
      <w:ins w:id="3449" w:author="Somomgbeom" w:date="2025-10-12T20:29:00Z">
        <w:del w:id="3450" w:author="hui wan" w:date="2025-12-28T21:58:00Z">
          <w:r>
            <w:rPr>
              <w:rFonts w:hint="eastAsia"/>
              <w:color w:val="009900"/>
              <w:highlight w:val="cyan"/>
            </w:rPr>
            <w:delText>,</w:delText>
          </w:r>
        </w:del>
      </w:ins>
      <w:ins w:id="3451" w:author="Somomgbeom" w:date="2025-10-12T20:29:00Z">
        <w:del w:id="3452" w:author="hui wan" w:date="2025-12-28T21:58:00Z">
          <w:r>
            <w:rPr>
              <w:rFonts w:hint="eastAsia"/>
              <w:color w:val="009900"/>
            </w:rPr>
            <w:delText xml:space="preserve"> Z</w:delText>
          </w:r>
        </w:del>
      </w:ins>
      <w:ins w:id="3453" w:author="Somomgbeom" w:date="2025-10-12T20:29:00Z">
        <w:del w:id="3454" w:author="hui wan" w:date="2025-12-28T21:58:00Z">
          <w:r>
            <w:rPr>
              <w:rFonts w:hint="eastAsia"/>
              <w:color w:val="009900"/>
              <w:highlight w:val="cyan"/>
            </w:rPr>
            <w:delText>., Shen</w:delText>
          </w:r>
        </w:del>
      </w:ins>
      <w:ins w:id="3455" w:author="Somomgbeom" w:date="2025-10-12T20:29:00Z">
        <w:del w:id="3456" w:author="hui wan" w:date="2025-12-28T21:58:00Z">
          <w:r>
            <w:rPr>
              <w:rFonts w:hint="eastAsia"/>
              <w:color w:val="009900"/>
            </w:rPr>
            <w:delText xml:space="preserve">, </w:delText>
          </w:r>
        </w:del>
      </w:ins>
      <w:ins w:id="3457" w:author="Somomgbeom" w:date="2025-10-12T20:29:00Z">
        <w:del w:id="3458" w:author="hui wan" w:date="2025-12-28T21:58:00Z">
          <w:r>
            <w:rPr>
              <w:rFonts w:hint="eastAsia"/>
              <w:color w:val="009900"/>
              <w:highlight w:val="cyan"/>
            </w:rPr>
            <w:delText>S., Wang, F., Liu, Q., ... &amp; Li, X. (2023, April)</w:delText>
          </w:r>
        </w:del>
      </w:ins>
      <w:ins w:id="3459" w:author="Somomgbeom" w:date="2025-10-12T20:29:00Z">
        <w:del w:id="3460" w:author="hui wan" w:date="2025-12-28T21:58:00Z">
          <w:r>
            <w:rPr>
              <w:rFonts w:hint="eastAsia"/>
              <w:color w:val="009900"/>
            </w:rPr>
            <w:delText xml:space="preserve">. Tracing knowledge instead of patterns: </w:delText>
          </w:r>
        </w:del>
      </w:ins>
      <w:ins w:id="3461" w:author="Somomgbeom" w:date="2025-10-12T20:29:00Z">
        <w:del w:id="3462" w:author="hui wan" w:date="2025-12-28T21:58:00Z">
          <w:r>
            <w:rPr>
              <w:rFonts w:hint="eastAsia"/>
              <w:color w:val="009900"/>
              <w:highlight w:val="lightGray"/>
            </w:rPr>
            <w:delText>S</w:delText>
          </w:r>
        </w:del>
      </w:ins>
      <w:ins w:id="3463" w:author="Somomgbeom" w:date="2025-10-12T20:29:00Z">
        <w:del w:id="3464" w:author="hui wan" w:date="2025-12-28T21:58:00Z">
          <w:r>
            <w:rPr>
              <w:rFonts w:hint="eastAsia"/>
              <w:color w:val="009900"/>
            </w:rPr>
            <w:delText>table knowledge tracing with diagnostic transformer</w:delText>
          </w:r>
        </w:del>
      </w:ins>
      <w:ins w:id="3465" w:author="Somomgbeom" w:date="2025-10-12T20:29:00Z">
        <w:del w:id="3466" w:author="hui wan" w:date="2025-12-28T21:58:00Z">
          <w:r>
            <w:rPr>
              <w:rFonts w:hint="eastAsia"/>
              <w:color w:val="009900"/>
              <w:highlight w:val="cyan"/>
            </w:rPr>
            <w:delText xml:space="preserve">. In </w:delText>
          </w:r>
        </w:del>
      </w:ins>
      <w:ins w:id="3467" w:author="Somomgbeom" w:date="2025-10-12T20:29:00Z">
        <w:del w:id="3468" w:author="hui wan" w:date="2025-12-28T21:58:00Z">
          <w:r>
            <w:rPr>
              <w:rFonts w:hint="eastAsia"/>
              <w:color w:val="009900"/>
            </w:rPr>
            <w:delText xml:space="preserve">Proceedings of the ACM Web Conference 2023 </w:delText>
          </w:r>
        </w:del>
      </w:ins>
      <w:ins w:id="3469" w:author="Somomgbeom" w:date="2025-10-12T20:29:00Z">
        <w:del w:id="3470" w:author="hui wan" w:date="2025-12-28T21:58:00Z">
          <w:r>
            <w:rPr>
              <w:rFonts w:hint="eastAsia"/>
              <w:color w:val="009900"/>
              <w:highlight w:val="cyan"/>
            </w:rPr>
            <w:delText>(pp.</w:delText>
          </w:r>
        </w:del>
      </w:ins>
      <w:ins w:id="3471" w:author="Somomgbeom" w:date="2025-10-12T20:29:00Z">
        <w:del w:id="3472" w:author="hui wan" w:date="2025-12-28T21:58:00Z">
          <w:r>
            <w:rPr>
              <w:rFonts w:hint="eastAsia"/>
              <w:color w:val="009900"/>
            </w:rPr>
            <w:delText xml:space="preserve"> 855</w:delText>
          </w:r>
        </w:del>
      </w:ins>
      <w:ins w:id="3473" w:author="Somomgbeom" w:date="2025-10-12T20:29:00Z">
        <w:del w:id="3474" w:author="hui wan" w:date="2025-12-28T21:58:00Z">
          <w:r>
            <w:rPr>
              <w:rFonts w:hint="eastAsia"/>
              <w:color w:val="009900"/>
              <w:highlight w:val="cyan"/>
            </w:rPr>
            <w:delText>-</w:delText>
          </w:r>
        </w:del>
      </w:ins>
      <w:ins w:id="3475" w:author="Somomgbeom" w:date="2025-10-12T20:29:00Z">
        <w:del w:id="3476" w:author="hui wan" w:date="2025-12-28T21:58:00Z">
          <w:r>
            <w:rPr>
              <w:rFonts w:hint="eastAsia"/>
              <w:color w:val="009900"/>
            </w:rPr>
            <w:delText>-864</w:delText>
          </w:r>
        </w:del>
      </w:ins>
      <w:ins w:id="3477" w:author="Somomgbeom" w:date="2025-10-12T20:29:00Z">
        <w:del w:id="3478" w:author="hui wan" w:date="2025-12-28T21:58:00Z">
          <w:r>
            <w:rPr>
              <w:rFonts w:hint="eastAsia"/>
              <w:color w:val="009900"/>
              <w:highlight w:val="cyan"/>
            </w:rPr>
            <w:delText>)</w:delText>
          </w:r>
        </w:del>
      </w:ins>
      <w:ins w:id="3479" w:author="Somomgbeom" w:date="2025-10-12T20:29:00Z">
        <w:del w:id="3480" w:author="hui wan" w:date="2025-12-28T21:58:00Z">
          <w:r>
            <w:rPr>
              <w:rFonts w:hint="eastAsia"/>
              <w:color w:val="009900"/>
            </w:rPr>
            <w:delText>.</w:delText>
          </w:r>
        </w:del>
      </w:ins>
    </w:p>
    <w:p w14:paraId="1D65F10C">
      <w:pPr>
        <w:widowControl/>
        <w:spacing w:line="360" w:lineRule="auto"/>
        <w:ind w:left="420" w:hanging="420"/>
        <w:rPr>
          <w:ins w:id="3481" w:author="Somomgbeom" w:date="2025-10-12T20:29:00Z"/>
          <w:color w:val="0000FA"/>
        </w:rPr>
      </w:pPr>
      <w:r>
        <w:rPr>
          <w:rFonts w:hint="eastAsia"/>
          <w:color w:val="0000FA"/>
        </w:rPr>
        <w:t>[21] Y</w:t>
      </w:r>
      <w:r>
        <w:rPr>
          <w:rFonts w:hint="eastAsia"/>
          <w:color w:val="0000FA"/>
          <w:highlight w:val="lightGray"/>
        </w:rPr>
        <w:t>IN</w:t>
      </w:r>
      <w:r>
        <w:rPr>
          <w:rFonts w:hint="eastAsia"/>
          <w:color w:val="0000FA"/>
        </w:rPr>
        <w:t xml:space="preserve"> Y, D</w:t>
      </w:r>
      <w:r>
        <w:rPr>
          <w:rFonts w:hint="eastAsia"/>
          <w:color w:val="0000FA"/>
          <w:highlight w:val="lightGray"/>
        </w:rPr>
        <w:t>AI</w:t>
      </w:r>
      <w:r>
        <w:rPr>
          <w:rFonts w:hint="eastAsia"/>
          <w:color w:val="0000FA"/>
        </w:rPr>
        <w:t xml:space="preserve"> L, H</w:t>
      </w:r>
      <w:r>
        <w:rPr>
          <w:rFonts w:hint="eastAsia"/>
          <w:color w:val="0000FA"/>
          <w:highlight w:val="lightGray"/>
        </w:rPr>
        <w:t>UANG</w:t>
      </w:r>
      <w:r>
        <w:rPr>
          <w:rFonts w:hint="eastAsia"/>
          <w:color w:val="0000FA"/>
        </w:rPr>
        <w:t xml:space="preserve"> Z </w:t>
      </w:r>
      <w:r>
        <w:rPr>
          <w:rFonts w:hint="eastAsia"/>
          <w:color w:val="0000FA"/>
          <w:highlight w:val="cyan"/>
        </w:rPr>
        <w:t>Y</w:t>
      </w:r>
      <w:r>
        <w:rPr>
          <w:rFonts w:hint="eastAsia"/>
          <w:color w:val="0000FA"/>
        </w:rPr>
        <w:t xml:space="preserve">, </w:t>
      </w:r>
      <w:r>
        <w:rPr>
          <w:rFonts w:hint="eastAsia"/>
          <w:color w:val="0000FA"/>
          <w:highlight w:val="cyan"/>
        </w:rPr>
        <w:t>et</w:t>
      </w:r>
      <w:r>
        <w:rPr>
          <w:rFonts w:hint="eastAsia"/>
          <w:color w:val="0000FA"/>
        </w:rPr>
        <w:t xml:space="preserve"> </w:t>
      </w:r>
      <w:r>
        <w:rPr>
          <w:rFonts w:hint="eastAsia"/>
          <w:color w:val="0000FA"/>
          <w:highlight w:val="cyan"/>
        </w:rPr>
        <w:t>al</w:t>
      </w:r>
      <w:r>
        <w:rPr>
          <w:rFonts w:hint="eastAsia"/>
          <w:color w:val="0000FA"/>
        </w:rPr>
        <w:t xml:space="preserve">. Tracing knowledge instead of patterns: </w:t>
      </w:r>
      <w:r>
        <w:rPr>
          <w:rFonts w:hint="eastAsia"/>
          <w:color w:val="0000FA"/>
          <w:highlight w:val="lightGray"/>
        </w:rPr>
        <w:t>s</w:t>
      </w:r>
      <w:r>
        <w:rPr>
          <w:rFonts w:hint="eastAsia"/>
          <w:color w:val="0000FA"/>
        </w:rPr>
        <w:t>table knowledge tracing with diagnostic transformer</w:t>
      </w:r>
      <w:r>
        <w:rPr>
          <w:rFonts w:hint="eastAsia"/>
          <w:color w:val="0000FA"/>
          <w:highlight w:val="cyan"/>
        </w:rPr>
        <w:t>[C]//</w:t>
      </w:r>
      <w:r>
        <w:rPr>
          <w:rFonts w:hint="eastAsia"/>
          <w:color w:val="0000FA"/>
        </w:rPr>
        <w:t>Proceedings of the ACM Web Conference 2023.</w:t>
      </w:r>
      <w:r>
        <w:rPr>
          <w:rFonts w:hint="eastAsia"/>
          <w:color w:val="0000FA"/>
          <w:highlight w:val="cyan"/>
        </w:rPr>
        <w:t xml:space="preserve"> New York: ACM, 2023:</w:t>
      </w:r>
      <w:r>
        <w:rPr>
          <w:rFonts w:hint="eastAsia"/>
          <w:color w:val="0000FA"/>
        </w:rPr>
        <w:t xml:space="preserve"> 855-864. </w:t>
      </w:r>
      <w:r>
        <w:fldChar w:fldCharType="begin"/>
      </w:r>
      <w:r>
        <w:instrText xml:space="preserve">HYPERLINK "https://doi.org/10.1145/3543507.3583255" \o "自助复核"</w:instrText>
      </w:r>
      <w:r>
        <w:fldChar w:fldCharType="separate"/>
      </w:r>
      <w:del w:id="3482" w:author="hui wan" w:date="2025-12-28T22:19:00Z">
        <w:r>
          <w:rPr>
            <w:rStyle w:val="24"/>
            <w:rFonts w:hint="eastAsia"/>
          </w:rPr>
          <w:delText>[LinkOut]</w:delText>
        </w:r>
      </w:del>
      <w:r>
        <w:fldChar w:fldCharType="end"/>
      </w:r>
    </w:p>
    <w:p w14:paraId="6ADD0A36">
      <w:pPr>
        <w:widowControl/>
        <w:spacing w:line="360" w:lineRule="auto"/>
        <w:ind w:left="420" w:hanging="420"/>
        <w:rPr>
          <w:del w:id="3483" w:author="hui wan" w:date="2025-12-28T22:02:00Z"/>
          <w:color w:val="009900"/>
        </w:rPr>
      </w:pPr>
      <w:ins w:id="3484" w:author="Somomgbeom" w:date="2025-10-12T20:29:00Z">
        <w:del w:id="3485" w:author="hui wan" w:date="2025-12-28T22:02:00Z">
          <w:r>
            <w:rPr>
              <w:rFonts w:hint="eastAsia"/>
              <w:color w:val="009900"/>
            </w:rPr>
            <w:delText>[22]</w:delText>
          </w:r>
        </w:del>
      </w:ins>
      <w:ins w:id="3486" w:author="Somomgbeom" w:date="2025-10-12T20:29:00Z">
        <w:del w:id="3487" w:author="hui wan" w:date="2025-12-28T22:02:00Z">
          <w:r>
            <w:rPr>
              <w:color w:val="009900"/>
            </w:rPr>
            <w:delText>H</w:delText>
          </w:r>
        </w:del>
      </w:ins>
      <w:ins w:id="3488" w:author="Somomgbeom" w:date="2025-10-12T20:29:00Z">
        <w:del w:id="3489" w:author="hui wan" w:date="2025-12-28T22:02:00Z">
          <w:r>
            <w:rPr>
              <w:color w:val="009900"/>
              <w:highlight w:val="cyan"/>
            </w:rPr>
            <w:delText>. Zhan</w:delText>
          </w:r>
        </w:del>
      </w:ins>
      <w:ins w:id="3490" w:author="Somomgbeom" w:date="2025-10-12T20:29:00Z">
        <w:del w:id="3491" w:author="hui wan" w:date="2025-12-28T22:02:00Z">
          <w:r>
            <w:rPr>
              <w:color w:val="009900"/>
            </w:rPr>
            <w:delText>, J</w:delText>
          </w:r>
        </w:del>
      </w:ins>
      <w:ins w:id="3492" w:author="Somomgbeom" w:date="2025-10-12T20:29:00Z">
        <w:del w:id="3493" w:author="hui wan" w:date="2025-12-28T22:02:00Z">
          <w:r>
            <w:rPr>
              <w:color w:val="009900"/>
              <w:highlight w:val="cyan"/>
            </w:rPr>
            <w:delText>.-</w:delText>
          </w:r>
        </w:del>
      </w:ins>
      <w:ins w:id="3494" w:author="Somomgbeom" w:date="2025-10-12T20:29:00Z">
        <w:del w:id="3495" w:author="hui wan" w:date="2025-12-28T22:02:00Z">
          <w:r>
            <w:rPr>
              <w:color w:val="009900"/>
            </w:rPr>
            <w:delText>J</w:delText>
          </w:r>
        </w:del>
      </w:ins>
      <w:ins w:id="3496" w:author="Somomgbeom" w:date="2025-10-12T20:29:00Z">
        <w:del w:id="3497" w:author="hui wan" w:date="2025-12-28T22:02:00Z">
          <w:r>
            <w:rPr>
              <w:color w:val="009900"/>
              <w:highlight w:val="cyan"/>
            </w:rPr>
            <w:delText>. Kim</w:delText>
          </w:r>
        </w:del>
      </w:ins>
      <w:ins w:id="3498" w:author="Somomgbeom" w:date="2025-10-12T20:29:00Z">
        <w:del w:id="3499" w:author="hui wan" w:date="2025-12-28T22:02:00Z">
          <w:r>
            <w:rPr>
              <w:color w:val="009900"/>
            </w:rPr>
            <w:delText xml:space="preserve">, </w:delText>
          </w:r>
        </w:del>
      </w:ins>
      <w:ins w:id="3500" w:author="Somomgbeom" w:date="2025-10-12T20:29:00Z">
        <w:del w:id="3501" w:author="hui wan" w:date="2025-12-28T22:02:00Z">
          <w:r>
            <w:rPr>
              <w:color w:val="009900"/>
              <w:highlight w:val="cyan"/>
            </w:rPr>
            <w:delText>and</w:delText>
          </w:r>
        </w:del>
      </w:ins>
      <w:ins w:id="3502" w:author="Somomgbeom" w:date="2025-10-12T20:29:00Z">
        <w:del w:id="3503" w:author="hui wan" w:date="2025-12-28T22:02:00Z">
          <w:r>
            <w:rPr>
              <w:color w:val="009900"/>
            </w:rPr>
            <w:delText xml:space="preserve"> G.</w:delText>
          </w:r>
        </w:del>
      </w:ins>
      <w:ins w:id="3504" w:author="Somomgbeom" w:date="2025-10-12T20:29:00Z">
        <w:del w:id="3505" w:author="hui wan" w:date="2025-12-28T22:02:00Z">
          <w:r>
            <w:rPr>
              <w:color w:val="009900"/>
              <w:highlight w:val="cyan"/>
            </w:rPr>
            <w:delText xml:space="preserve"> Liu,</w:delText>
          </w:r>
        </w:del>
      </w:ins>
      <w:ins w:id="3506" w:author="Somomgbeom" w:date="2025-10-12T20:29:00Z">
        <w:del w:id="3507" w:author="hui wan" w:date="2025-12-28T22:02:00Z">
          <w:r>
            <w:rPr>
              <w:color w:val="009900"/>
            </w:rPr>
            <w:delText xml:space="preserve"> Contrastive </w:delText>
          </w:r>
        </w:del>
      </w:ins>
      <w:ins w:id="3508" w:author="Somomgbeom" w:date="2025-10-12T20:29:00Z">
        <w:del w:id="3509" w:author="hui wan" w:date="2025-12-28T22:02:00Z">
          <w:r>
            <w:rPr>
              <w:color w:val="009900"/>
              <w:highlight w:val="lightGray"/>
            </w:rPr>
            <w:delText>L</w:delText>
          </w:r>
        </w:del>
      </w:ins>
      <w:ins w:id="3510" w:author="Somomgbeom" w:date="2025-10-12T20:29:00Z">
        <w:del w:id="3511" w:author="hui wan" w:date="2025-12-28T22:02:00Z">
          <w:r>
            <w:rPr>
              <w:color w:val="009900"/>
            </w:rPr>
            <w:delText xml:space="preserve">earning with </w:delText>
          </w:r>
        </w:del>
      </w:ins>
      <w:ins w:id="3512" w:author="Somomgbeom" w:date="2025-10-12T20:29:00Z">
        <w:del w:id="3513" w:author="hui wan" w:date="2025-12-28T22:02:00Z">
          <w:r>
            <w:rPr>
              <w:color w:val="009900"/>
              <w:highlight w:val="lightGray"/>
            </w:rPr>
            <w:delText>B</w:delText>
          </w:r>
        </w:del>
      </w:ins>
      <w:ins w:id="3514" w:author="Somomgbeom" w:date="2025-10-12T20:29:00Z">
        <w:del w:id="3515" w:author="hui wan" w:date="2025-12-28T22:02:00Z">
          <w:r>
            <w:rPr>
              <w:color w:val="009900"/>
            </w:rPr>
            <w:delText xml:space="preserve">idirectional </w:delText>
          </w:r>
        </w:del>
      </w:ins>
      <w:ins w:id="3516" w:author="Somomgbeom" w:date="2025-10-12T20:29:00Z">
        <w:del w:id="3517" w:author="hui wan" w:date="2025-12-28T22:02:00Z">
          <w:r>
            <w:rPr>
              <w:color w:val="009900"/>
              <w:highlight w:val="lightGray"/>
            </w:rPr>
            <w:delText>T</w:delText>
          </w:r>
        </w:del>
      </w:ins>
      <w:ins w:id="3518" w:author="Somomgbeom" w:date="2025-10-12T20:29:00Z">
        <w:del w:id="3519" w:author="hui wan" w:date="2025-12-28T22:02:00Z">
          <w:r>
            <w:rPr>
              <w:color w:val="009900"/>
            </w:rPr>
            <w:delText xml:space="preserve">ransformers for </w:delText>
          </w:r>
        </w:del>
      </w:ins>
      <w:ins w:id="3520" w:author="Somomgbeom" w:date="2025-10-12T20:29:00Z">
        <w:del w:id="3521" w:author="hui wan" w:date="2025-12-28T22:02:00Z">
          <w:r>
            <w:rPr>
              <w:color w:val="009900"/>
              <w:highlight w:val="lightGray"/>
            </w:rPr>
            <w:delText>K</w:delText>
          </w:r>
        </w:del>
      </w:ins>
      <w:ins w:id="3522" w:author="Somomgbeom" w:date="2025-10-12T20:29:00Z">
        <w:del w:id="3523" w:author="hui wan" w:date="2025-12-28T22:02:00Z">
          <w:r>
            <w:rPr>
              <w:color w:val="009900"/>
            </w:rPr>
            <w:delText xml:space="preserve">nowledge </w:delText>
          </w:r>
        </w:del>
      </w:ins>
      <w:ins w:id="3524" w:author="Somomgbeom" w:date="2025-10-12T20:29:00Z">
        <w:del w:id="3525" w:author="hui wan" w:date="2025-12-28T22:02:00Z">
          <w:r>
            <w:rPr>
              <w:color w:val="009900"/>
              <w:highlight w:val="lightGray"/>
            </w:rPr>
            <w:delText>T</w:delText>
          </w:r>
        </w:del>
      </w:ins>
      <w:ins w:id="3526" w:author="Somomgbeom" w:date="2025-10-12T20:29:00Z">
        <w:del w:id="3527" w:author="hui wan" w:date="2025-12-28T22:02:00Z">
          <w:r>
            <w:rPr>
              <w:color w:val="009900"/>
            </w:rPr>
            <w:delText>racing</w:delText>
          </w:r>
        </w:del>
      </w:ins>
      <w:ins w:id="3528" w:author="Somomgbeom" w:date="2025-10-12T20:29:00Z">
        <w:del w:id="3529" w:author="hui wan" w:date="2025-12-28T22:02:00Z">
          <w:r>
            <w:rPr>
              <w:color w:val="009900"/>
              <w:highlight w:val="cyan"/>
            </w:rPr>
            <w:delText xml:space="preserve">, in </w:delText>
          </w:r>
        </w:del>
      </w:ins>
      <w:ins w:id="3530" w:author="Somomgbeom" w:date="2025-10-12T20:29:00Z">
        <w:del w:id="3531" w:author="hui wan" w:date="2025-12-28T22:02:00Z">
          <w:r>
            <w:rPr>
              <w:color w:val="009900"/>
            </w:rPr>
            <w:delText>Proceedings of the 2024 IEEE International Conference on Acoustics, Speech and Signal Processing (ICASSP)</w:delText>
          </w:r>
        </w:del>
      </w:ins>
      <w:ins w:id="3532" w:author="Somomgbeom" w:date="2025-10-12T20:29:00Z">
        <w:del w:id="3533" w:author="hui wan" w:date="2025-12-28T22:02:00Z">
          <w:r>
            <w:rPr>
              <w:color w:val="009900"/>
              <w:highlight w:val="cyan"/>
            </w:rPr>
            <w:delText>, Seoul, Korea</w:delText>
          </w:r>
        </w:del>
      </w:ins>
      <w:ins w:id="3534" w:author="Somomgbeom" w:date="2025-10-12T20:29:00Z">
        <w:del w:id="3535" w:author="hui wan" w:date="2025-12-28T22:02:00Z">
          <w:r>
            <w:rPr>
              <w:color w:val="009900"/>
            </w:rPr>
            <w:delText>, 2024</w:delText>
          </w:r>
        </w:del>
      </w:ins>
      <w:ins w:id="3536" w:author="Somomgbeom" w:date="2025-10-12T20:29:00Z">
        <w:del w:id="3537" w:author="hui wan" w:date="2025-12-28T22:02:00Z">
          <w:r>
            <w:rPr>
              <w:color w:val="009900"/>
              <w:highlight w:val="cyan"/>
            </w:rPr>
            <w:delText>, pp. 5040–5044</w:delText>
          </w:r>
        </w:del>
      </w:ins>
      <w:ins w:id="3538" w:author="Somomgbeom" w:date="2025-10-12T20:29:00Z">
        <w:del w:id="3539" w:author="hui wan" w:date="2025-12-28T22:02:00Z">
          <w:r>
            <w:rPr>
              <w:color w:val="009900"/>
            </w:rPr>
            <w:delText>. DOI:</w:delText>
          </w:r>
        </w:del>
      </w:ins>
      <w:ins w:id="3540" w:author="Somomgbeom" w:date="2025-10-12T20:29:00Z">
        <w:del w:id="3541" w:author="hui wan" w:date="2025-12-28T22:02:00Z">
          <w:r>
            <w:rPr>
              <w:color w:val="009900"/>
              <w:highlight w:val="cyan"/>
            </w:rPr>
            <w:delText xml:space="preserve"> </w:delText>
          </w:r>
        </w:del>
      </w:ins>
      <w:ins w:id="3542" w:author="Somomgbeom" w:date="2025-10-12T20:29:00Z">
        <w:del w:id="3543" w:author="hui wan" w:date="2025-12-28T22:02:00Z">
          <w:r>
            <w:rPr>
              <w:color w:val="009900"/>
            </w:rPr>
            <w:delText>10.1109/</w:delText>
          </w:r>
        </w:del>
      </w:ins>
      <w:ins w:id="3544" w:author="Somomgbeom" w:date="2025-10-12T20:29:00Z">
        <w:del w:id="3545" w:author="hui wan" w:date="2025-12-28T22:02:00Z">
          <w:r>
            <w:rPr>
              <w:color w:val="009900"/>
              <w:highlight w:val="lightGray"/>
            </w:rPr>
            <w:delText>ICASSP</w:delText>
          </w:r>
        </w:del>
      </w:ins>
      <w:ins w:id="3546" w:author="Somomgbeom" w:date="2025-10-12T20:29:00Z">
        <w:del w:id="3547" w:author="hui wan" w:date="2025-12-28T22:02:00Z">
          <w:r>
            <w:rPr>
              <w:color w:val="009900"/>
            </w:rPr>
            <w:delText>48485.2024.10446887</w:delText>
          </w:r>
        </w:del>
      </w:ins>
    </w:p>
    <w:p w14:paraId="3CDDA3F1">
      <w:pPr>
        <w:widowControl/>
        <w:spacing w:line="360" w:lineRule="auto"/>
        <w:ind w:left="420" w:hanging="420"/>
        <w:rPr>
          <w:ins w:id="3548" w:author="Somomgbeom" w:date="2025-10-12T20:29:00Z"/>
          <w:color w:val="0000FA"/>
        </w:rPr>
      </w:pPr>
      <w:r>
        <w:rPr>
          <w:rFonts w:hint="eastAsia"/>
          <w:color w:val="0000FA"/>
        </w:rPr>
        <w:t>[22] Z</w:t>
      </w:r>
      <w:r>
        <w:rPr>
          <w:rFonts w:hint="eastAsia"/>
          <w:color w:val="0000FA"/>
          <w:highlight w:val="lightGray"/>
        </w:rPr>
        <w:t>HAN</w:t>
      </w:r>
      <w:r>
        <w:rPr>
          <w:rFonts w:hint="eastAsia"/>
          <w:color w:val="0000FA"/>
        </w:rPr>
        <w:t xml:space="preserve"> </w:t>
      </w:r>
      <w:r>
        <w:rPr>
          <w:rFonts w:hint="eastAsia"/>
          <w:color w:val="0000FA"/>
          <w:highlight w:val="cyan"/>
        </w:rPr>
        <w:t xml:space="preserve">H </w:t>
      </w:r>
      <w:r>
        <w:rPr>
          <w:rFonts w:hint="eastAsia"/>
          <w:color w:val="0000FA"/>
        </w:rPr>
        <w:t>J</w:t>
      </w:r>
      <w:r>
        <w:rPr>
          <w:rFonts w:hint="eastAsia"/>
          <w:color w:val="0000FA"/>
          <w:highlight w:val="cyan"/>
        </w:rPr>
        <w:t>,</w:t>
      </w:r>
      <w:r>
        <w:rPr>
          <w:rFonts w:hint="eastAsia"/>
          <w:color w:val="0000FA"/>
        </w:rPr>
        <w:t xml:space="preserve"> K</w:t>
      </w:r>
      <w:r>
        <w:rPr>
          <w:rFonts w:hint="eastAsia"/>
          <w:color w:val="0000FA"/>
          <w:highlight w:val="lightGray"/>
        </w:rPr>
        <w:t>IM</w:t>
      </w:r>
      <w:r>
        <w:rPr>
          <w:rFonts w:hint="eastAsia"/>
          <w:color w:val="0000FA"/>
          <w:highlight w:val="cyan"/>
        </w:rPr>
        <w:t xml:space="preserve"> J J</w:t>
      </w:r>
      <w:r>
        <w:rPr>
          <w:rFonts w:hint="eastAsia"/>
          <w:color w:val="0000FA"/>
        </w:rPr>
        <w:t xml:space="preserve">, </w:t>
      </w:r>
      <w:r>
        <w:rPr>
          <w:rFonts w:hint="eastAsia"/>
          <w:color w:val="0000FA"/>
          <w:highlight w:val="cyan"/>
        </w:rPr>
        <w:t>LIU</w:t>
      </w:r>
      <w:r>
        <w:rPr>
          <w:rFonts w:hint="eastAsia"/>
          <w:color w:val="0000FA"/>
        </w:rPr>
        <w:t xml:space="preserve"> G </w:t>
      </w:r>
      <w:r>
        <w:rPr>
          <w:rFonts w:hint="eastAsia"/>
          <w:color w:val="0000FA"/>
          <w:highlight w:val="cyan"/>
        </w:rPr>
        <w:t>M.</w:t>
      </w:r>
      <w:r>
        <w:rPr>
          <w:rFonts w:hint="eastAsia"/>
          <w:color w:val="0000FA"/>
        </w:rPr>
        <w:t xml:space="preserve"> Contrastive </w:t>
      </w:r>
      <w:r>
        <w:rPr>
          <w:rFonts w:hint="eastAsia"/>
          <w:color w:val="0000FA"/>
          <w:highlight w:val="lightGray"/>
        </w:rPr>
        <w:t>l</w:t>
      </w:r>
      <w:r>
        <w:rPr>
          <w:rFonts w:hint="eastAsia"/>
          <w:color w:val="0000FA"/>
        </w:rPr>
        <w:t xml:space="preserve">earning with </w:t>
      </w:r>
      <w:r>
        <w:rPr>
          <w:rFonts w:hint="eastAsia"/>
          <w:color w:val="0000FA"/>
          <w:highlight w:val="lightGray"/>
        </w:rPr>
        <w:t>b</w:t>
      </w:r>
      <w:r>
        <w:rPr>
          <w:rFonts w:hint="eastAsia"/>
          <w:color w:val="0000FA"/>
        </w:rPr>
        <w:t xml:space="preserve">idirectional </w:t>
      </w:r>
      <w:r>
        <w:rPr>
          <w:rFonts w:hint="eastAsia"/>
          <w:color w:val="0000FA"/>
          <w:highlight w:val="lightGray"/>
        </w:rPr>
        <w:t>t</w:t>
      </w:r>
      <w:r>
        <w:rPr>
          <w:rFonts w:hint="eastAsia"/>
          <w:color w:val="0000FA"/>
        </w:rPr>
        <w:t xml:space="preserve">ransformers for </w:t>
      </w:r>
      <w:r>
        <w:rPr>
          <w:rFonts w:hint="eastAsia"/>
          <w:color w:val="0000FA"/>
          <w:highlight w:val="lightGray"/>
        </w:rPr>
        <w:t>k</w:t>
      </w:r>
      <w:r>
        <w:rPr>
          <w:rFonts w:hint="eastAsia"/>
          <w:color w:val="0000FA"/>
        </w:rPr>
        <w:t xml:space="preserve">nowledge </w:t>
      </w:r>
      <w:r>
        <w:rPr>
          <w:rFonts w:hint="eastAsia"/>
          <w:color w:val="0000FA"/>
          <w:highlight w:val="lightGray"/>
        </w:rPr>
        <w:t>t</w:t>
      </w:r>
      <w:r>
        <w:rPr>
          <w:rFonts w:hint="eastAsia"/>
          <w:color w:val="0000FA"/>
        </w:rPr>
        <w:t>racing</w:t>
      </w:r>
      <w:r>
        <w:rPr>
          <w:rFonts w:hint="eastAsia"/>
          <w:color w:val="0000FA"/>
          <w:highlight w:val="cyan"/>
        </w:rPr>
        <w:t>[C]//</w:t>
      </w:r>
      <w:r>
        <w:rPr>
          <w:rFonts w:hint="eastAsia"/>
          <w:color w:val="0000FA"/>
        </w:rPr>
        <w:t>Proceedings of the</w:t>
      </w:r>
      <w:r>
        <w:rPr>
          <w:rFonts w:hint="eastAsia"/>
          <w:color w:val="0000FA"/>
          <w:highlight w:val="cyan"/>
        </w:rPr>
        <w:t xml:space="preserve"> ICASSP 2024 -</w:t>
      </w:r>
      <w:r>
        <w:rPr>
          <w:rFonts w:hint="eastAsia"/>
          <w:color w:val="0000FA"/>
        </w:rPr>
        <w:t xml:space="preserve"> 2024 IEEE International Conference on Acoustics, Speech and Signal Processing (ICASSP)</w:t>
      </w:r>
      <w:r>
        <w:rPr>
          <w:rFonts w:hint="eastAsia"/>
          <w:color w:val="0000FA"/>
          <w:highlight w:val="cyan"/>
        </w:rPr>
        <w:t>.</w:t>
      </w:r>
      <w:r>
        <w:rPr>
          <w:rFonts w:hint="eastAsia"/>
          <w:color w:val="0000FA"/>
        </w:rPr>
        <w:t xml:space="preserve"> </w:t>
      </w:r>
      <w:r>
        <w:rPr>
          <w:rFonts w:hint="eastAsia"/>
          <w:color w:val="0000FA"/>
          <w:highlight w:val="cyan"/>
        </w:rPr>
        <w:t>Piscataway:</w:t>
      </w:r>
      <w:r>
        <w:rPr>
          <w:rFonts w:hint="eastAsia"/>
          <w:color w:val="0000FA"/>
        </w:rPr>
        <w:t xml:space="preserve"> </w:t>
      </w:r>
      <w:r>
        <w:rPr>
          <w:rFonts w:hint="eastAsia"/>
          <w:color w:val="0000FA"/>
          <w:highlight w:val="cyan"/>
        </w:rPr>
        <w:t>IEEE</w:t>
      </w:r>
      <w:r>
        <w:rPr>
          <w:rFonts w:hint="eastAsia"/>
          <w:color w:val="0000FA"/>
        </w:rPr>
        <w:t xml:space="preserve"> </w:t>
      </w:r>
      <w:r>
        <w:rPr>
          <w:rFonts w:hint="eastAsia"/>
          <w:color w:val="0000FA"/>
          <w:highlight w:val="cyan"/>
        </w:rPr>
        <w:t>Press</w:t>
      </w:r>
      <w:r>
        <w:rPr>
          <w:rFonts w:hint="eastAsia"/>
          <w:color w:val="0000FA"/>
        </w:rPr>
        <w:t xml:space="preserve">, </w:t>
      </w:r>
      <w:r>
        <w:rPr>
          <w:rFonts w:hint="eastAsia"/>
          <w:color w:val="0000FA"/>
          <w:highlight w:val="cyan"/>
        </w:rPr>
        <w:t>2024:</w:t>
      </w:r>
      <w:r>
        <w:rPr>
          <w:rFonts w:hint="eastAsia"/>
          <w:color w:val="0000FA"/>
        </w:rPr>
        <w:t xml:space="preserve"> </w:t>
      </w:r>
      <w:del w:id="3549" w:author="hui wan" w:date="2025-12-28T22:02:00Z">
        <w:r>
          <w:rPr>
            <w:rFonts w:hint="eastAsia"/>
            <w:color w:val="0000FA"/>
            <w:highlight w:val="cyan"/>
          </w:rPr>
          <w:delText>■-■</w:delText>
        </w:r>
      </w:del>
      <w:ins w:id="3550" w:author="hui wan" w:date="2025-12-28T22:02:00Z">
        <w:r>
          <w:rPr>
            <w:rFonts w:hint="eastAsia"/>
            <w:color w:val="0000FA"/>
          </w:rPr>
          <w:t>5040-5044</w:t>
        </w:r>
      </w:ins>
      <w:r>
        <w:rPr>
          <w:rFonts w:hint="eastAsia"/>
          <w:color w:val="0000FA"/>
        </w:rPr>
        <w:t>.</w:t>
      </w:r>
      <w:del w:id="3551" w:author="hui wan" w:date="2025-12-28T22:20:00Z">
        <w:r>
          <w:rPr>
            <w:rFonts w:hint="eastAsia"/>
            <w:color w:val="0000FA"/>
          </w:rPr>
          <w:delText xml:space="preserve"> DOI:10.1109/</w:delText>
        </w:r>
      </w:del>
      <w:del w:id="3552" w:author="hui wan" w:date="2025-12-28T22:20:00Z">
        <w:r>
          <w:rPr>
            <w:rFonts w:hint="eastAsia"/>
            <w:color w:val="0000FA"/>
            <w:highlight w:val="lightGray"/>
          </w:rPr>
          <w:delText>icassp</w:delText>
        </w:r>
      </w:del>
      <w:del w:id="3553" w:author="hui wan" w:date="2025-12-28T22:20:00Z">
        <w:r>
          <w:rPr>
            <w:rFonts w:hint="eastAsia"/>
            <w:color w:val="0000FA"/>
          </w:rPr>
          <w:delText>48485.2024.10446887</w:delText>
        </w:r>
      </w:del>
      <w:del w:id="3554" w:author="hui wan" w:date="2025-12-28T22:20:00Z">
        <w:r>
          <w:rPr>
            <w:rFonts w:hint="eastAsia"/>
            <w:color w:val="0000FA"/>
            <w:highlight w:val="cyan"/>
          </w:rPr>
          <w:delText>.</w:delText>
        </w:r>
      </w:del>
      <w:r>
        <w:rPr>
          <w:rFonts w:hint="eastAsia"/>
          <w:color w:val="0000FA"/>
        </w:rPr>
        <w:t xml:space="preserve"> </w:t>
      </w:r>
      <w:r>
        <w:fldChar w:fldCharType="begin"/>
      </w:r>
      <w:r>
        <w:instrText xml:space="preserve">HYPERLINK "https://doi.org/10.1109/icassp48485.2024.10446887" \o "自助复核"</w:instrText>
      </w:r>
      <w:r>
        <w:fldChar w:fldCharType="separate"/>
      </w:r>
      <w:del w:id="3555" w:author="hui wan" w:date="2025-12-28T22:19:00Z">
        <w:r>
          <w:rPr>
            <w:rStyle w:val="24"/>
            <w:rFonts w:hint="eastAsia"/>
          </w:rPr>
          <w:delText>[LinkOut]</w:delText>
        </w:r>
      </w:del>
      <w:r>
        <w:fldChar w:fldCharType="end"/>
      </w:r>
    </w:p>
    <w:p w14:paraId="1DE724CD">
      <w:pPr>
        <w:snapToGrid/>
        <w:spacing w:line="360" w:lineRule="auto"/>
        <w:ind w:firstLine="0"/>
        <w:textAlignment w:val="center"/>
        <w:rPr>
          <w:rFonts w:eastAsia="宋体" w:cs="宋体"/>
          <w:snapToGrid/>
          <w:color w:val="000000"/>
          <w:spacing w:val="0"/>
          <w:kern w:val="0"/>
          <w:sz w:val="21"/>
          <w:szCs w:val="21"/>
        </w:rPr>
      </w:pPr>
    </w:p>
    <w:p w14:paraId="477B948E">
      <w:pPr>
        <w:snapToGrid/>
        <w:spacing w:line="360" w:lineRule="auto"/>
        <w:ind w:firstLine="0"/>
        <w:textAlignment w:val="center"/>
        <w:rPr>
          <w:del w:id="3556" w:author="hui wan" w:date="2025-12-28T08:50:00Z"/>
          <w:rFonts w:eastAsia="宋体" w:cs="宋体"/>
          <w:snapToGrid/>
          <w:spacing w:val="0"/>
          <w:kern w:val="0"/>
          <w:sz w:val="21"/>
          <w:szCs w:val="21"/>
        </w:rPr>
      </w:pPr>
    </w:p>
    <w:tbl>
      <w:tblPr>
        <w:tblStyle w:val="1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20"/>
        <w:gridCol w:w="1420"/>
        <w:gridCol w:w="1420"/>
        <w:gridCol w:w="1420"/>
        <w:gridCol w:w="1421"/>
        <w:gridCol w:w="1421"/>
      </w:tblGrid>
      <w:tr w14:paraId="4E332999">
        <w:trPr>
          <w:trHeight w:val="400" w:hRule="atLeast"/>
          <w:del w:id="3557" w:author="hui wan" w:date="2025-12-28T08:50:00Z"/>
        </w:trPr>
        <w:tc>
          <w:tcPr>
            <w:tcW w:w="8522" w:type="dxa"/>
            <w:gridSpan w:val="6"/>
            <w:vAlign w:val="center"/>
          </w:tcPr>
          <w:p w14:paraId="6AFEDB62">
            <w:pPr>
              <w:snapToGrid/>
              <w:spacing w:line="360" w:lineRule="auto"/>
              <w:jc w:val="center"/>
              <w:textAlignment w:val="center"/>
              <w:rPr>
                <w:del w:id="3558" w:author="hui wan" w:date="2025-12-28T08:50:00Z"/>
                <w:rFonts w:eastAsia="宋体" w:cs="宋体"/>
                <w:snapToGrid/>
                <w:spacing w:val="0"/>
                <w:kern w:val="0"/>
                <w:sz w:val="21"/>
                <w:szCs w:val="21"/>
              </w:rPr>
            </w:pPr>
            <w:del w:id="3559" w:author="hui wan" w:date="2025-12-28T08:50:00Z">
              <w:r>
                <w:rPr>
                  <w:rFonts w:hint="eastAsia" w:eastAsia="宋体" w:cs="宋体"/>
                  <w:snapToGrid/>
                  <w:spacing w:val="0"/>
                  <w:kern w:val="0"/>
                  <w:sz w:val="21"/>
                  <w:szCs w:val="21"/>
                </w:rPr>
                <w:delText>全部文献的年份分布参考结果 by 善锋软件(R)_数据清洗与数据清除二合一小程序</w:delText>
              </w:r>
            </w:del>
          </w:p>
        </w:tc>
      </w:tr>
      <w:tr w14:paraId="7F31BD10">
        <w:trPr>
          <w:del w:id="3560" w:author="hui wan" w:date="2025-12-28T08:50:00Z"/>
        </w:trPr>
        <w:tc>
          <w:tcPr>
            <w:tcW w:w="1420" w:type="dxa"/>
            <w:vAlign w:val="center"/>
          </w:tcPr>
          <w:p w14:paraId="1BCFBB1C">
            <w:pPr>
              <w:snapToGrid/>
              <w:spacing w:line="360" w:lineRule="auto"/>
              <w:jc w:val="center"/>
              <w:textAlignment w:val="center"/>
              <w:rPr>
                <w:del w:id="3561" w:author="hui wan" w:date="2025-12-28T08:50:00Z"/>
                <w:rFonts w:eastAsia="宋体" w:cs="宋体"/>
                <w:snapToGrid/>
                <w:spacing w:val="0"/>
                <w:kern w:val="0"/>
                <w:sz w:val="21"/>
                <w:szCs w:val="21"/>
              </w:rPr>
            </w:pPr>
            <w:del w:id="3562" w:author="hui wan" w:date="2025-12-28T08:50:00Z">
              <w:r>
                <w:rPr>
                  <w:rFonts w:hint="eastAsia" w:eastAsia="宋体" w:cs="宋体"/>
                  <w:snapToGrid/>
                  <w:spacing w:val="0"/>
                  <w:kern w:val="0"/>
                  <w:sz w:val="21"/>
                  <w:szCs w:val="21"/>
                </w:rPr>
                <w:delText>序号</w:delText>
              </w:r>
            </w:del>
          </w:p>
        </w:tc>
        <w:tc>
          <w:tcPr>
            <w:tcW w:w="1420" w:type="dxa"/>
            <w:vAlign w:val="center"/>
          </w:tcPr>
          <w:p w14:paraId="0B49E390">
            <w:pPr>
              <w:snapToGrid/>
              <w:spacing w:line="360" w:lineRule="auto"/>
              <w:jc w:val="center"/>
              <w:textAlignment w:val="center"/>
              <w:rPr>
                <w:del w:id="3563" w:author="hui wan" w:date="2025-12-28T08:50:00Z"/>
                <w:rFonts w:eastAsia="宋体" w:cs="宋体"/>
                <w:snapToGrid/>
                <w:spacing w:val="0"/>
                <w:kern w:val="0"/>
                <w:sz w:val="21"/>
                <w:szCs w:val="21"/>
              </w:rPr>
            </w:pPr>
            <w:del w:id="3564" w:author="hui wan" w:date="2025-12-28T08:50:00Z">
              <w:r>
                <w:rPr>
                  <w:rFonts w:hint="eastAsia" w:eastAsia="宋体" w:cs="宋体"/>
                  <w:snapToGrid/>
                  <w:spacing w:val="0"/>
                  <w:kern w:val="0"/>
                  <w:sz w:val="21"/>
                  <w:szCs w:val="21"/>
                </w:rPr>
                <w:delText>年份</w:delText>
              </w:r>
            </w:del>
          </w:p>
        </w:tc>
        <w:tc>
          <w:tcPr>
            <w:tcW w:w="1420" w:type="dxa"/>
            <w:vAlign w:val="center"/>
          </w:tcPr>
          <w:p w14:paraId="2CABBC3E">
            <w:pPr>
              <w:snapToGrid/>
              <w:spacing w:line="360" w:lineRule="auto"/>
              <w:jc w:val="center"/>
              <w:textAlignment w:val="center"/>
              <w:rPr>
                <w:del w:id="3565" w:author="hui wan" w:date="2025-12-28T08:50:00Z"/>
                <w:rFonts w:eastAsia="宋体" w:cs="宋体"/>
                <w:snapToGrid/>
                <w:spacing w:val="0"/>
                <w:kern w:val="0"/>
                <w:sz w:val="21"/>
                <w:szCs w:val="21"/>
              </w:rPr>
            </w:pPr>
            <w:del w:id="3566" w:author="hui wan" w:date="2025-12-28T08:50:00Z">
              <w:r>
                <w:rPr>
                  <w:rFonts w:hint="eastAsia" w:eastAsia="宋体" w:cs="宋体"/>
                  <w:snapToGrid/>
                  <w:spacing w:val="0"/>
                  <w:kern w:val="0"/>
                  <w:sz w:val="21"/>
                  <w:szCs w:val="21"/>
                </w:rPr>
                <w:delText>当年条数</w:delText>
              </w:r>
            </w:del>
          </w:p>
        </w:tc>
        <w:tc>
          <w:tcPr>
            <w:tcW w:w="1420" w:type="dxa"/>
            <w:vAlign w:val="center"/>
          </w:tcPr>
          <w:p w14:paraId="53616173">
            <w:pPr>
              <w:snapToGrid/>
              <w:spacing w:line="360" w:lineRule="auto"/>
              <w:jc w:val="center"/>
              <w:textAlignment w:val="center"/>
              <w:rPr>
                <w:del w:id="3567" w:author="hui wan" w:date="2025-12-28T08:50:00Z"/>
                <w:rFonts w:eastAsia="宋体" w:cs="宋体"/>
                <w:snapToGrid/>
                <w:spacing w:val="0"/>
                <w:kern w:val="0"/>
                <w:sz w:val="21"/>
                <w:szCs w:val="21"/>
              </w:rPr>
            </w:pPr>
            <w:del w:id="3568" w:author="hui wan" w:date="2025-12-28T08:50:00Z">
              <w:r>
                <w:rPr>
                  <w:rFonts w:hint="eastAsia" w:eastAsia="宋体" w:cs="宋体"/>
                  <w:snapToGrid/>
                  <w:spacing w:val="0"/>
                  <w:kern w:val="0"/>
                  <w:sz w:val="21"/>
                  <w:szCs w:val="21"/>
                </w:rPr>
                <w:delText>累计条数</w:delText>
              </w:r>
            </w:del>
          </w:p>
        </w:tc>
        <w:tc>
          <w:tcPr>
            <w:tcW w:w="1421" w:type="dxa"/>
            <w:vAlign w:val="center"/>
          </w:tcPr>
          <w:p w14:paraId="59E46B31">
            <w:pPr>
              <w:snapToGrid/>
              <w:spacing w:line="360" w:lineRule="auto"/>
              <w:jc w:val="center"/>
              <w:textAlignment w:val="center"/>
              <w:rPr>
                <w:del w:id="3569" w:author="hui wan" w:date="2025-12-28T08:50:00Z"/>
                <w:rFonts w:eastAsia="宋体" w:cs="宋体"/>
                <w:snapToGrid/>
                <w:spacing w:val="0"/>
                <w:kern w:val="0"/>
                <w:sz w:val="21"/>
                <w:szCs w:val="21"/>
              </w:rPr>
            </w:pPr>
            <w:del w:id="3570" w:author="hui wan" w:date="2025-12-28T08:50:00Z">
              <w:r>
                <w:rPr>
                  <w:rFonts w:hint="eastAsia" w:eastAsia="宋体" w:cs="宋体"/>
                  <w:snapToGrid/>
                  <w:spacing w:val="0"/>
                  <w:kern w:val="0"/>
                  <w:sz w:val="21"/>
                  <w:szCs w:val="21"/>
                </w:rPr>
                <w:delText>当年占比/%</w:delText>
              </w:r>
            </w:del>
          </w:p>
        </w:tc>
        <w:tc>
          <w:tcPr>
            <w:tcW w:w="1421" w:type="dxa"/>
            <w:vAlign w:val="center"/>
          </w:tcPr>
          <w:p w14:paraId="2AF11EA7">
            <w:pPr>
              <w:snapToGrid/>
              <w:spacing w:line="360" w:lineRule="auto"/>
              <w:jc w:val="center"/>
              <w:textAlignment w:val="center"/>
              <w:rPr>
                <w:del w:id="3571" w:author="hui wan" w:date="2025-12-28T08:50:00Z"/>
                <w:rFonts w:eastAsia="宋体" w:cs="宋体"/>
                <w:snapToGrid/>
                <w:spacing w:val="0"/>
                <w:kern w:val="0"/>
                <w:sz w:val="21"/>
                <w:szCs w:val="21"/>
              </w:rPr>
            </w:pPr>
            <w:del w:id="3572" w:author="hui wan" w:date="2025-12-28T08:50:00Z">
              <w:r>
                <w:rPr>
                  <w:rFonts w:hint="eastAsia" w:eastAsia="宋体" w:cs="宋体"/>
                  <w:snapToGrid/>
                  <w:spacing w:val="0"/>
                  <w:kern w:val="0"/>
                  <w:sz w:val="21"/>
                  <w:szCs w:val="21"/>
                </w:rPr>
                <w:delText>累计占比/%</w:delText>
              </w:r>
            </w:del>
          </w:p>
        </w:tc>
      </w:tr>
      <w:tr w14:paraId="469077D5">
        <w:trPr>
          <w:del w:id="3573" w:author="hui wan" w:date="2025-12-28T08:50:00Z"/>
        </w:trPr>
        <w:tc>
          <w:tcPr>
            <w:tcW w:w="1420" w:type="dxa"/>
            <w:vAlign w:val="center"/>
          </w:tcPr>
          <w:p w14:paraId="322F0B32">
            <w:pPr>
              <w:snapToGrid/>
              <w:spacing w:line="360" w:lineRule="auto"/>
              <w:jc w:val="center"/>
              <w:textAlignment w:val="center"/>
              <w:rPr>
                <w:del w:id="3574" w:author="hui wan" w:date="2025-12-28T08:50:00Z"/>
                <w:rFonts w:eastAsia="宋体" w:cs="宋体"/>
                <w:snapToGrid/>
                <w:spacing w:val="0"/>
                <w:kern w:val="0"/>
                <w:sz w:val="21"/>
                <w:szCs w:val="21"/>
              </w:rPr>
            </w:pPr>
            <w:del w:id="3575" w:author="hui wan" w:date="2025-12-28T08:50:00Z">
              <w:r>
                <w:rPr>
                  <w:rFonts w:hint="eastAsia" w:eastAsia="宋体" w:cs="宋体"/>
                  <w:snapToGrid/>
                  <w:spacing w:val="0"/>
                  <w:kern w:val="0"/>
                  <w:sz w:val="21"/>
                  <w:szCs w:val="21"/>
                </w:rPr>
                <w:delText>1</w:delText>
              </w:r>
            </w:del>
          </w:p>
        </w:tc>
        <w:tc>
          <w:tcPr>
            <w:tcW w:w="1420" w:type="dxa"/>
            <w:vAlign w:val="center"/>
          </w:tcPr>
          <w:p w14:paraId="51CD44B8">
            <w:pPr>
              <w:snapToGrid/>
              <w:spacing w:line="360" w:lineRule="auto"/>
              <w:jc w:val="center"/>
              <w:textAlignment w:val="center"/>
              <w:rPr>
                <w:del w:id="3576" w:author="hui wan" w:date="2025-12-28T08:50:00Z"/>
                <w:rFonts w:eastAsia="宋体" w:cs="宋体"/>
                <w:snapToGrid/>
                <w:spacing w:val="0"/>
                <w:kern w:val="0"/>
                <w:sz w:val="21"/>
                <w:szCs w:val="21"/>
              </w:rPr>
            </w:pPr>
            <w:del w:id="3577" w:author="hui wan" w:date="2025-12-28T08:50:00Z">
              <w:r>
                <w:rPr>
                  <w:rFonts w:hint="eastAsia" w:eastAsia="宋体" w:cs="宋体"/>
                  <w:snapToGrid/>
                  <w:spacing w:val="0"/>
                  <w:kern w:val="0"/>
                  <w:sz w:val="21"/>
                  <w:szCs w:val="21"/>
                </w:rPr>
                <w:delText>2025</w:delText>
              </w:r>
            </w:del>
          </w:p>
        </w:tc>
        <w:tc>
          <w:tcPr>
            <w:tcW w:w="1420" w:type="dxa"/>
            <w:vAlign w:val="center"/>
          </w:tcPr>
          <w:p w14:paraId="4AD23297">
            <w:pPr>
              <w:snapToGrid/>
              <w:spacing w:line="360" w:lineRule="auto"/>
              <w:jc w:val="center"/>
              <w:textAlignment w:val="center"/>
              <w:rPr>
                <w:del w:id="3578" w:author="hui wan" w:date="2025-12-28T08:50:00Z"/>
                <w:rFonts w:eastAsia="宋体" w:cs="宋体"/>
                <w:snapToGrid/>
                <w:spacing w:val="0"/>
                <w:kern w:val="0"/>
                <w:sz w:val="21"/>
                <w:szCs w:val="21"/>
              </w:rPr>
            </w:pPr>
            <w:del w:id="3579" w:author="hui wan" w:date="2025-12-28T08:50:00Z">
              <w:r>
                <w:rPr>
                  <w:rFonts w:hint="eastAsia" w:eastAsia="宋体" w:cs="宋体"/>
                  <w:snapToGrid/>
                  <w:spacing w:val="0"/>
                  <w:kern w:val="0"/>
                  <w:sz w:val="21"/>
                  <w:szCs w:val="21"/>
                </w:rPr>
                <w:delText>2</w:delText>
              </w:r>
            </w:del>
          </w:p>
        </w:tc>
        <w:tc>
          <w:tcPr>
            <w:tcW w:w="1420" w:type="dxa"/>
            <w:vAlign w:val="center"/>
          </w:tcPr>
          <w:p w14:paraId="7CEBAC55">
            <w:pPr>
              <w:snapToGrid/>
              <w:spacing w:line="360" w:lineRule="auto"/>
              <w:jc w:val="center"/>
              <w:textAlignment w:val="center"/>
              <w:rPr>
                <w:del w:id="3580" w:author="hui wan" w:date="2025-12-28T08:50:00Z"/>
                <w:rFonts w:eastAsia="宋体" w:cs="宋体"/>
                <w:snapToGrid/>
                <w:spacing w:val="0"/>
                <w:kern w:val="0"/>
                <w:sz w:val="21"/>
                <w:szCs w:val="21"/>
              </w:rPr>
            </w:pPr>
            <w:del w:id="3581" w:author="hui wan" w:date="2025-12-28T08:50:00Z">
              <w:r>
                <w:rPr>
                  <w:rFonts w:hint="eastAsia" w:eastAsia="宋体" w:cs="宋体"/>
                  <w:snapToGrid/>
                  <w:spacing w:val="0"/>
                  <w:kern w:val="0"/>
                  <w:sz w:val="21"/>
                  <w:szCs w:val="21"/>
                </w:rPr>
                <w:delText>2</w:delText>
              </w:r>
            </w:del>
          </w:p>
        </w:tc>
        <w:tc>
          <w:tcPr>
            <w:tcW w:w="1421" w:type="dxa"/>
            <w:vAlign w:val="center"/>
          </w:tcPr>
          <w:p w14:paraId="783F4524">
            <w:pPr>
              <w:snapToGrid/>
              <w:spacing w:line="360" w:lineRule="auto"/>
              <w:jc w:val="center"/>
              <w:textAlignment w:val="center"/>
              <w:rPr>
                <w:del w:id="3582" w:author="hui wan" w:date="2025-12-28T08:50:00Z"/>
                <w:rFonts w:eastAsia="宋体" w:cs="宋体"/>
                <w:snapToGrid/>
                <w:color w:val="FF0000"/>
                <w:spacing w:val="0"/>
                <w:kern w:val="0"/>
                <w:sz w:val="21"/>
                <w:szCs w:val="21"/>
              </w:rPr>
            </w:pPr>
            <w:del w:id="3583" w:author="hui wan" w:date="2025-12-28T08:50:00Z">
              <w:r>
                <w:rPr>
                  <w:rFonts w:hint="eastAsia" w:eastAsia="宋体" w:cs="宋体"/>
                  <w:snapToGrid/>
                  <w:color w:val="FF0000"/>
                  <w:spacing w:val="0"/>
                  <w:kern w:val="0"/>
                  <w:sz w:val="21"/>
                  <w:szCs w:val="21"/>
                </w:rPr>
                <w:delText>9</w:delText>
              </w:r>
            </w:del>
          </w:p>
        </w:tc>
        <w:tc>
          <w:tcPr>
            <w:tcW w:w="1421" w:type="dxa"/>
            <w:vAlign w:val="center"/>
          </w:tcPr>
          <w:p w14:paraId="2E4C777B">
            <w:pPr>
              <w:snapToGrid/>
              <w:spacing w:line="360" w:lineRule="auto"/>
              <w:jc w:val="center"/>
              <w:textAlignment w:val="center"/>
              <w:rPr>
                <w:del w:id="3584" w:author="hui wan" w:date="2025-12-28T08:50:00Z"/>
                <w:rFonts w:eastAsia="宋体" w:cs="宋体"/>
                <w:snapToGrid/>
                <w:color w:val="0000FF"/>
                <w:spacing w:val="0"/>
                <w:kern w:val="0"/>
                <w:sz w:val="21"/>
                <w:szCs w:val="21"/>
              </w:rPr>
            </w:pPr>
            <w:del w:id="3585" w:author="hui wan" w:date="2025-12-28T08:50:00Z">
              <w:r>
                <w:rPr>
                  <w:rFonts w:hint="eastAsia" w:eastAsia="宋体" w:cs="宋体"/>
                  <w:snapToGrid/>
                  <w:color w:val="0000FF"/>
                  <w:spacing w:val="0"/>
                  <w:kern w:val="0"/>
                  <w:sz w:val="21"/>
                  <w:szCs w:val="21"/>
                </w:rPr>
                <w:delText>9</w:delText>
              </w:r>
            </w:del>
          </w:p>
        </w:tc>
      </w:tr>
      <w:tr w14:paraId="37D3F165">
        <w:trPr>
          <w:del w:id="3586" w:author="hui wan" w:date="2025-12-28T08:50:00Z"/>
        </w:trPr>
        <w:tc>
          <w:tcPr>
            <w:tcW w:w="1420" w:type="dxa"/>
            <w:vAlign w:val="center"/>
          </w:tcPr>
          <w:p w14:paraId="2F521187">
            <w:pPr>
              <w:snapToGrid/>
              <w:spacing w:line="360" w:lineRule="auto"/>
              <w:jc w:val="center"/>
              <w:textAlignment w:val="center"/>
              <w:rPr>
                <w:del w:id="3587" w:author="hui wan" w:date="2025-12-28T08:50:00Z"/>
                <w:rFonts w:eastAsia="宋体" w:cs="宋体"/>
                <w:snapToGrid/>
                <w:spacing w:val="0"/>
                <w:kern w:val="0"/>
                <w:sz w:val="21"/>
                <w:szCs w:val="21"/>
              </w:rPr>
            </w:pPr>
            <w:del w:id="3588" w:author="hui wan" w:date="2025-12-28T08:50:00Z">
              <w:r>
                <w:rPr>
                  <w:rFonts w:hint="eastAsia" w:eastAsia="宋体" w:cs="宋体"/>
                  <w:snapToGrid/>
                  <w:spacing w:val="0"/>
                  <w:kern w:val="0"/>
                  <w:sz w:val="21"/>
                  <w:szCs w:val="21"/>
                </w:rPr>
                <w:delText>2</w:delText>
              </w:r>
            </w:del>
          </w:p>
        </w:tc>
        <w:tc>
          <w:tcPr>
            <w:tcW w:w="1420" w:type="dxa"/>
            <w:vAlign w:val="center"/>
          </w:tcPr>
          <w:p w14:paraId="7A773823">
            <w:pPr>
              <w:snapToGrid/>
              <w:spacing w:line="360" w:lineRule="auto"/>
              <w:jc w:val="center"/>
              <w:textAlignment w:val="center"/>
              <w:rPr>
                <w:del w:id="3589" w:author="hui wan" w:date="2025-12-28T08:50:00Z"/>
                <w:rFonts w:eastAsia="宋体" w:cs="宋体"/>
                <w:snapToGrid/>
                <w:spacing w:val="0"/>
                <w:kern w:val="0"/>
                <w:sz w:val="21"/>
                <w:szCs w:val="21"/>
              </w:rPr>
            </w:pPr>
            <w:del w:id="3590" w:author="hui wan" w:date="2025-12-28T08:50:00Z">
              <w:r>
                <w:rPr>
                  <w:rFonts w:hint="eastAsia" w:eastAsia="宋体" w:cs="宋体"/>
                  <w:snapToGrid/>
                  <w:spacing w:val="0"/>
                  <w:kern w:val="0"/>
                  <w:sz w:val="21"/>
                  <w:szCs w:val="21"/>
                </w:rPr>
                <w:delText>2024</w:delText>
              </w:r>
            </w:del>
          </w:p>
        </w:tc>
        <w:tc>
          <w:tcPr>
            <w:tcW w:w="1420" w:type="dxa"/>
            <w:vAlign w:val="center"/>
          </w:tcPr>
          <w:p w14:paraId="4AB19D96">
            <w:pPr>
              <w:snapToGrid/>
              <w:spacing w:line="360" w:lineRule="auto"/>
              <w:jc w:val="center"/>
              <w:textAlignment w:val="center"/>
              <w:rPr>
                <w:del w:id="3591" w:author="hui wan" w:date="2025-12-28T08:50:00Z"/>
                <w:rFonts w:eastAsia="宋体" w:cs="宋体"/>
                <w:snapToGrid/>
                <w:spacing w:val="0"/>
                <w:kern w:val="0"/>
                <w:sz w:val="21"/>
                <w:szCs w:val="21"/>
              </w:rPr>
            </w:pPr>
            <w:del w:id="3592" w:author="hui wan" w:date="2025-12-28T08:50:00Z">
              <w:r>
                <w:rPr>
                  <w:rFonts w:hint="eastAsia" w:eastAsia="宋体" w:cs="宋体"/>
                  <w:snapToGrid/>
                  <w:spacing w:val="0"/>
                  <w:kern w:val="0"/>
                  <w:sz w:val="21"/>
                  <w:szCs w:val="21"/>
                </w:rPr>
                <w:delText>3</w:delText>
              </w:r>
            </w:del>
          </w:p>
        </w:tc>
        <w:tc>
          <w:tcPr>
            <w:tcW w:w="1420" w:type="dxa"/>
            <w:vAlign w:val="center"/>
          </w:tcPr>
          <w:p w14:paraId="1AF75B89">
            <w:pPr>
              <w:snapToGrid/>
              <w:spacing w:line="360" w:lineRule="auto"/>
              <w:jc w:val="center"/>
              <w:textAlignment w:val="center"/>
              <w:rPr>
                <w:del w:id="3593" w:author="hui wan" w:date="2025-12-28T08:50:00Z"/>
                <w:rFonts w:eastAsia="宋体" w:cs="宋体"/>
                <w:snapToGrid/>
                <w:spacing w:val="0"/>
                <w:kern w:val="0"/>
                <w:sz w:val="21"/>
                <w:szCs w:val="21"/>
              </w:rPr>
            </w:pPr>
            <w:del w:id="3594" w:author="hui wan" w:date="2025-12-28T08:50:00Z">
              <w:r>
                <w:rPr>
                  <w:rFonts w:hint="eastAsia" w:eastAsia="宋体" w:cs="宋体"/>
                  <w:snapToGrid/>
                  <w:spacing w:val="0"/>
                  <w:kern w:val="0"/>
                  <w:sz w:val="21"/>
                  <w:szCs w:val="21"/>
                </w:rPr>
                <w:delText>5</w:delText>
              </w:r>
            </w:del>
          </w:p>
        </w:tc>
        <w:tc>
          <w:tcPr>
            <w:tcW w:w="1421" w:type="dxa"/>
            <w:vAlign w:val="center"/>
          </w:tcPr>
          <w:p w14:paraId="1E7F5AA8">
            <w:pPr>
              <w:snapToGrid/>
              <w:spacing w:line="360" w:lineRule="auto"/>
              <w:jc w:val="center"/>
              <w:textAlignment w:val="center"/>
              <w:rPr>
                <w:del w:id="3595" w:author="hui wan" w:date="2025-12-28T08:50:00Z"/>
                <w:rFonts w:eastAsia="宋体" w:cs="宋体"/>
                <w:snapToGrid/>
                <w:color w:val="FF0000"/>
                <w:spacing w:val="0"/>
                <w:kern w:val="0"/>
                <w:sz w:val="21"/>
                <w:szCs w:val="21"/>
              </w:rPr>
            </w:pPr>
            <w:del w:id="3596" w:author="hui wan" w:date="2025-12-28T08:50:00Z">
              <w:r>
                <w:rPr>
                  <w:rFonts w:hint="eastAsia" w:eastAsia="宋体" w:cs="宋体"/>
                  <w:snapToGrid/>
                  <w:color w:val="FF0000"/>
                  <w:spacing w:val="0"/>
                  <w:kern w:val="0"/>
                  <w:sz w:val="21"/>
                  <w:szCs w:val="21"/>
                </w:rPr>
                <w:delText>14</w:delText>
              </w:r>
            </w:del>
          </w:p>
        </w:tc>
        <w:tc>
          <w:tcPr>
            <w:tcW w:w="1421" w:type="dxa"/>
            <w:vAlign w:val="center"/>
          </w:tcPr>
          <w:p w14:paraId="16C5A83D">
            <w:pPr>
              <w:snapToGrid/>
              <w:spacing w:line="360" w:lineRule="auto"/>
              <w:jc w:val="center"/>
              <w:textAlignment w:val="center"/>
              <w:rPr>
                <w:del w:id="3597" w:author="hui wan" w:date="2025-12-28T08:50:00Z"/>
                <w:rFonts w:eastAsia="宋体" w:cs="宋体"/>
                <w:snapToGrid/>
                <w:color w:val="0000FF"/>
                <w:spacing w:val="0"/>
                <w:kern w:val="0"/>
                <w:sz w:val="21"/>
                <w:szCs w:val="21"/>
              </w:rPr>
            </w:pPr>
            <w:del w:id="3598" w:author="hui wan" w:date="2025-12-28T08:50:00Z">
              <w:r>
                <w:rPr>
                  <w:rFonts w:hint="eastAsia" w:eastAsia="宋体" w:cs="宋体"/>
                  <w:snapToGrid/>
                  <w:color w:val="0000FF"/>
                  <w:spacing w:val="0"/>
                  <w:kern w:val="0"/>
                  <w:sz w:val="21"/>
                  <w:szCs w:val="21"/>
                </w:rPr>
                <w:delText>23</w:delText>
              </w:r>
            </w:del>
          </w:p>
        </w:tc>
      </w:tr>
      <w:tr w14:paraId="3A57E98E">
        <w:trPr>
          <w:del w:id="3599" w:author="hui wan" w:date="2025-12-28T08:50:00Z"/>
        </w:trPr>
        <w:tc>
          <w:tcPr>
            <w:tcW w:w="1420" w:type="dxa"/>
            <w:vAlign w:val="center"/>
          </w:tcPr>
          <w:p w14:paraId="58E0833C">
            <w:pPr>
              <w:snapToGrid/>
              <w:spacing w:line="360" w:lineRule="auto"/>
              <w:jc w:val="center"/>
              <w:textAlignment w:val="center"/>
              <w:rPr>
                <w:del w:id="3600" w:author="hui wan" w:date="2025-12-28T08:50:00Z"/>
                <w:rFonts w:eastAsia="宋体" w:cs="宋体"/>
                <w:snapToGrid/>
                <w:spacing w:val="0"/>
                <w:kern w:val="0"/>
                <w:sz w:val="21"/>
                <w:szCs w:val="21"/>
              </w:rPr>
            </w:pPr>
            <w:del w:id="3601" w:author="hui wan" w:date="2025-12-28T08:50:00Z">
              <w:r>
                <w:rPr>
                  <w:rFonts w:hint="eastAsia" w:eastAsia="宋体" w:cs="宋体"/>
                  <w:snapToGrid/>
                  <w:spacing w:val="0"/>
                  <w:kern w:val="0"/>
                  <w:sz w:val="21"/>
                  <w:szCs w:val="21"/>
                </w:rPr>
                <w:delText>3</w:delText>
              </w:r>
            </w:del>
          </w:p>
        </w:tc>
        <w:tc>
          <w:tcPr>
            <w:tcW w:w="1420" w:type="dxa"/>
            <w:vAlign w:val="center"/>
          </w:tcPr>
          <w:p w14:paraId="381782F1">
            <w:pPr>
              <w:snapToGrid/>
              <w:spacing w:line="360" w:lineRule="auto"/>
              <w:jc w:val="center"/>
              <w:textAlignment w:val="center"/>
              <w:rPr>
                <w:del w:id="3602" w:author="hui wan" w:date="2025-12-28T08:50:00Z"/>
                <w:rFonts w:eastAsia="宋体" w:cs="宋体"/>
                <w:snapToGrid/>
                <w:spacing w:val="0"/>
                <w:kern w:val="0"/>
                <w:sz w:val="21"/>
                <w:szCs w:val="21"/>
              </w:rPr>
            </w:pPr>
            <w:del w:id="3603" w:author="hui wan" w:date="2025-12-28T08:50:00Z">
              <w:r>
                <w:rPr>
                  <w:rFonts w:hint="eastAsia" w:eastAsia="宋体" w:cs="宋体"/>
                  <w:snapToGrid/>
                  <w:spacing w:val="0"/>
                  <w:kern w:val="0"/>
                  <w:sz w:val="21"/>
                  <w:szCs w:val="21"/>
                </w:rPr>
                <w:delText>2023</w:delText>
              </w:r>
            </w:del>
          </w:p>
        </w:tc>
        <w:tc>
          <w:tcPr>
            <w:tcW w:w="1420" w:type="dxa"/>
            <w:vAlign w:val="center"/>
          </w:tcPr>
          <w:p w14:paraId="790731D6">
            <w:pPr>
              <w:snapToGrid/>
              <w:spacing w:line="360" w:lineRule="auto"/>
              <w:jc w:val="center"/>
              <w:textAlignment w:val="center"/>
              <w:rPr>
                <w:del w:id="3604" w:author="hui wan" w:date="2025-12-28T08:50:00Z"/>
                <w:rFonts w:eastAsia="宋体" w:cs="宋体"/>
                <w:snapToGrid/>
                <w:spacing w:val="0"/>
                <w:kern w:val="0"/>
                <w:sz w:val="21"/>
                <w:szCs w:val="21"/>
              </w:rPr>
            </w:pPr>
            <w:del w:id="3605" w:author="hui wan" w:date="2025-12-28T08:50:00Z">
              <w:r>
                <w:rPr>
                  <w:rFonts w:hint="eastAsia" w:eastAsia="宋体" w:cs="宋体"/>
                  <w:snapToGrid/>
                  <w:spacing w:val="0"/>
                  <w:kern w:val="0"/>
                  <w:sz w:val="21"/>
                  <w:szCs w:val="21"/>
                </w:rPr>
                <w:delText>3</w:delText>
              </w:r>
            </w:del>
          </w:p>
        </w:tc>
        <w:tc>
          <w:tcPr>
            <w:tcW w:w="1420" w:type="dxa"/>
            <w:vAlign w:val="center"/>
          </w:tcPr>
          <w:p w14:paraId="240FDA3A">
            <w:pPr>
              <w:snapToGrid/>
              <w:spacing w:line="360" w:lineRule="auto"/>
              <w:jc w:val="center"/>
              <w:textAlignment w:val="center"/>
              <w:rPr>
                <w:del w:id="3606" w:author="hui wan" w:date="2025-12-28T08:50:00Z"/>
                <w:rFonts w:eastAsia="宋体" w:cs="宋体"/>
                <w:snapToGrid/>
                <w:spacing w:val="0"/>
                <w:kern w:val="0"/>
                <w:sz w:val="21"/>
                <w:szCs w:val="21"/>
              </w:rPr>
            </w:pPr>
            <w:del w:id="3607" w:author="hui wan" w:date="2025-12-28T08:50:00Z">
              <w:r>
                <w:rPr>
                  <w:rFonts w:hint="eastAsia" w:eastAsia="宋体" w:cs="宋体"/>
                  <w:snapToGrid/>
                  <w:spacing w:val="0"/>
                  <w:kern w:val="0"/>
                  <w:sz w:val="21"/>
                  <w:szCs w:val="21"/>
                </w:rPr>
                <w:delText>8</w:delText>
              </w:r>
            </w:del>
          </w:p>
        </w:tc>
        <w:tc>
          <w:tcPr>
            <w:tcW w:w="1421" w:type="dxa"/>
            <w:vAlign w:val="center"/>
          </w:tcPr>
          <w:p w14:paraId="0F33A3BD">
            <w:pPr>
              <w:snapToGrid/>
              <w:spacing w:line="360" w:lineRule="auto"/>
              <w:jc w:val="center"/>
              <w:textAlignment w:val="center"/>
              <w:rPr>
                <w:del w:id="3608" w:author="hui wan" w:date="2025-12-28T08:50:00Z"/>
                <w:rFonts w:eastAsia="宋体" w:cs="宋体"/>
                <w:snapToGrid/>
                <w:color w:val="FF0000"/>
                <w:spacing w:val="0"/>
                <w:kern w:val="0"/>
                <w:sz w:val="21"/>
                <w:szCs w:val="21"/>
              </w:rPr>
            </w:pPr>
            <w:del w:id="3609" w:author="hui wan" w:date="2025-12-28T08:50:00Z">
              <w:r>
                <w:rPr>
                  <w:rFonts w:hint="eastAsia" w:eastAsia="宋体" w:cs="宋体"/>
                  <w:snapToGrid/>
                  <w:color w:val="FF0000"/>
                  <w:spacing w:val="0"/>
                  <w:kern w:val="0"/>
                  <w:sz w:val="21"/>
                  <w:szCs w:val="21"/>
                </w:rPr>
                <w:delText>14</w:delText>
              </w:r>
            </w:del>
          </w:p>
        </w:tc>
        <w:tc>
          <w:tcPr>
            <w:tcW w:w="1421" w:type="dxa"/>
            <w:vAlign w:val="center"/>
          </w:tcPr>
          <w:p w14:paraId="4B1D33C5">
            <w:pPr>
              <w:snapToGrid/>
              <w:spacing w:line="360" w:lineRule="auto"/>
              <w:jc w:val="center"/>
              <w:textAlignment w:val="center"/>
              <w:rPr>
                <w:del w:id="3610" w:author="hui wan" w:date="2025-12-28T08:50:00Z"/>
                <w:rFonts w:eastAsia="宋体" w:cs="宋体"/>
                <w:snapToGrid/>
                <w:color w:val="0000FF"/>
                <w:spacing w:val="0"/>
                <w:kern w:val="0"/>
                <w:sz w:val="21"/>
                <w:szCs w:val="21"/>
              </w:rPr>
            </w:pPr>
            <w:del w:id="3611" w:author="hui wan" w:date="2025-12-28T08:50:00Z">
              <w:r>
                <w:rPr>
                  <w:rFonts w:hint="eastAsia" w:eastAsia="宋体" w:cs="宋体"/>
                  <w:snapToGrid/>
                  <w:color w:val="0000FF"/>
                  <w:spacing w:val="0"/>
                  <w:kern w:val="0"/>
                  <w:sz w:val="21"/>
                  <w:szCs w:val="21"/>
                </w:rPr>
                <w:delText>36</w:delText>
              </w:r>
            </w:del>
          </w:p>
        </w:tc>
      </w:tr>
      <w:tr w14:paraId="5E1BD478">
        <w:trPr>
          <w:del w:id="3612" w:author="hui wan" w:date="2025-12-28T08:50:00Z"/>
        </w:trPr>
        <w:tc>
          <w:tcPr>
            <w:tcW w:w="1420" w:type="dxa"/>
            <w:vAlign w:val="center"/>
          </w:tcPr>
          <w:p w14:paraId="59A7B005">
            <w:pPr>
              <w:snapToGrid/>
              <w:spacing w:line="360" w:lineRule="auto"/>
              <w:jc w:val="center"/>
              <w:textAlignment w:val="center"/>
              <w:rPr>
                <w:del w:id="3613" w:author="hui wan" w:date="2025-12-28T08:50:00Z"/>
                <w:rFonts w:eastAsia="宋体" w:cs="宋体"/>
                <w:snapToGrid/>
                <w:spacing w:val="0"/>
                <w:kern w:val="0"/>
                <w:sz w:val="21"/>
                <w:szCs w:val="21"/>
              </w:rPr>
            </w:pPr>
            <w:del w:id="3614" w:author="hui wan" w:date="2025-12-28T08:50:00Z">
              <w:r>
                <w:rPr>
                  <w:rFonts w:hint="eastAsia" w:eastAsia="宋体" w:cs="宋体"/>
                  <w:snapToGrid/>
                  <w:spacing w:val="0"/>
                  <w:kern w:val="0"/>
                  <w:sz w:val="21"/>
                  <w:szCs w:val="21"/>
                </w:rPr>
                <w:delText>4</w:delText>
              </w:r>
            </w:del>
          </w:p>
        </w:tc>
        <w:tc>
          <w:tcPr>
            <w:tcW w:w="1420" w:type="dxa"/>
            <w:vAlign w:val="center"/>
          </w:tcPr>
          <w:p w14:paraId="11189BF1">
            <w:pPr>
              <w:snapToGrid/>
              <w:spacing w:line="360" w:lineRule="auto"/>
              <w:jc w:val="center"/>
              <w:textAlignment w:val="center"/>
              <w:rPr>
                <w:del w:id="3615" w:author="hui wan" w:date="2025-12-28T08:50:00Z"/>
                <w:rFonts w:eastAsia="宋体" w:cs="宋体"/>
                <w:snapToGrid/>
                <w:spacing w:val="0"/>
                <w:kern w:val="0"/>
                <w:sz w:val="21"/>
                <w:szCs w:val="21"/>
              </w:rPr>
            </w:pPr>
            <w:del w:id="3616" w:author="hui wan" w:date="2025-12-28T08:50:00Z">
              <w:r>
                <w:rPr>
                  <w:rFonts w:hint="eastAsia" w:eastAsia="宋体" w:cs="宋体"/>
                  <w:snapToGrid/>
                  <w:spacing w:val="0"/>
                  <w:kern w:val="0"/>
                  <w:sz w:val="21"/>
                  <w:szCs w:val="21"/>
                </w:rPr>
                <w:delText>2021</w:delText>
              </w:r>
            </w:del>
          </w:p>
        </w:tc>
        <w:tc>
          <w:tcPr>
            <w:tcW w:w="1420" w:type="dxa"/>
            <w:vAlign w:val="center"/>
          </w:tcPr>
          <w:p w14:paraId="78232425">
            <w:pPr>
              <w:snapToGrid/>
              <w:spacing w:line="360" w:lineRule="auto"/>
              <w:jc w:val="center"/>
              <w:textAlignment w:val="center"/>
              <w:rPr>
                <w:del w:id="3617" w:author="hui wan" w:date="2025-12-28T08:50:00Z"/>
                <w:rFonts w:eastAsia="宋体" w:cs="宋体"/>
                <w:snapToGrid/>
                <w:spacing w:val="0"/>
                <w:kern w:val="0"/>
                <w:sz w:val="21"/>
                <w:szCs w:val="21"/>
              </w:rPr>
            </w:pPr>
            <w:del w:id="3618" w:author="hui wan" w:date="2025-12-28T08:50:00Z">
              <w:r>
                <w:rPr>
                  <w:rFonts w:hint="eastAsia" w:eastAsia="宋体" w:cs="宋体"/>
                  <w:snapToGrid/>
                  <w:spacing w:val="0"/>
                  <w:kern w:val="0"/>
                  <w:sz w:val="21"/>
                  <w:szCs w:val="21"/>
                </w:rPr>
                <w:delText>1</w:delText>
              </w:r>
            </w:del>
          </w:p>
        </w:tc>
        <w:tc>
          <w:tcPr>
            <w:tcW w:w="1420" w:type="dxa"/>
            <w:vAlign w:val="center"/>
          </w:tcPr>
          <w:p w14:paraId="772E9719">
            <w:pPr>
              <w:snapToGrid/>
              <w:spacing w:line="360" w:lineRule="auto"/>
              <w:jc w:val="center"/>
              <w:textAlignment w:val="center"/>
              <w:rPr>
                <w:del w:id="3619" w:author="hui wan" w:date="2025-12-28T08:50:00Z"/>
                <w:rFonts w:eastAsia="宋体" w:cs="宋体"/>
                <w:snapToGrid/>
                <w:spacing w:val="0"/>
                <w:kern w:val="0"/>
                <w:sz w:val="21"/>
                <w:szCs w:val="21"/>
              </w:rPr>
            </w:pPr>
            <w:del w:id="3620" w:author="hui wan" w:date="2025-12-28T08:50:00Z">
              <w:r>
                <w:rPr>
                  <w:rFonts w:hint="eastAsia" w:eastAsia="宋体" w:cs="宋体"/>
                  <w:snapToGrid/>
                  <w:spacing w:val="0"/>
                  <w:kern w:val="0"/>
                  <w:sz w:val="21"/>
                  <w:szCs w:val="21"/>
                </w:rPr>
                <w:delText>9</w:delText>
              </w:r>
            </w:del>
          </w:p>
        </w:tc>
        <w:tc>
          <w:tcPr>
            <w:tcW w:w="1421" w:type="dxa"/>
            <w:vAlign w:val="center"/>
          </w:tcPr>
          <w:p w14:paraId="51679D6E">
            <w:pPr>
              <w:snapToGrid/>
              <w:spacing w:line="360" w:lineRule="auto"/>
              <w:jc w:val="center"/>
              <w:textAlignment w:val="center"/>
              <w:rPr>
                <w:del w:id="3621" w:author="hui wan" w:date="2025-12-28T08:50:00Z"/>
                <w:rFonts w:eastAsia="宋体" w:cs="宋体"/>
                <w:snapToGrid/>
                <w:color w:val="FF0000"/>
                <w:spacing w:val="0"/>
                <w:kern w:val="0"/>
                <w:sz w:val="21"/>
                <w:szCs w:val="21"/>
              </w:rPr>
            </w:pPr>
            <w:del w:id="3622" w:author="hui wan" w:date="2025-12-28T08:50:00Z">
              <w:r>
                <w:rPr>
                  <w:rFonts w:hint="eastAsia" w:eastAsia="宋体" w:cs="宋体"/>
                  <w:snapToGrid/>
                  <w:color w:val="FF0000"/>
                  <w:spacing w:val="0"/>
                  <w:kern w:val="0"/>
                  <w:sz w:val="21"/>
                  <w:szCs w:val="21"/>
                </w:rPr>
                <w:delText>5</w:delText>
              </w:r>
            </w:del>
          </w:p>
        </w:tc>
        <w:tc>
          <w:tcPr>
            <w:tcW w:w="1421" w:type="dxa"/>
            <w:vAlign w:val="center"/>
          </w:tcPr>
          <w:p w14:paraId="0F0F6ED7">
            <w:pPr>
              <w:snapToGrid/>
              <w:spacing w:line="360" w:lineRule="auto"/>
              <w:jc w:val="center"/>
              <w:textAlignment w:val="center"/>
              <w:rPr>
                <w:del w:id="3623" w:author="hui wan" w:date="2025-12-28T08:50:00Z"/>
                <w:rFonts w:eastAsia="宋体" w:cs="宋体"/>
                <w:snapToGrid/>
                <w:color w:val="0000FF"/>
                <w:spacing w:val="0"/>
                <w:kern w:val="0"/>
                <w:sz w:val="21"/>
                <w:szCs w:val="21"/>
              </w:rPr>
            </w:pPr>
            <w:del w:id="3624" w:author="hui wan" w:date="2025-12-28T08:50:00Z">
              <w:r>
                <w:rPr>
                  <w:rFonts w:hint="eastAsia" w:eastAsia="宋体" w:cs="宋体"/>
                  <w:snapToGrid/>
                  <w:color w:val="0000FF"/>
                  <w:spacing w:val="0"/>
                  <w:kern w:val="0"/>
                  <w:sz w:val="21"/>
                  <w:szCs w:val="21"/>
                </w:rPr>
                <w:delText>41</w:delText>
              </w:r>
            </w:del>
          </w:p>
        </w:tc>
      </w:tr>
      <w:tr w14:paraId="11E122D4">
        <w:trPr>
          <w:del w:id="3625" w:author="hui wan" w:date="2025-12-28T08:50:00Z"/>
        </w:trPr>
        <w:tc>
          <w:tcPr>
            <w:tcW w:w="1420" w:type="dxa"/>
            <w:vAlign w:val="center"/>
          </w:tcPr>
          <w:p w14:paraId="6CB2D96E">
            <w:pPr>
              <w:snapToGrid/>
              <w:spacing w:line="360" w:lineRule="auto"/>
              <w:jc w:val="center"/>
              <w:textAlignment w:val="center"/>
              <w:rPr>
                <w:del w:id="3626" w:author="hui wan" w:date="2025-12-28T08:50:00Z"/>
                <w:rFonts w:eastAsia="宋体" w:cs="宋体"/>
                <w:snapToGrid/>
                <w:spacing w:val="0"/>
                <w:kern w:val="0"/>
                <w:sz w:val="21"/>
                <w:szCs w:val="21"/>
              </w:rPr>
            </w:pPr>
            <w:del w:id="3627" w:author="hui wan" w:date="2025-12-28T08:50:00Z">
              <w:r>
                <w:rPr>
                  <w:rFonts w:hint="eastAsia" w:eastAsia="宋体" w:cs="宋体"/>
                  <w:snapToGrid/>
                  <w:spacing w:val="0"/>
                  <w:kern w:val="0"/>
                  <w:sz w:val="21"/>
                  <w:szCs w:val="21"/>
                </w:rPr>
                <w:delText>5</w:delText>
              </w:r>
            </w:del>
          </w:p>
        </w:tc>
        <w:tc>
          <w:tcPr>
            <w:tcW w:w="1420" w:type="dxa"/>
            <w:vAlign w:val="center"/>
          </w:tcPr>
          <w:p w14:paraId="244C4900">
            <w:pPr>
              <w:snapToGrid/>
              <w:spacing w:line="360" w:lineRule="auto"/>
              <w:jc w:val="center"/>
              <w:textAlignment w:val="center"/>
              <w:rPr>
                <w:del w:id="3628" w:author="hui wan" w:date="2025-12-28T08:50:00Z"/>
                <w:rFonts w:eastAsia="宋体" w:cs="宋体"/>
                <w:snapToGrid/>
                <w:spacing w:val="0"/>
                <w:kern w:val="0"/>
                <w:sz w:val="21"/>
                <w:szCs w:val="21"/>
              </w:rPr>
            </w:pPr>
            <w:del w:id="3629" w:author="hui wan" w:date="2025-12-28T08:50:00Z">
              <w:r>
                <w:rPr>
                  <w:rFonts w:hint="eastAsia" w:eastAsia="宋体" w:cs="宋体"/>
                  <w:snapToGrid/>
                  <w:spacing w:val="0"/>
                  <w:kern w:val="0"/>
                  <w:sz w:val="21"/>
                  <w:szCs w:val="21"/>
                </w:rPr>
                <w:delText>2020</w:delText>
              </w:r>
            </w:del>
          </w:p>
        </w:tc>
        <w:tc>
          <w:tcPr>
            <w:tcW w:w="1420" w:type="dxa"/>
            <w:vAlign w:val="center"/>
          </w:tcPr>
          <w:p w14:paraId="1D99382E">
            <w:pPr>
              <w:snapToGrid/>
              <w:spacing w:line="360" w:lineRule="auto"/>
              <w:jc w:val="center"/>
              <w:textAlignment w:val="center"/>
              <w:rPr>
                <w:del w:id="3630" w:author="hui wan" w:date="2025-12-28T08:50:00Z"/>
                <w:rFonts w:eastAsia="宋体" w:cs="宋体"/>
                <w:snapToGrid/>
                <w:spacing w:val="0"/>
                <w:kern w:val="0"/>
                <w:sz w:val="21"/>
                <w:szCs w:val="21"/>
              </w:rPr>
            </w:pPr>
            <w:del w:id="3631" w:author="hui wan" w:date="2025-12-28T08:50:00Z">
              <w:r>
                <w:rPr>
                  <w:rFonts w:hint="eastAsia" w:eastAsia="宋体" w:cs="宋体"/>
                  <w:snapToGrid/>
                  <w:spacing w:val="0"/>
                  <w:kern w:val="0"/>
                  <w:sz w:val="21"/>
                  <w:szCs w:val="21"/>
                </w:rPr>
                <w:delText>2</w:delText>
              </w:r>
            </w:del>
          </w:p>
        </w:tc>
        <w:tc>
          <w:tcPr>
            <w:tcW w:w="1420" w:type="dxa"/>
            <w:vAlign w:val="center"/>
          </w:tcPr>
          <w:p w14:paraId="1A0CF283">
            <w:pPr>
              <w:snapToGrid/>
              <w:spacing w:line="360" w:lineRule="auto"/>
              <w:jc w:val="center"/>
              <w:textAlignment w:val="center"/>
              <w:rPr>
                <w:del w:id="3632" w:author="hui wan" w:date="2025-12-28T08:50:00Z"/>
                <w:rFonts w:eastAsia="宋体" w:cs="宋体"/>
                <w:snapToGrid/>
                <w:spacing w:val="0"/>
                <w:kern w:val="0"/>
                <w:sz w:val="21"/>
                <w:szCs w:val="21"/>
              </w:rPr>
            </w:pPr>
            <w:del w:id="3633" w:author="hui wan" w:date="2025-12-28T08:50:00Z">
              <w:r>
                <w:rPr>
                  <w:rFonts w:hint="eastAsia" w:eastAsia="宋体" w:cs="宋体"/>
                  <w:snapToGrid/>
                  <w:spacing w:val="0"/>
                  <w:kern w:val="0"/>
                  <w:sz w:val="21"/>
                  <w:szCs w:val="21"/>
                </w:rPr>
                <w:delText>11</w:delText>
              </w:r>
            </w:del>
          </w:p>
        </w:tc>
        <w:tc>
          <w:tcPr>
            <w:tcW w:w="1421" w:type="dxa"/>
            <w:vAlign w:val="center"/>
          </w:tcPr>
          <w:p w14:paraId="7DC04F19">
            <w:pPr>
              <w:snapToGrid/>
              <w:spacing w:line="360" w:lineRule="auto"/>
              <w:jc w:val="center"/>
              <w:textAlignment w:val="center"/>
              <w:rPr>
                <w:del w:id="3634" w:author="hui wan" w:date="2025-12-28T08:50:00Z"/>
                <w:rFonts w:eastAsia="宋体" w:cs="宋体"/>
                <w:snapToGrid/>
                <w:color w:val="FF0000"/>
                <w:spacing w:val="0"/>
                <w:kern w:val="0"/>
                <w:sz w:val="21"/>
                <w:szCs w:val="21"/>
              </w:rPr>
            </w:pPr>
            <w:del w:id="3635" w:author="hui wan" w:date="2025-12-28T08:50:00Z">
              <w:r>
                <w:rPr>
                  <w:rFonts w:hint="eastAsia" w:eastAsia="宋体" w:cs="宋体"/>
                  <w:snapToGrid/>
                  <w:color w:val="FF0000"/>
                  <w:spacing w:val="0"/>
                  <w:kern w:val="0"/>
                  <w:sz w:val="21"/>
                  <w:szCs w:val="21"/>
                </w:rPr>
                <w:delText>9</w:delText>
              </w:r>
            </w:del>
          </w:p>
        </w:tc>
        <w:tc>
          <w:tcPr>
            <w:tcW w:w="1421" w:type="dxa"/>
            <w:vAlign w:val="center"/>
          </w:tcPr>
          <w:p w14:paraId="55A7652C">
            <w:pPr>
              <w:snapToGrid/>
              <w:spacing w:line="360" w:lineRule="auto"/>
              <w:jc w:val="center"/>
              <w:textAlignment w:val="center"/>
              <w:rPr>
                <w:del w:id="3636" w:author="hui wan" w:date="2025-12-28T08:50:00Z"/>
                <w:rFonts w:eastAsia="宋体" w:cs="宋体"/>
                <w:snapToGrid/>
                <w:color w:val="0000FF"/>
                <w:spacing w:val="0"/>
                <w:kern w:val="0"/>
                <w:sz w:val="21"/>
                <w:szCs w:val="21"/>
              </w:rPr>
            </w:pPr>
            <w:del w:id="3637" w:author="hui wan" w:date="2025-12-28T08:50:00Z">
              <w:r>
                <w:rPr>
                  <w:rFonts w:hint="eastAsia" w:eastAsia="宋体" w:cs="宋体"/>
                  <w:snapToGrid/>
                  <w:color w:val="0000FF"/>
                  <w:spacing w:val="0"/>
                  <w:kern w:val="0"/>
                  <w:sz w:val="21"/>
                  <w:szCs w:val="21"/>
                </w:rPr>
                <w:delText>50</w:delText>
              </w:r>
            </w:del>
          </w:p>
        </w:tc>
      </w:tr>
      <w:tr w14:paraId="7FA725C9">
        <w:trPr>
          <w:del w:id="3638" w:author="hui wan" w:date="2025-12-28T08:50:00Z"/>
        </w:trPr>
        <w:tc>
          <w:tcPr>
            <w:tcW w:w="1420" w:type="dxa"/>
            <w:vAlign w:val="center"/>
          </w:tcPr>
          <w:p w14:paraId="0501CA54">
            <w:pPr>
              <w:snapToGrid/>
              <w:spacing w:line="360" w:lineRule="auto"/>
              <w:jc w:val="center"/>
              <w:textAlignment w:val="center"/>
              <w:rPr>
                <w:del w:id="3639" w:author="hui wan" w:date="2025-12-28T08:50:00Z"/>
                <w:rFonts w:eastAsia="宋体" w:cs="宋体"/>
                <w:snapToGrid/>
                <w:spacing w:val="0"/>
                <w:kern w:val="0"/>
                <w:sz w:val="21"/>
                <w:szCs w:val="21"/>
              </w:rPr>
            </w:pPr>
            <w:del w:id="3640" w:author="hui wan" w:date="2025-12-28T08:50:00Z">
              <w:r>
                <w:rPr>
                  <w:rFonts w:hint="eastAsia" w:eastAsia="宋体" w:cs="宋体"/>
                  <w:snapToGrid/>
                  <w:spacing w:val="0"/>
                  <w:kern w:val="0"/>
                  <w:sz w:val="21"/>
                  <w:szCs w:val="21"/>
                </w:rPr>
                <w:delText>6</w:delText>
              </w:r>
            </w:del>
          </w:p>
        </w:tc>
        <w:tc>
          <w:tcPr>
            <w:tcW w:w="1420" w:type="dxa"/>
            <w:vAlign w:val="center"/>
          </w:tcPr>
          <w:p w14:paraId="30BBAB8B">
            <w:pPr>
              <w:snapToGrid/>
              <w:spacing w:line="360" w:lineRule="auto"/>
              <w:jc w:val="center"/>
              <w:textAlignment w:val="center"/>
              <w:rPr>
                <w:del w:id="3641" w:author="hui wan" w:date="2025-12-28T08:50:00Z"/>
                <w:rFonts w:eastAsia="宋体" w:cs="宋体"/>
                <w:snapToGrid/>
                <w:spacing w:val="0"/>
                <w:kern w:val="0"/>
                <w:sz w:val="21"/>
                <w:szCs w:val="21"/>
              </w:rPr>
            </w:pPr>
            <w:del w:id="3642" w:author="hui wan" w:date="2025-12-28T08:50:00Z">
              <w:r>
                <w:rPr>
                  <w:rFonts w:hint="eastAsia" w:eastAsia="宋体" w:cs="宋体"/>
                  <w:snapToGrid/>
                  <w:spacing w:val="0"/>
                  <w:kern w:val="0"/>
                  <w:sz w:val="21"/>
                  <w:szCs w:val="21"/>
                </w:rPr>
                <w:delText>2019</w:delText>
              </w:r>
            </w:del>
          </w:p>
        </w:tc>
        <w:tc>
          <w:tcPr>
            <w:tcW w:w="1420" w:type="dxa"/>
            <w:vAlign w:val="center"/>
          </w:tcPr>
          <w:p w14:paraId="2AB0C1B9">
            <w:pPr>
              <w:snapToGrid/>
              <w:spacing w:line="360" w:lineRule="auto"/>
              <w:jc w:val="center"/>
              <w:textAlignment w:val="center"/>
              <w:rPr>
                <w:del w:id="3643" w:author="hui wan" w:date="2025-12-28T08:50:00Z"/>
                <w:rFonts w:eastAsia="宋体" w:cs="宋体"/>
                <w:snapToGrid/>
                <w:spacing w:val="0"/>
                <w:kern w:val="0"/>
                <w:sz w:val="21"/>
                <w:szCs w:val="21"/>
              </w:rPr>
            </w:pPr>
            <w:del w:id="3644" w:author="hui wan" w:date="2025-12-28T08:50:00Z">
              <w:r>
                <w:rPr>
                  <w:rFonts w:hint="eastAsia" w:eastAsia="宋体" w:cs="宋体"/>
                  <w:snapToGrid/>
                  <w:spacing w:val="0"/>
                  <w:kern w:val="0"/>
                  <w:sz w:val="21"/>
                  <w:szCs w:val="21"/>
                </w:rPr>
                <w:delText>3</w:delText>
              </w:r>
            </w:del>
          </w:p>
        </w:tc>
        <w:tc>
          <w:tcPr>
            <w:tcW w:w="1420" w:type="dxa"/>
            <w:vAlign w:val="center"/>
          </w:tcPr>
          <w:p w14:paraId="5A04A1F5">
            <w:pPr>
              <w:snapToGrid/>
              <w:spacing w:line="360" w:lineRule="auto"/>
              <w:jc w:val="center"/>
              <w:textAlignment w:val="center"/>
              <w:rPr>
                <w:del w:id="3645" w:author="hui wan" w:date="2025-12-28T08:50:00Z"/>
                <w:rFonts w:eastAsia="宋体" w:cs="宋体"/>
                <w:snapToGrid/>
                <w:spacing w:val="0"/>
                <w:kern w:val="0"/>
                <w:sz w:val="21"/>
                <w:szCs w:val="21"/>
              </w:rPr>
            </w:pPr>
            <w:del w:id="3646" w:author="hui wan" w:date="2025-12-28T08:50:00Z">
              <w:r>
                <w:rPr>
                  <w:rFonts w:hint="eastAsia" w:eastAsia="宋体" w:cs="宋体"/>
                  <w:snapToGrid/>
                  <w:spacing w:val="0"/>
                  <w:kern w:val="0"/>
                  <w:sz w:val="21"/>
                  <w:szCs w:val="21"/>
                </w:rPr>
                <w:delText>14</w:delText>
              </w:r>
            </w:del>
          </w:p>
        </w:tc>
        <w:tc>
          <w:tcPr>
            <w:tcW w:w="1421" w:type="dxa"/>
            <w:vAlign w:val="center"/>
          </w:tcPr>
          <w:p w14:paraId="7EC62657">
            <w:pPr>
              <w:snapToGrid/>
              <w:spacing w:line="360" w:lineRule="auto"/>
              <w:jc w:val="center"/>
              <w:textAlignment w:val="center"/>
              <w:rPr>
                <w:del w:id="3647" w:author="hui wan" w:date="2025-12-28T08:50:00Z"/>
                <w:rFonts w:eastAsia="宋体" w:cs="宋体"/>
                <w:snapToGrid/>
                <w:color w:val="FF0000"/>
                <w:spacing w:val="0"/>
                <w:kern w:val="0"/>
                <w:sz w:val="21"/>
                <w:szCs w:val="21"/>
              </w:rPr>
            </w:pPr>
            <w:del w:id="3648" w:author="hui wan" w:date="2025-12-28T08:50:00Z">
              <w:r>
                <w:rPr>
                  <w:rFonts w:hint="eastAsia" w:eastAsia="宋体" w:cs="宋体"/>
                  <w:snapToGrid/>
                  <w:color w:val="FF0000"/>
                  <w:spacing w:val="0"/>
                  <w:kern w:val="0"/>
                  <w:sz w:val="21"/>
                  <w:szCs w:val="21"/>
                </w:rPr>
                <w:delText>14</w:delText>
              </w:r>
            </w:del>
          </w:p>
        </w:tc>
        <w:tc>
          <w:tcPr>
            <w:tcW w:w="1421" w:type="dxa"/>
            <w:vAlign w:val="center"/>
          </w:tcPr>
          <w:p w14:paraId="12B9DEDB">
            <w:pPr>
              <w:snapToGrid/>
              <w:spacing w:line="360" w:lineRule="auto"/>
              <w:jc w:val="center"/>
              <w:textAlignment w:val="center"/>
              <w:rPr>
                <w:del w:id="3649" w:author="hui wan" w:date="2025-12-28T08:50:00Z"/>
                <w:rFonts w:eastAsia="宋体" w:cs="宋体"/>
                <w:snapToGrid/>
                <w:color w:val="0000FF"/>
                <w:spacing w:val="0"/>
                <w:kern w:val="0"/>
                <w:sz w:val="21"/>
                <w:szCs w:val="21"/>
              </w:rPr>
            </w:pPr>
            <w:del w:id="3650" w:author="hui wan" w:date="2025-12-28T08:50:00Z">
              <w:r>
                <w:rPr>
                  <w:rFonts w:hint="eastAsia" w:eastAsia="宋体" w:cs="宋体"/>
                  <w:snapToGrid/>
                  <w:color w:val="0000FF"/>
                  <w:spacing w:val="0"/>
                  <w:kern w:val="0"/>
                  <w:sz w:val="21"/>
                  <w:szCs w:val="21"/>
                </w:rPr>
                <w:delText>64</w:delText>
              </w:r>
            </w:del>
          </w:p>
        </w:tc>
      </w:tr>
      <w:tr w14:paraId="466B9D6B">
        <w:trPr>
          <w:del w:id="3651" w:author="hui wan" w:date="2025-12-28T08:50:00Z"/>
        </w:trPr>
        <w:tc>
          <w:tcPr>
            <w:tcW w:w="1420" w:type="dxa"/>
            <w:vAlign w:val="center"/>
          </w:tcPr>
          <w:p w14:paraId="4A6192FE">
            <w:pPr>
              <w:snapToGrid/>
              <w:spacing w:line="360" w:lineRule="auto"/>
              <w:jc w:val="center"/>
              <w:textAlignment w:val="center"/>
              <w:rPr>
                <w:del w:id="3652" w:author="hui wan" w:date="2025-12-28T08:50:00Z"/>
                <w:rFonts w:eastAsia="宋体" w:cs="宋体"/>
                <w:snapToGrid/>
                <w:spacing w:val="0"/>
                <w:kern w:val="0"/>
                <w:sz w:val="21"/>
                <w:szCs w:val="21"/>
              </w:rPr>
            </w:pPr>
            <w:del w:id="3653" w:author="hui wan" w:date="2025-12-28T08:50:00Z">
              <w:r>
                <w:rPr>
                  <w:rFonts w:hint="eastAsia" w:eastAsia="宋体" w:cs="宋体"/>
                  <w:snapToGrid/>
                  <w:spacing w:val="0"/>
                  <w:kern w:val="0"/>
                  <w:sz w:val="21"/>
                  <w:szCs w:val="21"/>
                </w:rPr>
                <w:delText>7</w:delText>
              </w:r>
            </w:del>
          </w:p>
        </w:tc>
        <w:tc>
          <w:tcPr>
            <w:tcW w:w="1420" w:type="dxa"/>
            <w:vAlign w:val="center"/>
          </w:tcPr>
          <w:p w14:paraId="1C510799">
            <w:pPr>
              <w:snapToGrid/>
              <w:spacing w:line="360" w:lineRule="auto"/>
              <w:jc w:val="center"/>
              <w:textAlignment w:val="center"/>
              <w:rPr>
                <w:del w:id="3654" w:author="hui wan" w:date="2025-12-28T08:50:00Z"/>
                <w:rFonts w:eastAsia="宋体" w:cs="宋体"/>
                <w:snapToGrid/>
                <w:spacing w:val="0"/>
                <w:kern w:val="0"/>
                <w:sz w:val="21"/>
                <w:szCs w:val="21"/>
              </w:rPr>
            </w:pPr>
            <w:del w:id="3655" w:author="hui wan" w:date="2025-12-28T08:50:00Z">
              <w:r>
                <w:rPr>
                  <w:rFonts w:hint="eastAsia" w:eastAsia="宋体" w:cs="宋体"/>
                  <w:snapToGrid/>
                  <w:spacing w:val="0"/>
                  <w:kern w:val="0"/>
                  <w:sz w:val="21"/>
                  <w:szCs w:val="21"/>
                </w:rPr>
                <w:delText>2018</w:delText>
              </w:r>
            </w:del>
          </w:p>
        </w:tc>
        <w:tc>
          <w:tcPr>
            <w:tcW w:w="1420" w:type="dxa"/>
            <w:vAlign w:val="center"/>
          </w:tcPr>
          <w:p w14:paraId="6B9D2C94">
            <w:pPr>
              <w:snapToGrid/>
              <w:spacing w:line="360" w:lineRule="auto"/>
              <w:jc w:val="center"/>
              <w:textAlignment w:val="center"/>
              <w:rPr>
                <w:del w:id="3656" w:author="hui wan" w:date="2025-12-28T08:50:00Z"/>
                <w:rFonts w:eastAsia="宋体" w:cs="宋体"/>
                <w:snapToGrid/>
                <w:spacing w:val="0"/>
                <w:kern w:val="0"/>
                <w:sz w:val="21"/>
                <w:szCs w:val="21"/>
              </w:rPr>
            </w:pPr>
            <w:del w:id="3657" w:author="hui wan" w:date="2025-12-28T08:50:00Z">
              <w:r>
                <w:rPr>
                  <w:rFonts w:hint="eastAsia" w:eastAsia="宋体" w:cs="宋体"/>
                  <w:snapToGrid/>
                  <w:spacing w:val="0"/>
                  <w:kern w:val="0"/>
                  <w:sz w:val="21"/>
                  <w:szCs w:val="21"/>
                </w:rPr>
                <w:delText>2</w:delText>
              </w:r>
            </w:del>
          </w:p>
        </w:tc>
        <w:tc>
          <w:tcPr>
            <w:tcW w:w="1420" w:type="dxa"/>
            <w:vAlign w:val="center"/>
          </w:tcPr>
          <w:p w14:paraId="07C42C38">
            <w:pPr>
              <w:snapToGrid/>
              <w:spacing w:line="360" w:lineRule="auto"/>
              <w:jc w:val="center"/>
              <w:textAlignment w:val="center"/>
              <w:rPr>
                <w:del w:id="3658" w:author="hui wan" w:date="2025-12-28T08:50:00Z"/>
                <w:rFonts w:eastAsia="宋体" w:cs="宋体"/>
                <w:snapToGrid/>
                <w:spacing w:val="0"/>
                <w:kern w:val="0"/>
                <w:sz w:val="21"/>
                <w:szCs w:val="21"/>
              </w:rPr>
            </w:pPr>
            <w:del w:id="3659" w:author="hui wan" w:date="2025-12-28T08:50:00Z">
              <w:r>
                <w:rPr>
                  <w:rFonts w:hint="eastAsia" w:eastAsia="宋体" w:cs="宋体"/>
                  <w:snapToGrid/>
                  <w:spacing w:val="0"/>
                  <w:kern w:val="0"/>
                  <w:sz w:val="21"/>
                  <w:szCs w:val="21"/>
                </w:rPr>
                <w:delText>16</w:delText>
              </w:r>
            </w:del>
          </w:p>
        </w:tc>
        <w:tc>
          <w:tcPr>
            <w:tcW w:w="1421" w:type="dxa"/>
            <w:vAlign w:val="center"/>
          </w:tcPr>
          <w:p w14:paraId="0BE11CF7">
            <w:pPr>
              <w:snapToGrid/>
              <w:spacing w:line="360" w:lineRule="auto"/>
              <w:jc w:val="center"/>
              <w:textAlignment w:val="center"/>
              <w:rPr>
                <w:del w:id="3660" w:author="hui wan" w:date="2025-12-28T08:50:00Z"/>
                <w:rFonts w:eastAsia="宋体" w:cs="宋体"/>
                <w:snapToGrid/>
                <w:color w:val="FF0000"/>
                <w:spacing w:val="0"/>
                <w:kern w:val="0"/>
                <w:sz w:val="21"/>
                <w:szCs w:val="21"/>
              </w:rPr>
            </w:pPr>
            <w:del w:id="3661" w:author="hui wan" w:date="2025-12-28T08:50:00Z">
              <w:r>
                <w:rPr>
                  <w:rFonts w:hint="eastAsia" w:eastAsia="宋体" w:cs="宋体"/>
                  <w:snapToGrid/>
                  <w:color w:val="FF0000"/>
                  <w:spacing w:val="0"/>
                  <w:kern w:val="0"/>
                  <w:sz w:val="21"/>
                  <w:szCs w:val="21"/>
                </w:rPr>
                <w:delText>9</w:delText>
              </w:r>
            </w:del>
          </w:p>
        </w:tc>
        <w:tc>
          <w:tcPr>
            <w:tcW w:w="1421" w:type="dxa"/>
            <w:vAlign w:val="center"/>
          </w:tcPr>
          <w:p w14:paraId="5620E12F">
            <w:pPr>
              <w:snapToGrid/>
              <w:spacing w:line="360" w:lineRule="auto"/>
              <w:jc w:val="center"/>
              <w:textAlignment w:val="center"/>
              <w:rPr>
                <w:del w:id="3662" w:author="hui wan" w:date="2025-12-28T08:50:00Z"/>
                <w:rFonts w:eastAsia="宋体" w:cs="宋体"/>
                <w:snapToGrid/>
                <w:color w:val="0000FF"/>
                <w:spacing w:val="0"/>
                <w:kern w:val="0"/>
                <w:sz w:val="21"/>
                <w:szCs w:val="21"/>
              </w:rPr>
            </w:pPr>
            <w:del w:id="3663" w:author="hui wan" w:date="2025-12-28T08:50:00Z">
              <w:r>
                <w:rPr>
                  <w:rFonts w:hint="eastAsia" w:eastAsia="宋体" w:cs="宋体"/>
                  <w:snapToGrid/>
                  <w:color w:val="0000FF"/>
                  <w:spacing w:val="0"/>
                  <w:kern w:val="0"/>
                  <w:sz w:val="21"/>
                  <w:szCs w:val="21"/>
                </w:rPr>
                <w:delText>73</w:delText>
              </w:r>
            </w:del>
          </w:p>
        </w:tc>
      </w:tr>
      <w:tr w14:paraId="1D55999C">
        <w:trPr>
          <w:del w:id="3664" w:author="hui wan" w:date="2025-12-28T08:50:00Z"/>
        </w:trPr>
        <w:tc>
          <w:tcPr>
            <w:tcW w:w="1420" w:type="dxa"/>
            <w:vAlign w:val="center"/>
          </w:tcPr>
          <w:p w14:paraId="2982E771">
            <w:pPr>
              <w:snapToGrid/>
              <w:spacing w:line="360" w:lineRule="auto"/>
              <w:jc w:val="center"/>
              <w:textAlignment w:val="center"/>
              <w:rPr>
                <w:del w:id="3665" w:author="hui wan" w:date="2025-12-28T08:50:00Z"/>
                <w:rFonts w:eastAsia="宋体" w:cs="宋体"/>
                <w:snapToGrid/>
                <w:spacing w:val="0"/>
                <w:kern w:val="0"/>
                <w:sz w:val="21"/>
                <w:szCs w:val="21"/>
              </w:rPr>
            </w:pPr>
            <w:del w:id="3666" w:author="hui wan" w:date="2025-12-28T08:50:00Z">
              <w:r>
                <w:rPr>
                  <w:rFonts w:hint="eastAsia" w:eastAsia="宋体" w:cs="宋体"/>
                  <w:snapToGrid/>
                  <w:spacing w:val="0"/>
                  <w:kern w:val="0"/>
                  <w:sz w:val="21"/>
                  <w:szCs w:val="21"/>
                </w:rPr>
                <w:delText>8</w:delText>
              </w:r>
            </w:del>
          </w:p>
        </w:tc>
        <w:tc>
          <w:tcPr>
            <w:tcW w:w="1420" w:type="dxa"/>
            <w:vAlign w:val="center"/>
          </w:tcPr>
          <w:p w14:paraId="1DF59E2A">
            <w:pPr>
              <w:snapToGrid/>
              <w:spacing w:line="360" w:lineRule="auto"/>
              <w:jc w:val="center"/>
              <w:textAlignment w:val="center"/>
              <w:rPr>
                <w:del w:id="3667" w:author="hui wan" w:date="2025-12-28T08:50:00Z"/>
                <w:rFonts w:eastAsia="宋体" w:cs="宋体"/>
                <w:snapToGrid/>
                <w:spacing w:val="0"/>
                <w:kern w:val="0"/>
                <w:sz w:val="21"/>
                <w:szCs w:val="21"/>
              </w:rPr>
            </w:pPr>
            <w:del w:id="3668" w:author="hui wan" w:date="2025-12-28T08:50:00Z">
              <w:r>
                <w:rPr>
                  <w:rFonts w:hint="eastAsia" w:eastAsia="宋体" w:cs="宋体"/>
                  <w:snapToGrid/>
                  <w:spacing w:val="0"/>
                  <w:kern w:val="0"/>
                  <w:sz w:val="21"/>
                  <w:szCs w:val="21"/>
                </w:rPr>
                <w:delText>2017</w:delText>
              </w:r>
            </w:del>
          </w:p>
        </w:tc>
        <w:tc>
          <w:tcPr>
            <w:tcW w:w="1420" w:type="dxa"/>
            <w:vAlign w:val="center"/>
          </w:tcPr>
          <w:p w14:paraId="72C16900">
            <w:pPr>
              <w:snapToGrid/>
              <w:spacing w:line="360" w:lineRule="auto"/>
              <w:jc w:val="center"/>
              <w:textAlignment w:val="center"/>
              <w:rPr>
                <w:del w:id="3669" w:author="hui wan" w:date="2025-12-28T08:50:00Z"/>
                <w:rFonts w:eastAsia="宋体" w:cs="宋体"/>
                <w:snapToGrid/>
                <w:spacing w:val="0"/>
                <w:kern w:val="0"/>
                <w:sz w:val="21"/>
                <w:szCs w:val="21"/>
              </w:rPr>
            </w:pPr>
            <w:del w:id="3670" w:author="hui wan" w:date="2025-12-28T08:50:00Z">
              <w:r>
                <w:rPr>
                  <w:rFonts w:hint="eastAsia" w:eastAsia="宋体" w:cs="宋体"/>
                  <w:snapToGrid/>
                  <w:spacing w:val="0"/>
                  <w:kern w:val="0"/>
                  <w:sz w:val="21"/>
                  <w:szCs w:val="21"/>
                </w:rPr>
                <w:delText>2</w:delText>
              </w:r>
            </w:del>
          </w:p>
        </w:tc>
        <w:tc>
          <w:tcPr>
            <w:tcW w:w="1420" w:type="dxa"/>
            <w:vAlign w:val="center"/>
          </w:tcPr>
          <w:p w14:paraId="00E62A9A">
            <w:pPr>
              <w:snapToGrid/>
              <w:spacing w:line="360" w:lineRule="auto"/>
              <w:jc w:val="center"/>
              <w:textAlignment w:val="center"/>
              <w:rPr>
                <w:del w:id="3671" w:author="hui wan" w:date="2025-12-28T08:50:00Z"/>
                <w:rFonts w:eastAsia="宋体" w:cs="宋体"/>
                <w:snapToGrid/>
                <w:spacing w:val="0"/>
                <w:kern w:val="0"/>
                <w:sz w:val="21"/>
                <w:szCs w:val="21"/>
              </w:rPr>
            </w:pPr>
            <w:del w:id="3672" w:author="hui wan" w:date="2025-12-28T08:50:00Z">
              <w:r>
                <w:rPr>
                  <w:rFonts w:hint="eastAsia" w:eastAsia="宋体" w:cs="宋体"/>
                  <w:snapToGrid/>
                  <w:spacing w:val="0"/>
                  <w:kern w:val="0"/>
                  <w:sz w:val="21"/>
                  <w:szCs w:val="21"/>
                </w:rPr>
                <w:delText>18</w:delText>
              </w:r>
            </w:del>
          </w:p>
        </w:tc>
        <w:tc>
          <w:tcPr>
            <w:tcW w:w="1421" w:type="dxa"/>
            <w:vAlign w:val="center"/>
          </w:tcPr>
          <w:p w14:paraId="18FD0454">
            <w:pPr>
              <w:snapToGrid/>
              <w:spacing w:line="360" w:lineRule="auto"/>
              <w:jc w:val="center"/>
              <w:textAlignment w:val="center"/>
              <w:rPr>
                <w:del w:id="3673" w:author="hui wan" w:date="2025-12-28T08:50:00Z"/>
                <w:rFonts w:eastAsia="宋体" w:cs="宋体"/>
                <w:snapToGrid/>
                <w:color w:val="FF0000"/>
                <w:spacing w:val="0"/>
                <w:kern w:val="0"/>
                <w:sz w:val="21"/>
                <w:szCs w:val="21"/>
              </w:rPr>
            </w:pPr>
            <w:del w:id="3674" w:author="hui wan" w:date="2025-12-28T08:50:00Z">
              <w:r>
                <w:rPr>
                  <w:rFonts w:hint="eastAsia" w:eastAsia="宋体" w:cs="宋体"/>
                  <w:snapToGrid/>
                  <w:color w:val="FF0000"/>
                  <w:spacing w:val="0"/>
                  <w:kern w:val="0"/>
                  <w:sz w:val="21"/>
                  <w:szCs w:val="21"/>
                </w:rPr>
                <w:delText>9</w:delText>
              </w:r>
            </w:del>
          </w:p>
        </w:tc>
        <w:tc>
          <w:tcPr>
            <w:tcW w:w="1421" w:type="dxa"/>
            <w:vAlign w:val="center"/>
          </w:tcPr>
          <w:p w14:paraId="3D9BCEB4">
            <w:pPr>
              <w:snapToGrid/>
              <w:spacing w:line="360" w:lineRule="auto"/>
              <w:jc w:val="center"/>
              <w:textAlignment w:val="center"/>
              <w:rPr>
                <w:del w:id="3675" w:author="hui wan" w:date="2025-12-28T08:50:00Z"/>
                <w:rFonts w:eastAsia="宋体" w:cs="宋体"/>
                <w:snapToGrid/>
                <w:color w:val="0000FF"/>
                <w:spacing w:val="0"/>
                <w:kern w:val="0"/>
                <w:sz w:val="21"/>
                <w:szCs w:val="21"/>
              </w:rPr>
            </w:pPr>
            <w:del w:id="3676" w:author="hui wan" w:date="2025-12-28T08:50:00Z">
              <w:r>
                <w:rPr>
                  <w:rFonts w:hint="eastAsia" w:eastAsia="宋体" w:cs="宋体"/>
                  <w:snapToGrid/>
                  <w:color w:val="0000FF"/>
                  <w:spacing w:val="0"/>
                  <w:kern w:val="0"/>
                  <w:sz w:val="21"/>
                  <w:szCs w:val="21"/>
                </w:rPr>
                <w:delText>82</w:delText>
              </w:r>
            </w:del>
          </w:p>
        </w:tc>
      </w:tr>
      <w:tr w14:paraId="2397253A">
        <w:trPr>
          <w:del w:id="3677" w:author="hui wan" w:date="2025-12-28T08:50:00Z"/>
        </w:trPr>
        <w:tc>
          <w:tcPr>
            <w:tcW w:w="1420" w:type="dxa"/>
            <w:vAlign w:val="center"/>
          </w:tcPr>
          <w:p w14:paraId="77F2B91B">
            <w:pPr>
              <w:snapToGrid/>
              <w:spacing w:line="360" w:lineRule="auto"/>
              <w:jc w:val="center"/>
              <w:textAlignment w:val="center"/>
              <w:rPr>
                <w:del w:id="3678" w:author="hui wan" w:date="2025-12-28T08:50:00Z"/>
                <w:rFonts w:eastAsia="宋体" w:cs="宋体"/>
                <w:snapToGrid/>
                <w:spacing w:val="0"/>
                <w:kern w:val="0"/>
                <w:sz w:val="21"/>
                <w:szCs w:val="21"/>
              </w:rPr>
            </w:pPr>
            <w:del w:id="3679" w:author="hui wan" w:date="2025-12-28T08:50:00Z">
              <w:r>
                <w:rPr>
                  <w:rFonts w:hint="eastAsia" w:eastAsia="宋体" w:cs="宋体"/>
                  <w:snapToGrid/>
                  <w:spacing w:val="0"/>
                  <w:kern w:val="0"/>
                  <w:sz w:val="21"/>
                  <w:szCs w:val="21"/>
                </w:rPr>
                <w:delText>9</w:delText>
              </w:r>
            </w:del>
          </w:p>
        </w:tc>
        <w:tc>
          <w:tcPr>
            <w:tcW w:w="1420" w:type="dxa"/>
            <w:vAlign w:val="center"/>
          </w:tcPr>
          <w:p w14:paraId="35B42CEE">
            <w:pPr>
              <w:snapToGrid/>
              <w:spacing w:line="360" w:lineRule="auto"/>
              <w:jc w:val="center"/>
              <w:textAlignment w:val="center"/>
              <w:rPr>
                <w:del w:id="3680" w:author="hui wan" w:date="2025-12-28T08:50:00Z"/>
                <w:rFonts w:eastAsia="宋体" w:cs="宋体"/>
                <w:snapToGrid/>
                <w:spacing w:val="0"/>
                <w:kern w:val="0"/>
                <w:sz w:val="21"/>
                <w:szCs w:val="21"/>
              </w:rPr>
            </w:pPr>
            <w:del w:id="3681" w:author="hui wan" w:date="2025-12-28T08:50:00Z">
              <w:r>
                <w:rPr>
                  <w:rFonts w:hint="eastAsia" w:eastAsia="宋体" w:cs="宋体"/>
                  <w:snapToGrid/>
                  <w:spacing w:val="0"/>
                  <w:kern w:val="0"/>
                  <w:sz w:val="21"/>
                  <w:szCs w:val="21"/>
                </w:rPr>
                <w:delText>2015</w:delText>
              </w:r>
            </w:del>
          </w:p>
        </w:tc>
        <w:tc>
          <w:tcPr>
            <w:tcW w:w="1420" w:type="dxa"/>
            <w:vAlign w:val="center"/>
          </w:tcPr>
          <w:p w14:paraId="5C2C847F">
            <w:pPr>
              <w:snapToGrid/>
              <w:spacing w:line="360" w:lineRule="auto"/>
              <w:jc w:val="center"/>
              <w:textAlignment w:val="center"/>
              <w:rPr>
                <w:del w:id="3682" w:author="hui wan" w:date="2025-12-28T08:50:00Z"/>
                <w:rFonts w:eastAsia="宋体" w:cs="宋体"/>
                <w:snapToGrid/>
                <w:spacing w:val="0"/>
                <w:kern w:val="0"/>
                <w:sz w:val="21"/>
                <w:szCs w:val="21"/>
              </w:rPr>
            </w:pPr>
            <w:del w:id="3683" w:author="hui wan" w:date="2025-12-28T08:50:00Z">
              <w:r>
                <w:rPr>
                  <w:rFonts w:hint="eastAsia" w:eastAsia="宋体" w:cs="宋体"/>
                  <w:snapToGrid/>
                  <w:spacing w:val="0"/>
                  <w:kern w:val="0"/>
                  <w:sz w:val="21"/>
                  <w:szCs w:val="21"/>
                </w:rPr>
                <w:delText>1</w:delText>
              </w:r>
            </w:del>
          </w:p>
        </w:tc>
        <w:tc>
          <w:tcPr>
            <w:tcW w:w="1420" w:type="dxa"/>
            <w:vAlign w:val="center"/>
          </w:tcPr>
          <w:p w14:paraId="32E3D467">
            <w:pPr>
              <w:snapToGrid/>
              <w:spacing w:line="360" w:lineRule="auto"/>
              <w:jc w:val="center"/>
              <w:textAlignment w:val="center"/>
              <w:rPr>
                <w:del w:id="3684" w:author="hui wan" w:date="2025-12-28T08:50:00Z"/>
                <w:rFonts w:eastAsia="宋体" w:cs="宋体"/>
                <w:snapToGrid/>
                <w:spacing w:val="0"/>
                <w:kern w:val="0"/>
                <w:sz w:val="21"/>
                <w:szCs w:val="21"/>
              </w:rPr>
            </w:pPr>
            <w:del w:id="3685" w:author="hui wan" w:date="2025-12-28T08:50:00Z">
              <w:r>
                <w:rPr>
                  <w:rFonts w:hint="eastAsia" w:eastAsia="宋体" w:cs="宋体"/>
                  <w:snapToGrid/>
                  <w:spacing w:val="0"/>
                  <w:kern w:val="0"/>
                  <w:sz w:val="21"/>
                  <w:szCs w:val="21"/>
                </w:rPr>
                <w:delText>19</w:delText>
              </w:r>
            </w:del>
          </w:p>
        </w:tc>
        <w:tc>
          <w:tcPr>
            <w:tcW w:w="1421" w:type="dxa"/>
            <w:vAlign w:val="center"/>
          </w:tcPr>
          <w:p w14:paraId="69584C35">
            <w:pPr>
              <w:snapToGrid/>
              <w:spacing w:line="360" w:lineRule="auto"/>
              <w:jc w:val="center"/>
              <w:textAlignment w:val="center"/>
              <w:rPr>
                <w:del w:id="3686" w:author="hui wan" w:date="2025-12-28T08:50:00Z"/>
                <w:rFonts w:eastAsia="宋体" w:cs="宋体"/>
                <w:snapToGrid/>
                <w:color w:val="FF0000"/>
                <w:spacing w:val="0"/>
                <w:kern w:val="0"/>
                <w:sz w:val="21"/>
                <w:szCs w:val="21"/>
              </w:rPr>
            </w:pPr>
            <w:del w:id="3687" w:author="hui wan" w:date="2025-12-28T08:50:00Z">
              <w:r>
                <w:rPr>
                  <w:rFonts w:hint="eastAsia" w:eastAsia="宋体" w:cs="宋体"/>
                  <w:snapToGrid/>
                  <w:color w:val="FF0000"/>
                  <w:spacing w:val="0"/>
                  <w:kern w:val="0"/>
                  <w:sz w:val="21"/>
                  <w:szCs w:val="21"/>
                </w:rPr>
                <w:delText>5</w:delText>
              </w:r>
            </w:del>
          </w:p>
        </w:tc>
        <w:tc>
          <w:tcPr>
            <w:tcW w:w="1421" w:type="dxa"/>
            <w:vAlign w:val="center"/>
          </w:tcPr>
          <w:p w14:paraId="7B707075">
            <w:pPr>
              <w:snapToGrid/>
              <w:spacing w:line="360" w:lineRule="auto"/>
              <w:jc w:val="center"/>
              <w:textAlignment w:val="center"/>
              <w:rPr>
                <w:del w:id="3688" w:author="hui wan" w:date="2025-12-28T08:50:00Z"/>
                <w:rFonts w:eastAsia="宋体" w:cs="宋体"/>
                <w:snapToGrid/>
                <w:color w:val="0000FF"/>
                <w:spacing w:val="0"/>
                <w:kern w:val="0"/>
                <w:sz w:val="21"/>
                <w:szCs w:val="21"/>
              </w:rPr>
            </w:pPr>
            <w:del w:id="3689" w:author="hui wan" w:date="2025-12-28T08:50:00Z">
              <w:r>
                <w:rPr>
                  <w:rFonts w:hint="eastAsia" w:eastAsia="宋体" w:cs="宋体"/>
                  <w:snapToGrid/>
                  <w:color w:val="0000FF"/>
                  <w:spacing w:val="0"/>
                  <w:kern w:val="0"/>
                  <w:sz w:val="21"/>
                  <w:szCs w:val="21"/>
                </w:rPr>
                <w:delText>86</w:delText>
              </w:r>
            </w:del>
          </w:p>
        </w:tc>
      </w:tr>
      <w:tr w14:paraId="704F51EB">
        <w:trPr>
          <w:del w:id="3690" w:author="hui wan" w:date="2025-12-28T08:50:00Z"/>
        </w:trPr>
        <w:tc>
          <w:tcPr>
            <w:tcW w:w="1420" w:type="dxa"/>
            <w:vAlign w:val="center"/>
          </w:tcPr>
          <w:p w14:paraId="787BEB1F">
            <w:pPr>
              <w:snapToGrid/>
              <w:spacing w:line="360" w:lineRule="auto"/>
              <w:jc w:val="center"/>
              <w:textAlignment w:val="center"/>
              <w:rPr>
                <w:del w:id="3691" w:author="hui wan" w:date="2025-12-28T08:50:00Z"/>
                <w:rFonts w:eastAsia="宋体" w:cs="宋体"/>
                <w:snapToGrid/>
                <w:spacing w:val="0"/>
                <w:kern w:val="0"/>
                <w:sz w:val="21"/>
                <w:szCs w:val="21"/>
              </w:rPr>
            </w:pPr>
            <w:del w:id="3692" w:author="hui wan" w:date="2025-12-28T08:50:00Z">
              <w:r>
                <w:rPr>
                  <w:rFonts w:hint="eastAsia" w:eastAsia="宋体" w:cs="宋体"/>
                  <w:snapToGrid/>
                  <w:spacing w:val="0"/>
                  <w:kern w:val="0"/>
                  <w:sz w:val="21"/>
                  <w:szCs w:val="21"/>
                </w:rPr>
                <w:delText>10</w:delText>
              </w:r>
            </w:del>
          </w:p>
        </w:tc>
        <w:tc>
          <w:tcPr>
            <w:tcW w:w="1420" w:type="dxa"/>
            <w:vAlign w:val="center"/>
          </w:tcPr>
          <w:p w14:paraId="44F80849">
            <w:pPr>
              <w:snapToGrid/>
              <w:spacing w:line="360" w:lineRule="auto"/>
              <w:jc w:val="center"/>
              <w:textAlignment w:val="center"/>
              <w:rPr>
                <w:del w:id="3693" w:author="hui wan" w:date="2025-12-28T08:50:00Z"/>
                <w:rFonts w:eastAsia="宋体" w:cs="宋体"/>
                <w:snapToGrid/>
                <w:spacing w:val="0"/>
                <w:kern w:val="0"/>
                <w:sz w:val="21"/>
                <w:szCs w:val="21"/>
              </w:rPr>
            </w:pPr>
            <w:del w:id="3694" w:author="hui wan" w:date="2025-12-28T08:50:00Z">
              <w:r>
                <w:rPr>
                  <w:rFonts w:hint="eastAsia" w:eastAsia="宋体" w:cs="宋体"/>
                  <w:snapToGrid/>
                  <w:spacing w:val="0"/>
                  <w:kern w:val="0"/>
                  <w:sz w:val="21"/>
                  <w:szCs w:val="21"/>
                </w:rPr>
                <w:delText>2013</w:delText>
              </w:r>
            </w:del>
          </w:p>
        </w:tc>
        <w:tc>
          <w:tcPr>
            <w:tcW w:w="1420" w:type="dxa"/>
            <w:vAlign w:val="center"/>
          </w:tcPr>
          <w:p w14:paraId="7A62B474">
            <w:pPr>
              <w:snapToGrid/>
              <w:spacing w:line="360" w:lineRule="auto"/>
              <w:jc w:val="center"/>
              <w:textAlignment w:val="center"/>
              <w:rPr>
                <w:del w:id="3695" w:author="hui wan" w:date="2025-12-28T08:50:00Z"/>
                <w:rFonts w:eastAsia="宋体" w:cs="宋体"/>
                <w:snapToGrid/>
                <w:spacing w:val="0"/>
                <w:kern w:val="0"/>
                <w:sz w:val="21"/>
                <w:szCs w:val="21"/>
              </w:rPr>
            </w:pPr>
            <w:del w:id="3696" w:author="hui wan" w:date="2025-12-28T08:50:00Z">
              <w:r>
                <w:rPr>
                  <w:rFonts w:hint="eastAsia" w:eastAsia="宋体" w:cs="宋体"/>
                  <w:snapToGrid/>
                  <w:spacing w:val="0"/>
                  <w:kern w:val="0"/>
                  <w:sz w:val="21"/>
                  <w:szCs w:val="21"/>
                </w:rPr>
                <w:delText>2</w:delText>
              </w:r>
            </w:del>
          </w:p>
        </w:tc>
        <w:tc>
          <w:tcPr>
            <w:tcW w:w="1420" w:type="dxa"/>
            <w:vAlign w:val="center"/>
          </w:tcPr>
          <w:p w14:paraId="37B1C179">
            <w:pPr>
              <w:snapToGrid/>
              <w:spacing w:line="360" w:lineRule="auto"/>
              <w:jc w:val="center"/>
              <w:textAlignment w:val="center"/>
              <w:rPr>
                <w:del w:id="3697" w:author="hui wan" w:date="2025-12-28T08:50:00Z"/>
                <w:rFonts w:eastAsia="宋体" w:cs="宋体"/>
                <w:snapToGrid/>
                <w:spacing w:val="0"/>
                <w:kern w:val="0"/>
                <w:sz w:val="21"/>
                <w:szCs w:val="21"/>
              </w:rPr>
            </w:pPr>
            <w:del w:id="3698" w:author="hui wan" w:date="2025-12-28T08:50:00Z">
              <w:r>
                <w:rPr>
                  <w:rFonts w:hint="eastAsia" w:eastAsia="宋体" w:cs="宋体"/>
                  <w:snapToGrid/>
                  <w:spacing w:val="0"/>
                  <w:kern w:val="0"/>
                  <w:sz w:val="21"/>
                  <w:szCs w:val="21"/>
                </w:rPr>
                <w:delText>21</w:delText>
              </w:r>
            </w:del>
          </w:p>
        </w:tc>
        <w:tc>
          <w:tcPr>
            <w:tcW w:w="1421" w:type="dxa"/>
            <w:vAlign w:val="center"/>
          </w:tcPr>
          <w:p w14:paraId="39581833">
            <w:pPr>
              <w:snapToGrid/>
              <w:spacing w:line="360" w:lineRule="auto"/>
              <w:jc w:val="center"/>
              <w:textAlignment w:val="center"/>
              <w:rPr>
                <w:del w:id="3699" w:author="hui wan" w:date="2025-12-28T08:50:00Z"/>
                <w:rFonts w:eastAsia="宋体" w:cs="宋体"/>
                <w:snapToGrid/>
                <w:color w:val="FF0000"/>
                <w:spacing w:val="0"/>
                <w:kern w:val="0"/>
                <w:sz w:val="21"/>
                <w:szCs w:val="21"/>
              </w:rPr>
            </w:pPr>
            <w:del w:id="3700" w:author="hui wan" w:date="2025-12-28T08:50:00Z">
              <w:r>
                <w:rPr>
                  <w:rFonts w:hint="eastAsia" w:eastAsia="宋体" w:cs="宋体"/>
                  <w:snapToGrid/>
                  <w:color w:val="FF0000"/>
                  <w:spacing w:val="0"/>
                  <w:kern w:val="0"/>
                  <w:sz w:val="21"/>
                  <w:szCs w:val="21"/>
                </w:rPr>
                <w:delText>9</w:delText>
              </w:r>
            </w:del>
          </w:p>
        </w:tc>
        <w:tc>
          <w:tcPr>
            <w:tcW w:w="1421" w:type="dxa"/>
            <w:vAlign w:val="center"/>
          </w:tcPr>
          <w:p w14:paraId="03A51CD2">
            <w:pPr>
              <w:snapToGrid/>
              <w:spacing w:line="360" w:lineRule="auto"/>
              <w:jc w:val="center"/>
              <w:textAlignment w:val="center"/>
              <w:rPr>
                <w:del w:id="3701" w:author="hui wan" w:date="2025-12-28T08:50:00Z"/>
                <w:rFonts w:eastAsia="宋体" w:cs="宋体"/>
                <w:snapToGrid/>
                <w:color w:val="0000FF"/>
                <w:spacing w:val="0"/>
                <w:kern w:val="0"/>
                <w:sz w:val="21"/>
                <w:szCs w:val="21"/>
              </w:rPr>
            </w:pPr>
            <w:del w:id="3702" w:author="hui wan" w:date="2025-12-28T08:50:00Z">
              <w:r>
                <w:rPr>
                  <w:rFonts w:hint="eastAsia" w:eastAsia="宋体" w:cs="宋体"/>
                  <w:snapToGrid/>
                  <w:color w:val="0000FF"/>
                  <w:spacing w:val="0"/>
                  <w:kern w:val="0"/>
                  <w:sz w:val="21"/>
                  <w:szCs w:val="21"/>
                </w:rPr>
                <w:delText>95</w:delText>
              </w:r>
            </w:del>
          </w:p>
        </w:tc>
      </w:tr>
      <w:tr w14:paraId="73C12C8E">
        <w:trPr>
          <w:del w:id="3703" w:author="hui wan" w:date="2025-12-28T08:50:00Z"/>
        </w:trPr>
        <w:tc>
          <w:tcPr>
            <w:tcW w:w="1420" w:type="dxa"/>
            <w:vAlign w:val="center"/>
          </w:tcPr>
          <w:p w14:paraId="2E0695F7">
            <w:pPr>
              <w:snapToGrid/>
              <w:spacing w:line="360" w:lineRule="auto"/>
              <w:jc w:val="center"/>
              <w:textAlignment w:val="center"/>
              <w:rPr>
                <w:del w:id="3704" w:author="hui wan" w:date="2025-12-28T08:50:00Z"/>
                <w:rFonts w:eastAsia="宋体" w:cs="宋体"/>
                <w:snapToGrid/>
                <w:spacing w:val="0"/>
                <w:kern w:val="0"/>
                <w:sz w:val="21"/>
                <w:szCs w:val="21"/>
              </w:rPr>
            </w:pPr>
            <w:del w:id="3705" w:author="hui wan" w:date="2025-12-28T08:50:00Z">
              <w:r>
                <w:rPr>
                  <w:rFonts w:hint="eastAsia" w:eastAsia="宋体" w:cs="宋体"/>
                  <w:snapToGrid/>
                  <w:spacing w:val="0"/>
                  <w:kern w:val="0"/>
                  <w:sz w:val="21"/>
                  <w:szCs w:val="21"/>
                </w:rPr>
                <w:delText>11</w:delText>
              </w:r>
            </w:del>
          </w:p>
        </w:tc>
        <w:tc>
          <w:tcPr>
            <w:tcW w:w="1420" w:type="dxa"/>
            <w:vAlign w:val="center"/>
          </w:tcPr>
          <w:p w14:paraId="4DB3E64B">
            <w:pPr>
              <w:snapToGrid/>
              <w:spacing w:line="360" w:lineRule="auto"/>
              <w:jc w:val="center"/>
              <w:textAlignment w:val="center"/>
              <w:rPr>
                <w:del w:id="3706" w:author="hui wan" w:date="2025-12-28T08:50:00Z"/>
                <w:rFonts w:eastAsia="宋体" w:cs="宋体"/>
                <w:snapToGrid/>
                <w:spacing w:val="0"/>
                <w:kern w:val="0"/>
                <w:sz w:val="21"/>
                <w:szCs w:val="21"/>
              </w:rPr>
            </w:pPr>
            <w:del w:id="3707" w:author="hui wan" w:date="2025-12-28T08:50:00Z">
              <w:r>
                <w:rPr>
                  <w:rFonts w:hint="eastAsia" w:eastAsia="宋体" w:cs="宋体"/>
                  <w:snapToGrid/>
                  <w:spacing w:val="0"/>
                  <w:kern w:val="0"/>
                  <w:sz w:val="21"/>
                  <w:szCs w:val="21"/>
                </w:rPr>
                <w:delText>1994</w:delText>
              </w:r>
            </w:del>
          </w:p>
        </w:tc>
        <w:tc>
          <w:tcPr>
            <w:tcW w:w="1420" w:type="dxa"/>
            <w:vAlign w:val="center"/>
          </w:tcPr>
          <w:p w14:paraId="0996A29E">
            <w:pPr>
              <w:snapToGrid/>
              <w:spacing w:line="360" w:lineRule="auto"/>
              <w:jc w:val="center"/>
              <w:textAlignment w:val="center"/>
              <w:rPr>
                <w:del w:id="3708" w:author="hui wan" w:date="2025-12-28T08:50:00Z"/>
                <w:rFonts w:eastAsia="宋体" w:cs="宋体"/>
                <w:snapToGrid/>
                <w:spacing w:val="0"/>
                <w:kern w:val="0"/>
                <w:sz w:val="21"/>
                <w:szCs w:val="21"/>
              </w:rPr>
            </w:pPr>
            <w:del w:id="3709" w:author="hui wan" w:date="2025-12-28T08:50:00Z">
              <w:r>
                <w:rPr>
                  <w:rFonts w:hint="eastAsia" w:eastAsia="宋体" w:cs="宋体"/>
                  <w:snapToGrid/>
                  <w:spacing w:val="0"/>
                  <w:kern w:val="0"/>
                  <w:sz w:val="21"/>
                  <w:szCs w:val="21"/>
                </w:rPr>
                <w:delText>1</w:delText>
              </w:r>
            </w:del>
          </w:p>
        </w:tc>
        <w:tc>
          <w:tcPr>
            <w:tcW w:w="1420" w:type="dxa"/>
            <w:vAlign w:val="center"/>
          </w:tcPr>
          <w:p w14:paraId="72E932EE">
            <w:pPr>
              <w:snapToGrid/>
              <w:spacing w:line="360" w:lineRule="auto"/>
              <w:jc w:val="center"/>
              <w:textAlignment w:val="center"/>
              <w:rPr>
                <w:del w:id="3710" w:author="hui wan" w:date="2025-12-28T08:50:00Z"/>
                <w:rFonts w:eastAsia="宋体" w:cs="宋体"/>
                <w:snapToGrid/>
                <w:spacing w:val="0"/>
                <w:kern w:val="0"/>
                <w:sz w:val="21"/>
                <w:szCs w:val="21"/>
              </w:rPr>
            </w:pPr>
            <w:del w:id="3711" w:author="hui wan" w:date="2025-12-28T08:50:00Z">
              <w:r>
                <w:rPr>
                  <w:rFonts w:hint="eastAsia" w:eastAsia="宋体" w:cs="宋体"/>
                  <w:snapToGrid/>
                  <w:spacing w:val="0"/>
                  <w:kern w:val="0"/>
                  <w:sz w:val="21"/>
                  <w:szCs w:val="21"/>
                </w:rPr>
                <w:delText>22</w:delText>
              </w:r>
            </w:del>
          </w:p>
        </w:tc>
        <w:tc>
          <w:tcPr>
            <w:tcW w:w="1421" w:type="dxa"/>
            <w:vAlign w:val="center"/>
          </w:tcPr>
          <w:p w14:paraId="7753C2C1">
            <w:pPr>
              <w:snapToGrid/>
              <w:spacing w:line="360" w:lineRule="auto"/>
              <w:jc w:val="center"/>
              <w:textAlignment w:val="center"/>
              <w:rPr>
                <w:del w:id="3712" w:author="hui wan" w:date="2025-12-28T08:50:00Z"/>
                <w:rFonts w:eastAsia="宋体" w:cs="宋体"/>
                <w:snapToGrid/>
                <w:color w:val="FF0000"/>
                <w:spacing w:val="0"/>
                <w:kern w:val="0"/>
                <w:sz w:val="21"/>
                <w:szCs w:val="21"/>
              </w:rPr>
            </w:pPr>
            <w:del w:id="3713" w:author="hui wan" w:date="2025-12-28T08:50:00Z">
              <w:r>
                <w:rPr>
                  <w:rFonts w:hint="eastAsia" w:eastAsia="宋体" w:cs="宋体"/>
                  <w:snapToGrid/>
                  <w:color w:val="FF0000"/>
                  <w:spacing w:val="0"/>
                  <w:kern w:val="0"/>
                  <w:sz w:val="21"/>
                  <w:szCs w:val="21"/>
                </w:rPr>
                <w:delText>5</w:delText>
              </w:r>
            </w:del>
          </w:p>
        </w:tc>
        <w:tc>
          <w:tcPr>
            <w:tcW w:w="1421" w:type="dxa"/>
            <w:vAlign w:val="center"/>
          </w:tcPr>
          <w:p w14:paraId="63634E56">
            <w:pPr>
              <w:snapToGrid/>
              <w:spacing w:line="360" w:lineRule="auto"/>
              <w:jc w:val="center"/>
              <w:textAlignment w:val="center"/>
              <w:rPr>
                <w:del w:id="3714" w:author="hui wan" w:date="2025-12-28T08:50:00Z"/>
                <w:rFonts w:eastAsia="宋体" w:cs="宋体"/>
                <w:snapToGrid/>
                <w:color w:val="0000FF"/>
                <w:spacing w:val="0"/>
                <w:kern w:val="0"/>
                <w:sz w:val="21"/>
                <w:szCs w:val="21"/>
              </w:rPr>
            </w:pPr>
            <w:del w:id="3715" w:author="hui wan" w:date="2025-12-28T08:50:00Z">
              <w:r>
                <w:rPr>
                  <w:rFonts w:hint="eastAsia" w:eastAsia="宋体" w:cs="宋体"/>
                  <w:snapToGrid/>
                  <w:color w:val="0000FF"/>
                  <w:spacing w:val="0"/>
                  <w:kern w:val="0"/>
                  <w:sz w:val="21"/>
                  <w:szCs w:val="21"/>
                </w:rPr>
                <w:delText>100</w:delText>
              </w:r>
            </w:del>
          </w:p>
        </w:tc>
      </w:tr>
    </w:tbl>
    <w:p w14:paraId="54D73254">
      <w:pPr>
        <w:snapToGrid/>
        <w:spacing w:line="360" w:lineRule="auto"/>
        <w:ind w:firstLine="0"/>
        <w:textAlignment w:val="center"/>
        <w:rPr>
          <w:del w:id="3716" w:author="hui wan" w:date="2025-12-28T08:50:00Z"/>
          <w:rFonts w:eastAsia="宋体" w:cs="宋体"/>
          <w:snapToGrid/>
          <w:color w:val="0000FF"/>
          <w:spacing w:val="0"/>
          <w:kern w:val="0"/>
          <w:sz w:val="21"/>
          <w:szCs w:val="21"/>
        </w:rPr>
      </w:pPr>
      <w:commentRangeStart w:id="11"/>
      <w:commentRangeStart w:id="12"/>
    </w:p>
    <w:p w14:paraId="5EB2AC56">
      <w:pPr>
        <w:snapToGrid/>
        <w:spacing w:line="360" w:lineRule="auto"/>
        <w:ind w:firstLine="0"/>
        <w:textAlignment w:val="center"/>
        <w:rPr>
          <w:del w:id="3717" w:author="hui wan" w:date="2025-12-28T08:50:00Z"/>
          <w:rFonts w:eastAsia="宋体" w:cs="宋体"/>
          <w:snapToGrid/>
          <w:color w:val="0000FF"/>
          <w:spacing w:val="0"/>
          <w:kern w:val="0"/>
          <w:sz w:val="21"/>
          <w:szCs w:val="21"/>
        </w:rPr>
      </w:pPr>
    </w:p>
    <w:p w14:paraId="078A47B2">
      <w:pPr>
        <w:snapToGrid/>
        <w:spacing w:line="360" w:lineRule="auto"/>
        <w:ind w:firstLine="0"/>
        <w:textAlignment w:val="center"/>
        <w:rPr>
          <w:del w:id="3718" w:author="hui wan" w:date="2025-12-28T08:50:00Z"/>
          <w:rFonts w:eastAsia="宋体" w:cs="宋体"/>
          <w:snapToGrid/>
          <w:color w:val="0000FF"/>
          <w:spacing w:val="0"/>
          <w:kern w:val="0"/>
          <w:sz w:val="21"/>
          <w:szCs w:val="21"/>
        </w:rPr>
      </w:pPr>
      <w:del w:id="3719" w:author="hui wan" w:date="2025-12-28T08:50:00Z">
        <w:r>
          <w:rPr>
            <w:rFonts w:hint="eastAsia" w:eastAsia="宋体" w:cs="宋体"/>
            <w:snapToGrid/>
            <w:color w:val="0000FF"/>
            <w:spacing w:val="0"/>
            <w:kern w:val="0"/>
            <w:sz w:val="21"/>
            <w:szCs w:val="21"/>
          </w:rPr>
          <w:delText>引文顺序正确，数量一致。文中最大引文序号为： 22 = 22 (文后文献的最大/最后编号)。</w:delText>
        </w:r>
      </w:del>
    </w:p>
    <w:p w14:paraId="5EED3315">
      <w:pPr>
        <w:snapToGrid/>
        <w:spacing w:line="360" w:lineRule="auto"/>
        <w:ind w:firstLine="0"/>
        <w:textAlignment w:val="center"/>
        <w:rPr>
          <w:del w:id="3720" w:author="hui wan" w:date="2025-12-28T08:50:00Z"/>
          <w:rFonts w:eastAsia="宋体" w:cs="宋体"/>
          <w:snapToGrid/>
          <w:color w:val="0000FF"/>
          <w:spacing w:val="0"/>
          <w:kern w:val="0"/>
          <w:sz w:val="21"/>
          <w:szCs w:val="21"/>
        </w:rPr>
      </w:pPr>
    </w:p>
    <w:p w14:paraId="4CCD880A">
      <w:pPr>
        <w:snapToGrid/>
        <w:spacing w:line="360" w:lineRule="auto"/>
        <w:ind w:firstLine="0"/>
        <w:textAlignment w:val="center"/>
        <w:rPr>
          <w:del w:id="3721" w:author="hui wan" w:date="2025-12-28T08:50:00Z"/>
          <w:rFonts w:eastAsia="宋体" w:cs="宋体"/>
          <w:snapToGrid/>
          <w:color w:val="0000FF"/>
          <w:spacing w:val="0"/>
          <w:kern w:val="0"/>
          <w:sz w:val="21"/>
          <w:szCs w:val="21"/>
        </w:rPr>
      </w:pPr>
      <w:del w:id="3722" w:author="hui wan" w:date="2025-12-28T08:50:00Z">
        <w:r>
          <w:rPr>
            <w:rFonts w:hint="eastAsia" w:eastAsia="宋体" w:cs="宋体"/>
            <w:snapToGrid/>
            <w:color w:val="0000FF"/>
            <w:spacing w:val="0"/>
            <w:kern w:val="0"/>
            <w:sz w:val="21"/>
            <w:szCs w:val="21"/>
          </w:rPr>
          <w:delText>文中施引和文后文献列表概况：</w:delText>
        </w:r>
      </w:del>
    </w:p>
    <w:p w14:paraId="03E8D88E">
      <w:pPr>
        <w:snapToGrid/>
        <w:spacing w:line="360" w:lineRule="auto"/>
        <w:ind w:firstLine="0"/>
        <w:textAlignment w:val="center"/>
        <w:rPr>
          <w:del w:id="3723" w:author="hui wan" w:date="2025-12-28T08:50:00Z"/>
          <w:rFonts w:eastAsia="宋体" w:cs="宋体"/>
          <w:snapToGrid/>
          <w:color w:val="0000FF"/>
          <w:spacing w:val="0"/>
          <w:kern w:val="0"/>
          <w:sz w:val="21"/>
          <w:szCs w:val="21"/>
        </w:rPr>
      </w:pPr>
      <w:del w:id="3724" w:author="hui wan" w:date="2025-12-28T08:50:00Z">
        <w:r>
          <w:rPr>
            <w:rFonts w:hint="eastAsia" w:eastAsia="宋体" w:cs="宋体"/>
            <w:snapToGrid/>
            <w:color w:val="0000FF"/>
            <w:spacing w:val="0"/>
            <w:kern w:val="0"/>
            <w:sz w:val="21"/>
            <w:szCs w:val="21"/>
          </w:rPr>
          <w:delText>文中施引最末位置  =  4 / 17 页</w:delText>
        </w:r>
      </w:del>
    </w:p>
    <w:p w14:paraId="16C868CD">
      <w:pPr>
        <w:snapToGrid/>
        <w:spacing w:line="360" w:lineRule="auto"/>
        <w:ind w:firstLine="0"/>
        <w:textAlignment w:val="center"/>
        <w:rPr>
          <w:del w:id="3725" w:author="hui wan" w:date="2025-12-28T08:50:00Z"/>
          <w:rFonts w:eastAsia="宋体" w:cs="宋体"/>
          <w:snapToGrid/>
          <w:color w:val="0000FF"/>
          <w:spacing w:val="0"/>
          <w:kern w:val="0"/>
          <w:sz w:val="21"/>
          <w:szCs w:val="21"/>
        </w:rPr>
      </w:pPr>
      <w:del w:id="3726" w:author="hui wan" w:date="2025-12-28T08:50:00Z">
        <w:r>
          <w:rPr>
            <w:rFonts w:hint="eastAsia" w:eastAsia="宋体" w:cs="宋体"/>
            <w:snapToGrid/>
            <w:color w:val="0000FF"/>
            <w:spacing w:val="0"/>
            <w:kern w:val="0"/>
            <w:sz w:val="21"/>
            <w:szCs w:val="21"/>
          </w:rPr>
          <w:delText>文中施引的位置数  =  22</w:delText>
        </w:r>
      </w:del>
    </w:p>
    <w:p w14:paraId="21693034">
      <w:pPr>
        <w:snapToGrid/>
        <w:spacing w:line="360" w:lineRule="auto"/>
        <w:ind w:firstLine="0"/>
        <w:textAlignment w:val="center"/>
        <w:rPr>
          <w:del w:id="3727" w:author="hui wan" w:date="2025-12-28T08:50:00Z"/>
          <w:rFonts w:eastAsia="宋体" w:cs="宋体"/>
          <w:snapToGrid/>
          <w:color w:val="0000FF"/>
          <w:spacing w:val="0"/>
          <w:kern w:val="0"/>
          <w:sz w:val="21"/>
          <w:szCs w:val="21"/>
        </w:rPr>
      </w:pPr>
      <w:del w:id="3728" w:author="hui wan" w:date="2025-12-28T08:50:00Z">
        <w:r>
          <w:rPr>
            <w:rFonts w:hint="eastAsia" w:eastAsia="宋体" w:cs="宋体"/>
            <w:snapToGrid/>
            <w:color w:val="0000FF"/>
            <w:spacing w:val="0"/>
            <w:kern w:val="0"/>
            <w:sz w:val="21"/>
            <w:szCs w:val="21"/>
          </w:rPr>
          <w:delText>文中最大引文序号  =  22</w:delText>
        </w:r>
      </w:del>
    </w:p>
    <w:p w14:paraId="5B6B096A">
      <w:pPr>
        <w:snapToGrid/>
        <w:spacing w:line="360" w:lineRule="auto"/>
        <w:ind w:firstLine="0"/>
        <w:textAlignment w:val="center"/>
        <w:rPr>
          <w:del w:id="3729" w:author="hui wan" w:date="2025-12-28T08:50:00Z"/>
          <w:rFonts w:eastAsia="宋体" w:cs="宋体"/>
          <w:snapToGrid/>
          <w:color w:val="0000FF"/>
          <w:spacing w:val="0"/>
          <w:kern w:val="0"/>
          <w:sz w:val="21"/>
          <w:szCs w:val="21"/>
        </w:rPr>
      </w:pPr>
      <w:del w:id="3730" w:author="hui wan" w:date="2025-12-28T08:50:00Z">
        <w:r>
          <w:rPr>
            <w:rFonts w:hint="eastAsia" w:eastAsia="宋体" w:cs="宋体"/>
            <w:snapToGrid/>
            <w:color w:val="0000FF"/>
            <w:spacing w:val="0"/>
            <w:kern w:val="0"/>
            <w:sz w:val="21"/>
            <w:szCs w:val="21"/>
          </w:rPr>
          <w:delText>文中实际引用条数  =  22</w:delText>
        </w:r>
      </w:del>
    </w:p>
    <w:p w14:paraId="34550F22">
      <w:pPr>
        <w:snapToGrid/>
        <w:spacing w:line="360" w:lineRule="auto"/>
        <w:ind w:firstLine="0"/>
        <w:textAlignment w:val="center"/>
        <w:rPr>
          <w:del w:id="3731" w:author="hui wan" w:date="2025-12-28T08:50:00Z"/>
          <w:rFonts w:eastAsia="宋体" w:cs="宋体"/>
          <w:snapToGrid/>
          <w:color w:val="0000FF"/>
          <w:spacing w:val="0"/>
          <w:kern w:val="0"/>
          <w:sz w:val="21"/>
          <w:szCs w:val="21"/>
        </w:rPr>
      </w:pPr>
      <w:del w:id="3732" w:author="hui wan" w:date="2025-12-28T08:50:00Z">
        <w:r>
          <w:rPr>
            <w:rFonts w:hint="eastAsia" w:eastAsia="宋体" w:cs="宋体"/>
            <w:snapToGrid/>
            <w:color w:val="0000FF"/>
            <w:spacing w:val="0"/>
            <w:kern w:val="0"/>
            <w:sz w:val="21"/>
            <w:szCs w:val="21"/>
          </w:rPr>
          <w:delText>文后文献最大编号  =  22</w:delText>
        </w:r>
      </w:del>
    </w:p>
    <w:p w14:paraId="3E326D35">
      <w:pPr>
        <w:snapToGrid/>
        <w:spacing w:line="360" w:lineRule="auto"/>
        <w:ind w:firstLine="0"/>
        <w:textAlignment w:val="center"/>
        <w:rPr>
          <w:del w:id="3733" w:author="hui wan" w:date="2025-12-28T08:50:00Z"/>
          <w:rFonts w:eastAsia="宋体" w:cs="宋体"/>
          <w:snapToGrid/>
          <w:color w:val="000000"/>
          <w:spacing w:val="0"/>
          <w:kern w:val="0"/>
          <w:sz w:val="21"/>
          <w:szCs w:val="21"/>
        </w:rPr>
      </w:pPr>
      <w:del w:id="3734" w:author="hui wan" w:date="2025-12-28T08:50:00Z">
        <w:r>
          <w:rPr>
            <w:rFonts w:hint="eastAsia" w:eastAsia="宋体" w:cs="宋体"/>
            <w:snapToGrid/>
            <w:color w:val="0000FF"/>
            <w:spacing w:val="0"/>
            <w:kern w:val="0"/>
            <w:sz w:val="21"/>
            <w:szCs w:val="21"/>
          </w:rPr>
          <w:delText>文后文献实际条数  =  22</w:delText>
        </w:r>
      </w:del>
    </w:p>
    <w:p w14:paraId="2F946CA3">
      <w:pPr>
        <w:snapToGrid/>
        <w:spacing w:line="360" w:lineRule="auto"/>
        <w:ind w:firstLine="0"/>
        <w:textAlignment w:val="center"/>
        <w:rPr>
          <w:del w:id="3735" w:author="hui wan" w:date="2025-12-28T08:50:00Z"/>
          <w:rFonts w:eastAsia="宋体" w:cs="宋体"/>
          <w:snapToGrid/>
          <w:color w:val="000000"/>
          <w:spacing w:val="0"/>
          <w:kern w:val="0"/>
          <w:sz w:val="21"/>
          <w:szCs w:val="21"/>
        </w:rPr>
      </w:pPr>
    </w:p>
    <w:p w14:paraId="6C186FA5">
      <w:pPr>
        <w:snapToGrid/>
        <w:spacing w:line="360" w:lineRule="auto"/>
        <w:ind w:firstLine="0"/>
        <w:textAlignment w:val="center"/>
        <w:rPr>
          <w:del w:id="3736" w:author="hui wan" w:date="2025-12-28T08:50:00Z"/>
          <w:rFonts w:eastAsia="宋体" w:cs="宋体"/>
          <w:snapToGrid/>
          <w:color w:val="000000"/>
          <w:spacing w:val="0"/>
          <w:kern w:val="0"/>
          <w:sz w:val="21"/>
          <w:szCs w:val="21"/>
        </w:rPr>
      </w:pPr>
      <w:del w:id="3737" w:author="hui wan" w:date="2025-12-28T08:50:00Z">
        <w:r>
          <w:rPr>
            <w:rFonts w:hint="eastAsia" w:eastAsia="宋体" w:cs="宋体"/>
            <w:snapToGrid/>
            <w:color w:val="000000"/>
            <w:spacing w:val="0"/>
            <w:kern w:val="0"/>
            <w:sz w:val="21"/>
            <w:szCs w:val="21"/>
          </w:rPr>
          <w:delText>文后文献序号连续性无误。</w:delText>
        </w:r>
      </w:del>
    </w:p>
    <w:p w14:paraId="00800342">
      <w:pPr>
        <w:snapToGrid/>
        <w:spacing w:line="360" w:lineRule="auto"/>
        <w:ind w:firstLine="0"/>
        <w:textAlignment w:val="center"/>
        <w:rPr>
          <w:del w:id="3738" w:author="hui wan" w:date="2025-12-28T08:50:00Z"/>
          <w:rFonts w:eastAsia="宋体" w:cs="宋体"/>
          <w:snapToGrid/>
          <w:color w:val="000000"/>
          <w:spacing w:val="0"/>
          <w:kern w:val="0"/>
          <w:sz w:val="21"/>
          <w:szCs w:val="21"/>
        </w:rPr>
      </w:pPr>
    </w:p>
    <w:p w14:paraId="4A09A742">
      <w:pPr>
        <w:snapToGrid/>
        <w:spacing w:line="360" w:lineRule="auto"/>
        <w:ind w:firstLine="0"/>
        <w:textAlignment w:val="center"/>
        <w:rPr>
          <w:del w:id="3739" w:author="hui wan" w:date="2025-12-28T08:50:00Z"/>
          <w:rFonts w:eastAsia="宋体" w:cs="宋体"/>
          <w:snapToGrid/>
          <w:color w:val="FF0000"/>
          <w:spacing w:val="0"/>
          <w:kern w:val="0"/>
          <w:sz w:val="21"/>
          <w:szCs w:val="21"/>
        </w:rPr>
      </w:pPr>
      <w:del w:id="3740" w:author="hui wan" w:date="2025-12-28T08:50:00Z">
        <w:r>
          <w:rPr>
            <w:rFonts w:hint="eastAsia" w:eastAsia="宋体" w:cs="宋体"/>
            <w:snapToGrid/>
            <w:color w:val="FF0000"/>
            <w:spacing w:val="0"/>
            <w:kern w:val="0"/>
            <w:sz w:val="21"/>
            <w:szCs w:val="21"/>
          </w:rPr>
          <w:delText>恭喜，未发现重复的文献！</w:delText>
        </w:r>
      </w:del>
    </w:p>
    <w:p w14:paraId="6F62763A">
      <w:pPr>
        <w:snapToGrid/>
        <w:spacing w:line="360" w:lineRule="auto"/>
        <w:ind w:firstLine="0"/>
        <w:textAlignment w:val="center"/>
        <w:rPr>
          <w:del w:id="3741" w:author="hui wan" w:date="2025-12-28T08:50:00Z"/>
          <w:rFonts w:eastAsia="宋体" w:cs="宋体"/>
          <w:snapToGrid/>
          <w:color w:val="FF0000"/>
          <w:spacing w:val="0"/>
          <w:kern w:val="0"/>
          <w:sz w:val="21"/>
          <w:szCs w:val="21"/>
        </w:rPr>
      </w:pPr>
    </w:p>
    <w:p w14:paraId="2F5E7FEA">
      <w:pPr>
        <w:snapToGrid/>
        <w:spacing w:line="360" w:lineRule="auto"/>
        <w:ind w:firstLine="0"/>
        <w:textAlignment w:val="center"/>
        <w:rPr>
          <w:ins w:id="3742" w:author="hui wan" w:date="2025-12-28T08:50:00Z"/>
          <w:rFonts w:eastAsia="宋体" w:cs="宋体"/>
          <w:snapToGrid/>
          <w:color w:val="FF0000"/>
          <w:spacing w:val="0"/>
          <w:kern w:val="0"/>
          <w:sz w:val="21"/>
          <w:szCs w:val="21"/>
        </w:rPr>
      </w:pPr>
      <w:ins w:id="3743" w:author="hui wan" w:date="2025-12-28T08:50:00Z">
        <w:r>
          <w:rPr>
            <w:rFonts w:hint="eastAsia" w:eastAsia="宋体" w:cs="宋体"/>
            <w:snapToGrid/>
            <w:color w:val="FF0000"/>
            <w:spacing w:val="0"/>
            <w:kern w:val="0"/>
            <w:sz w:val="21"/>
            <w:szCs w:val="21"/>
          </w:rPr>
          <w:t>作者简介：</w:t>
        </w:r>
        <w:commentRangeEnd w:id="11"/>
      </w:ins>
      <w:ins w:id="3744" w:author="hui wan" w:date="2025-12-28T08:51:00Z">
        <w:r>
          <w:rPr>
            <w:rStyle w:val="25"/>
          </w:rPr>
          <w:commentReference w:id="11"/>
        </w:r>
        <w:commentRangeEnd w:id="12"/>
      </w:ins>
      <w:r>
        <w:commentReference w:id="12"/>
      </w:r>
    </w:p>
    <w:p w14:paraId="348E670A">
      <w:pPr>
        <w:widowControl/>
        <w:snapToGrid/>
        <w:spacing w:line="360" w:lineRule="auto"/>
        <w:ind w:left="0" w:leftChars="0" w:firstLine="0" w:firstLineChars="0"/>
        <w:rPr>
          <w:ins w:id="3745" w:author="Somomgbeom [2]" w:date="2026-01-07T22:22:52Z"/>
          <w:rFonts w:hint="eastAsia" w:eastAsia="黑体"/>
          <w:bCs/>
          <w:snapToGrid/>
          <w:color w:val="000000"/>
          <w:spacing w:val="0"/>
          <w:sz w:val="18"/>
        </w:rPr>
      </w:pPr>
      <w:ins w:id="3746" w:author="Somomgbeom [2]" w:date="2026-01-07T22:22:52Z">
        <w:r>
          <w:rPr>
            <w:rFonts w:hint="eastAsia" w:eastAsia="黑体"/>
            <w:bCs/>
            <w:snapToGrid/>
            <w:color w:val="000000"/>
            <w:spacing w:val="0"/>
            <w:sz w:val="18"/>
          </w:rPr>
          <w:drawing>
            <wp:inline distT="0" distB="0" distL="0" distR="0">
              <wp:extent cx="1057275" cy="1438275"/>
              <wp:effectExtent l="0" t="0" r="9525" b="9525"/>
              <wp:docPr id="12" name="图片 6" descr="申请者本人证件照"/>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6" descr="申请者本人证件照"/>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057275" cy="1438275"/>
                      </a:xfrm>
                      <a:prstGeom prst="rect">
                        <a:avLst/>
                      </a:prstGeom>
                      <a:noFill/>
                      <a:ln>
                        <a:noFill/>
                      </a:ln>
                      <a:effectLst/>
                    </pic:spPr>
                  </pic:pic>
                </a:graphicData>
              </a:graphic>
            </wp:inline>
          </w:drawing>
        </w:r>
      </w:ins>
    </w:p>
    <w:p w14:paraId="0C28E548">
      <w:pPr>
        <w:widowControl/>
        <w:snapToGrid/>
        <w:spacing w:line="360" w:lineRule="auto"/>
        <w:ind w:left="0" w:leftChars="0" w:firstLine="0" w:firstLineChars="0"/>
        <w:rPr>
          <w:ins w:id="3748" w:author="Somomgbeom [2]" w:date="2026-01-07T22:22:52Z"/>
          <w:rFonts w:hint="eastAsia" w:hAnsi="宋体" w:eastAsia="宋体" w:cs="宋体"/>
          <w:iCs/>
          <w:snapToGrid/>
          <w:color w:val="000000"/>
          <w:spacing w:val="0"/>
          <w:kern w:val="0"/>
          <w:sz w:val="24"/>
        </w:rPr>
      </w:pPr>
      <w:ins w:id="3749" w:author="Somomgbeom [2]" w:date="2026-01-07T22:22:52Z">
        <w:r>
          <w:rPr>
            <w:rFonts w:hint="eastAsia" w:hAnsi="宋体" w:eastAsia="宋体" w:cs="宋体"/>
            <w:iCs/>
            <w:snapToGrid/>
            <w:color w:val="000000"/>
            <w:spacing w:val="0"/>
            <w:kern w:val="0"/>
            <w:sz w:val="24"/>
          </w:rPr>
          <w:t>诸葛斌（1976− ），男，博士，浙江工商大学信息与电子工程学院教授，主要研究方向为网络和通信技术、互联网技术和网络安全。</w:t>
        </w:r>
      </w:ins>
    </w:p>
    <w:p w14:paraId="4C96AE99">
      <w:pPr>
        <w:widowControl/>
        <w:snapToGrid/>
        <w:spacing w:line="360" w:lineRule="auto"/>
        <w:ind w:left="0" w:leftChars="0" w:firstLine="0" w:firstLineChars="0"/>
        <w:rPr>
          <w:ins w:id="3750" w:author="Somomgbeom [2]" w:date="2026-01-07T22:22:52Z"/>
          <w:rFonts w:hint="eastAsia" w:hAnsi="宋体" w:eastAsia="宋体" w:cs="宋体"/>
          <w:i w:val="0"/>
          <w:iCs/>
          <w:snapToGrid/>
          <w:color w:val="000000"/>
          <w:spacing w:val="0"/>
          <w:kern w:val="0"/>
          <w:sz w:val="24"/>
          <w:szCs w:val="24"/>
          <w:lang w:eastAsia="zh-CN"/>
        </w:rPr>
      </w:pPr>
      <w:ins w:id="3751" w:author="Somomgbeom [2]" w:date="2026-01-07T22:22:52Z">
        <w:r>
          <w:rPr>
            <w:rFonts w:hint="eastAsia" w:hAnsi="宋体" w:eastAsia="宋体" w:cs="宋体"/>
            <w:i w:val="0"/>
            <w:iCs/>
            <w:snapToGrid/>
            <w:color w:val="000000"/>
            <w:spacing w:val="0"/>
            <w:kern w:val="0"/>
            <w:sz w:val="24"/>
            <w:szCs w:val="24"/>
            <w:lang w:eastAsia="zh-CN"/>
          </w:rPr>
          <w:drawing>
            <wp:inline distT="0" distB="0" distL="114300" distR="114300">
              <wp:extent cx="1054735" cy="1440180"/>
              <wp:effectExtent l="0" t="0" r="12065" b="7620"/>
              <wp:docPr id="7" name="图片 7" descr="275f8b7caf0310f1a12bef111d8ea6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275f8b7caf0310f1a12bef111d8ea6c"/>
                      <pic:cNvPicPr>
                        <a:picLocks noChangeAspect="1"/>
                      </pic:cNvPicPr>
                    </pic:nvPicPr>
                    <pic:blipFill>
                      <a:blip r:embed="rId17"/>
                      <a:stretch>
                        <a:fillRect/>
                      </a:stretch>
                    </pic:blipFill>
                    <pic:spPr>
                      <a:xfrm>
                        <a:off x="0" y="0"/>
                        <a:ext cx="1054735" cy="1440180"/>
                      </a:xfrm>
                      <a:prstGeom prst="rect">
                        <a:avLst/>
                      </a:prstGeom>
                      <a:noFill/>
                      <a:ln>
                        <a:noFill/>
                      </a:ln>
                    </pic:spPr>
                  </pic:pic>
                </a:graphicData>
              </a:graphic>
            </wp:inline>
          </w:drawing>
        </w:r>
      </w:ins>
    </w:p>
    <w:p w14:paraId="4175B53A">
      <w:pPr>
        <w:widowControl/>
        <w:snapToGrid/>
        <w:spacing w:line="360" w:lineRule="auto"/>
        <w:ind w:left="0" w:leftChars="0" w:firstLine="0" w:firstLineChars="0"/>
        <w:rPr>
          <w:ins w:id="3753" w:author="Somomgbeom [2]" w:date="2026-01-07T22:22:52Z"/>
          <w:rFonts w:hint="eastAsia" w:hAnsi="宋体" w:eastAsia="宋体" w:cs="宋体"/>
          <w:iCs/>
          <w:snapToGrid/>
          <w:color w:val="000000"/>
          <w:spacing w:val="0"/>
          <w:kern w:val="0"/>
          <w:sz w:val="24"/>
        </w:rPr>
      </w:pPr>
      <w:ins w:id="3754" w:author="Somomgbeom [2]" w:date="2026-01-07T22:22:52Z">
        <w:r>
          <w:rPr>
            <w:rFonts w:hint="eastAsia" w:hAnsi="宋体" w:eastAsia="宋体" w:cs="宋体"/>
            <w:i w:val="0"/>
            <w:iCs/>
            <w:snapToGrid/>
            <w:color w:val="000000"/>
            <w:spacing w:val="0"/>
            <w:kern w:val="0"/>
            <w:sz w:val="24"/>
            <w:szCs w:val="24"/>
          </w:rPr>
          <w:t>肖梦凡(2001</w:t>
        </w:r>
      </w:ins>
      <w:ins w:id="3755" w:author="Somomgbeom [2]" w:date="2026-01-07T22:22:52Z">
        <w:r>
          <w:rPr>
            <w:rFonts w:hint="eastAsia" w:hAnsi="宋体" w:eastAsia="宋体" w:cs="宋体"/>
            <w:iCs/>
            <w:snapToGrid/>
            <w:color w:val="000000"/>
            <w:spacing w:val="0"/>
            <w:kern w:val="0"/>
            <w:sz w:val="24"/>
          </w:rPr>
          <w:t xml:space="preserve">− </w:t>
        </w:r>
      </w:ins>
      <w:ins w:id="3756" w:author="Somomgbeom [2]" w:date="2026-01-07T22:22:52Z">
        <w:r>
          <w:rPr>
            <w:rFonts w:hint="eastAsia" w:hAnsi="宋体" w:eastAsia="宋体" w:cs="宋体"/>
            <w:i w:val="0"/>
            <w:iCs/>
            <w:snapToGrid/>
            <w:color w:val="000000"/>
            <w:spacing w:val="0"/>
            <w:kern w:val="0"/>
            <w:sz w:val="24"/>
            <w:szCs w:val="24"/>
          </w:rPr>
          <w:t>)，女，浙江工商大学信息与电子工程学院硕士生，主要研究方向为智慧教育和个性化推荐。</w:t>
        </w:r>
      </w:ins>
    </w:p>
    <w:p w14:paraId="24AE514F">
      <w:pPr>
        <w:widowControl/>
        <w:snapToGrid/>
        <w:spacing w:line="360" w:lineRule="auto"/>
        <w:ind w:firstLine="0"/>
        <w:rPr>
          <w:ins w:id="3757" w:author="Somomgbeom [2]" w:date="2026-01-07T22:22:52Z"/>
          <w:rFonts w:hint="eastAsia" w:hAnsi="宋体" w:eastAsia="宋体" w:cs="宋体"/>
          <w:iCs/>
          <w:snapToGrid/>
          <w:color w:val="000000"/>
          <w:spacing w:val="0"/>
          <w:kern w:val="0"/>
          <w:sz w:val="24"/>
        </w:rPr>
      </w:pPr>
    </w:p>
    <w:p w14:paraId="34388956">
      <w:pPr>
        <w:widowControl/>
        <w:snapToGrid/>
        <w:spacing w:line="360" w:lineRule="auto"/>
        <w:ind w:left="0" w:leftChars="0" w:firstLine="0" w:firstLineChars="0"/>
        <w:rPr>
          <w:ins w:id="3758" w:author="Somomgbeom [2]" w:date="2026-01-07T22:22:52Z"/>
          <w:rFonts w:hint="eastAsia" w:hAnsi="宋体" w:eastAsia="宋体" w:cs="宋体"/>
          <w:iCs/>
          <w:snapToGrid/>
          <w:color w:val="000000"/>
          <w:spacing w:val="0"/>
          <w:kern w:val="0"/>
          <w:sz w:val="24"/>
        </w:rPr>
      </w:pPr>
      <w:ins w:id="3759" w:author="Somomgbeom [2]" w:date="2026-01-07T22:22:52Z">
        <w:r>
          <w:rPr>
            <w:rFonts w:hint="eastAsia" w:hAnsi="宋体" w:eastAsia="宋体" w:cs="宋体"/>
            <w:iCs/>
            <w:snapToGrid/>
            <w:color w:val="000000"/>
            <w:spacing w:val="0"/>
            <w:kern w:val="0"/>
            <w:sz w:val="24"/>
          </w:rPr>
          <w:drawing>
            <wp:inline distT="0" distB="0" distL="0" distR="0">
              <wp:extent cx="1028700" cy="1438275"/>
              <wp:effectExtent l="0" t="0" r="12700" b="9525"/>
              <wp:docPr id="3" name="图片 5" desc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5" descr="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a:xfrm>
                        <a:off x="0" y="0"/>
                        <a:ext cx="1028700" cy="1438275"/>
                      </a:xfrm>
                      <a:prstGeom prst="rect">
                        <a:avLst/>
                      </a:prstGeom>
                      <a:noFill/>
                      <a:ln>
                        <a:noFill/>
                      </a:ln>
                      <a:effectLst/>
                    </pic:spPr>
                  </pic:pic>
                </a:graphicData>
              </a:graphic>
            </wp:inline>
          </w:drawing>
        </w:r>
      </w:ins>
    </w:p>
    <w:p w14:paraId="6FC83113">
      <w:pPr>
        <w:widowControl/>
        <w:snapToGrid/>
        <w:spacing w:line="360" w:lineRule="auto"/>
        <w:ind w:left="0" w:leftChars="0" w:firstLine="0" w:firstLineChars="0"/>
        <w:rPr>
          <w:ins w:id="3761" w:author="Somomgbeom [2]" w:date="2026-01-07T22:22:52Z"/>
          <w:rFonts w:hint="eastAsia" w:hAnsi="宋体" w:eastAsia="宋体" w:cs="宋体"/>
          <w:iCs/>
          <w:snapToGrid/>
          <w:color w:val="000000"/>
          <w:spacing w:val="0"/>
          <w:kern w:val="0"/>
          <w:sz w:val="24"/>
        </w:rPr>
      </w:pPr>
      <w:ins w:id="3762" w:author="Somomgbeom [2]" w:date="2026-01-07T22:22:52Z">
        <w:r>
          <w:rPr>
            <w:rFonts w:hint="eastAsia" w:hAnsi="宋体" w:eastAsia="宋体" w:cs="宋体"/>
            <w:iCs/>
            <w:snapToGrid/>
            <w:color w:val="000000"/>
            <w:spacing w:val="0"/>
            <w:kern w:val="0"/>
            <w:sz w:val="24"/>
          </w:rPr>
          <w:t>汪盈（2000− ），女，浙江工商大学信息与电子工程学院硕士生，主要研究方向为智慧教育和个性化推荐。</w:t>
        </w:r>
      </w:ins>
    </w:p>
    <w:p w14:paraId="0FBC24C8">
      <w:pPr>
        <w:widowControl/>
        <w:snapToGrid/>
        <w:spacing w:line="360" w:lineRule="auto"/>
        <w:ind w:left="0" w:leftChars="0" w:firstLine="0" w:firstLineChars="0"/>
        <w:rPr>
          <w:ins w:id="3763" w:author="Somomgbeom [2]" w:date="2026-01-07T22:22:52Z"/>
          <w:rFonts w:hint="eastAsia" w:hAnsi="宋体" w:eastAsia="宋体" w:cs="宋体"/>
          <w:iCs/>
          <w:snapToGrid/>
          <w:color w:val="000000"/>
          <w:spacing w:val="0"/>
          <w:kern w:val="0"/>
          <w:sz w:val="24"/>
        </w:rPr>
      </w:pPr>
    </w:p>
    <w:p w14:paraId="095B743D">
      <w:pPr>
        <w:widowControl/>
        <w:snapToGrid/>
        <w:spacing w:line="360" w:lineRule="auto"/>
        <w:ind w:left="0" w:leftChars="0" w:firstLine="0" w:firstLineChars="0"/>
        <w:rPr>
          <w:ins w:id="3764" w:author="Somomgbeom [2]" w:date="2026-01-07T22:22:52Z"/>
          <w:rFonts w:hint="eastAsia" w:eastAsia="宋体"/>
          <w:snapToGrid/>
          <w:color w:val="000000"/>
          <w:spacing w:val="0"/>
          <w:sz w:val="18"/>
          <w:szCs w:val="18"/>
        </w:rPr>
      </w:pPr>
      <w:ins w:id="3765" w:author="Somomgbeom [2]" w:date="2026-01-07T22:22:52Z">
        <w:r>
          <w:rPr>
            <w:rFonts w:hint="eastAsia" w:eastAsia="宋体"/>
            <w:snapToGrid/>
            <w:color w:val="000000"/>
            <w:spacing w:val="0"/>
            <w:sz w:val="18"/>
            <w:szCs w:val="18"/>
          </w:rPr>
          <w:drawing>
            <wp:inline distT="0" distB="0" distL="0" distR="0">
              <wp:extent cx="1190625" cy="1438275"/>
              <wp:effectExtent l="0" t="0" r="3175" b="9525"/>
              <wp:docPr id="11" name="图片 2" descr="d4a70485a3226168b3bb9b859929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2" descr="d4a70485a3226168b3bb9b85992904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a:xfrm>
                        <a:off x="0" y="0"/>
                        <a:ext cx="1190625" cy="1438275"/>
                      </a:xfrm>
                      <a:prstGeom prst="rect">
                        <a:avLst/>
                      </a:prstGeom>
                      <a:noFill/>
                      <a:ln>
                        <a:noFill/>
                      </a:ln>
                      <a:effectLst/>
                    </pic:spPr>
                  </pic:pic>
                </a:graphicData>
              </a:graphic>
            </wp:inline>
          </w:drawing>
        </w:r>
      </w:ins>
    </w:p>
    <w:p w14:paraId="56B94072">
      <w:pPr>
        <w:widowControl/>
        <w:snapToGrid/>
        <w:spacing w:line="360" w:lineRule="auto"/>
        <w:ind w:left="0" w:leftChars="0" w:firstLine="0" w:firstLineChars="0"/>
        <w:rPr>
          <w:ins w:id="3767" w:author="Somomgbeom [2]" w:date="2026-01-07T22:22:52Z"/>
          <w:rFonts w:hint="eastAsia" w:hAnsi="宋体" w:eastAsia="宋体" w:cs="宋体"/>
          <w:iCs/>
          <w:snapToGrid/>
          <w:color w:val="000000"/>
          <w:spacing w:val="0"/>
          <w:kern w:val="0"/>
          <w:sz w:val="24"/>
        </w:rPr>
      </w:pPr>
      <w:ins w:id="3768" w:author="Somomgbeom [2]" w:date="2026-01-07T22:22:52Z">
        <w:r>
          <w:rPr>
            <w:rFonts w:hAnsi="宋体" w:eastAsia="宋体" w:cs="宋体"/>
            <w:iCs/>
            <w:snapToGrid/>
            <w:color w:val="000000"/>
            <w:spacing w:val="0"/>
            <w:kern w:val="0"/>
            <w:sz w:val="24"/>
          </w:rPr>
          <w:t>董黎刚（1972− ），男，博士，浙江工商大学信息与电子工程学院教授，主要研究方向为智能网络、在线教育。</w:t>
        </w:r>
      </w:ins>
    </w:p>
    <w:p w14:paraId="15776996">
      <w:pPr>
        <w:widowControl/>
        <w:snapToGrid/>
        <w:spacing w:line="360" w:lineRule="auto"/>
        <w:ind w:firstLine="0"/>
        <w:rPr>
          <w:ins w:id="3769" w:author="Somomgbeom [2]" w:date="2026-01-07T22:22:52Z"/>
          <w:rFonts w:hint="eastAsia" w:hAnsi="宋体" w:eastAsia="宋体" w:cs="宋体"/>
          <w:iCs/>
          <w:snapToGrid/>
          <w:color w:val="000000"/>
          <w:spacing w:val="0"/>
          <w:kern w:val="0"/>
          <w:sz w:val="24"/>
        </w:rPr>
      </w:pPr>
    </w:p>
    <w:p w14:paraId="6E050F02">
      <w:pPr>
        <w:ind w:left="0" w:leftChars="0" w:firstLine="0" w:firstLineChars="0"/>
        <w:rPr>
          <w:ins w:id="3770" w:author="Somomgbeom [2]" w:date="2026-01-07T22:22:52Z"/>
          <w:rFonts w:hint="eastAsia" w:eastAsia="宋体"/>
          <w:lang w:eastAsia="zh-CN"/>
        </w:rPr>
      </w:pPr>
      <w:ins w:id="3771" w:author="Somomgbeom [2]" w:date="2026-01-07T22:22:52Z">
        <w:r>
          <w:rPr>
            <w:rFonts w:hint="eastAsia" w:eastAsia="宋体"/>
            <w:lang w:eastAsia="zh-CN"/>
          </w:rPr>
          <w:drawing>
            <wp:inline distT="0" distB="0" distL="114300" distR="114300">
              <wp:extent cx="1027430" cy="1440180"/>
              <wp:effectExtent l="0" t="0" r="13970" b="7620"/>
              <wp:docPr id="15" name="图片 15" descr="699e3e25f701ac99988021c878ff59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699e3e25f701ac99988021c878ff5956"/>
                      <pic:cNvPicPr>
                        <a:picLocks noChangeAspect="1"/>
                      </pic:cNvPicPr>
                    </pic:nvPicPr>
                    <pic:blipFill>
                      <a:blip r:embed="rId20"/>
                      <a:stretch>
                        <a:fillRect/>
                      </a:stretch>
                    </pic:blipFill>
                    <pic:spPr>
                      <a:xfrm>
                        <a:off x="0" y="0"/>
                        <a:ext cx="1027430" cy="1440180"/>
                      </a:xfrm>
                      <a:prstGeom prst="rect">
                        <a:avLst/>
                      </a:prstGeom>
                      <a:noFill/>
                      <a:ln>
                        <a:noFill/>
                      </a:ln>
                    </pic:spPr>
                  </pic:pic>
                </a:graphicData>
              </a:graphic>
            </wp:inline>
          </w:drawing>
        </w:r>
      </w:ins>
    </w:p>
    <w:p w14:paraId="2A2D7C51">
      <w:pPr>
        <w:ind w:left="0" w:leftChars="0" w:firstLine="0" w:firstLineChars="0"/>
        <w:rPr>
          <w:ins w:id="3773" w:author="Somomgbeom [2]" w:date="2026-01-07T22:22:52Z"/>
          <w:rFonts w:hint="eastAsia" w:hAnsi="宋体" w:eastAsia="宋体" w:cs="宋体"/>
          <w:iCs/>
          <w:snapToGrid/>
          <w:color w:val="000000"/>
          <w:spacing w:val="0"/>
          <w:kern w:val="0"/>
          <w:sz w:val="24"/>
          <w:lang w:eastAsia="zh-CN"/>
        </w:rPr>
      </w:pPr>
      <w:ins w:id="3774" w:author="Somomgbeom [2]" w:date="2026-01-07T22:22:52Z">
        <w:r>
          <w:rPr>
            <w:rFonts w:hint="eastAsia" w:eastAsia="宋体"/>
            <w:lang w:val="en-US" w:eastAsia="zh-CN"/>
          </w:rPr>
          <w:t>洪金珠（</w:t>
        </w:r>
      </w:ins>
      <w:ins w:id="3775" w:author="Somomgbeom [2]" w:date="2026-01-07T22:22:52Z">
        <w:r>
          <w:rPr>
            <w:rFonts w:hAnsi="宋体" w:eastAsia="宋体" w:cs="宋体"/>
            <w:iCs/>
            <w:snapToGrid/>
            <w:color w:val="000000"/>
            <w:spacing w:val="0"/>
            <w:kern w:val="0"/>
            <w:sz w:val="24"/>
          </w:rPr>
          <w:t>19</w:t>
        </w:r>
      </w:ins>
      <w:ins w:id="3776" w:author="Somomgbeom [2]" w:date="2026-01-07T22:22:52Z">
        <w:r>
          <w:rPr>
            <w:rFonts w:hint="eastAsia" w:hAnsi="宋体" w:eastAsia="宋体" w:cs="宋体"/>
            <w:iCs/>
            <w:snapToGrid/>
            <w:color w:val="000000"/>
            <w:spacing w:val="0"/>
            <w:kern w:val="0"/>
            <w:sz w:val="24"/>
            <w:lang w:val="en-US" w:eastAsia="zh-CN"/>
          </w:rPr>
          <w:t>7</w:t>
        </w:r>
      </w:ins>
      <w:ins w:id="3777" w:author="Somomgbeom [2]" w:date="2026-01-07T22:22:52Z">
        <w:r>
          <w:rPr>
            <w:rFonts w:hAnsi="宋体" w:eastAsia="宋体" w:cs="宋体"/>
            <w:iCs/>
            <w:snapToGrid/>
            <w:color w:val="000000"/>
            <w:spacing w:val="0"/>
            <w:kern w:val="0"/>
            <w:sz w:val="24"/>
          </w:rPr>
          <w:t xml:space="preserve">8− </w:t>
        </w:r>
      </w:ins>
      <w:ins w:id="3778" w:author="Somomgbeom [2]" w:date="2026-01-07T22:22:52Z">
        <w:r>
          <w:rPr>
            <w:rFonts w:hint="eastAsia" w:eastAsia="宋体"/>
            <w:lang w:val="en-US" w:eastAsia="zh-CN"/>
          </w:rPr>
          <w:t>），女，浙江工商大学统计与数据科学学院讲师，</w:t>
        </w:r>
      </w:ins>
      <w:ins w:id="3779" w:author="Somomgbeom [2]" w:date="2026-01-07T22:22:52Z">
        <w:r>
          <w:rPr>
            <w:rFonts w:hint="eastAsia" w:hAnsi="宋体" w:eastAsia="宋体" w:cs="宋体"/>
            <w:iCs/>
            <w:snapToGrid/>
            <w:color w:val="000000"/>
            <w:spacing w:val="0"/>
            <w:kern w:val="0"/>
            <w:sz w:val="24"/>
          </w:rPr>
          <w:t>主要研究方向为</w:t>
        </w:r>
      </w:ins>
      <w:ins w:id="3780" w:author="Somomgbeom [2]" w:date="2026-01-07T22:22:52Z">
        <w:r>
          <w:rPr>
            <w:rFonts w:hint="eastAsia" w:hAnsi="宋体" w:eastAsia="宋体" w:cs="宋体"/>
            <w:iCs/>
            <w:snapToGrid/>
            <w:color w:val="000000"/>
            <w:spacing w:val="0"/>
            <w:kern w:val="0"/>
            <w:sz w:val="24"/>
            <w:lang w:val="en-US" w:eastAsia="zh-CN"/>
          </w:rPr>
          <w:t>在线教育、大数据</w:t>
        </w:r>
      </w:ins>
      <w:ins w:id="3781" w:author="Somomgbeom [2]" w:date="2026-01-07T22:22:52Z">
        <w:r>
          <w:rPr>
            <w:rFonts w:hint="eastAsia" w:hAnsi="宋体" w:eastAsia="宋体" w:cs="宋体"/>
            <w:iCs/>
            <w:snapToGrid/>
            <w:color w:val="000000"/>
            <w:spacing w:val="0"/>
            <w:kern w:val="0"/>
            <w:sz w:val="24"/>
            <w:lang w:eastAsia="zh-CN"/>
          </w:rPr>
          <w:t>。</w:t>
        </w:r>
      </w:ins>
    </w:p>
    <w:p w14:paraId="7479EDE0">
      <w:pPr>
        <w:widowControl/>
        <w:snapToGrid/>
        <w:spacing w:line="360" w:lineRule="auto"/>
        <w:ind w:left="0" w:leftChars="0" w:firstLine="0" w:firstLineChars="0"/>
        <w:rPr>
          <w:ins w:id="3782" w:author="Somomgbeom [2]" w:date="2026-01-07T22:22:52Z"/>
          <w:rFonts w:eastAsia="宋体"/>
          <w:snapToGrid/>
          <w:spacing w:val="0"/>
          <w:sz w:val="21"/>
        </w:rPr>
      </w:pPr>
      <w:ins w:id="3783" w:author="Somomgbeom [2]" w:date="2026-01-07T22:22:52Z">
        <w:r>
          <w:rPr>
            <w:rFonts w:eastAsia="宋体"/>
            <w:snapToGrid/>
            <w:spacing w:val="0"/>
            <w:sz w:val="21"/>
          </w:rPr>
          <w:drawing>
            <wp:inline distT="0" distB="0" distL="0" distR="0">
              <wp:extent cx="1028700" cy="1438275"/>
              <wp:effectExtent l="0" t="0" r="12700" b="9525"/>
              <wp:docPr id="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a:xfrm>
                        <a:off x="0" y="0"/>
                        <a:ext cx="1028700" cy="1438275"/>
                      </a:xfrm>
                      <a:prstGeom prst="rect">
                        <a:avLst/>
                      </a:prstGeom>
                      <a:noFill/>
                      <a:ln>
                        <a:noFill/>
                      </a:ln>
                      <a:effectLst/>
                    </pic:spPr>
                  </pic:pic>
                </a:graphicData>
              </a:graphic>
            </wp:inline>
          </w:drawing>
        </w:r>
      </w:ins>
    </w:p>
    <w:p w14:paraId="091B27A8">
      <w:pPr>
        <w:widowControl/>
        <w:snapToGrid/>
        <w:spacing w:line="360" w:lineRule="auto"/>
        <w:ind w:left="0" w:leftChars="0" w:firstLine="0" w:firstLineChars="0"/>
        <w:rPr>
          <w:ins w:id="3785" w:author="Somomgbeom [2]" w:date="2026-01-07T22:22:52Z"/>
          <w:rFonts w:hAnsi="宋体" w:eastAsia="宋体" w:cs="宋体"/>
          <w:iCs/>
          <w:snapToGrid/>
          <w:color w:val="000000"/>
          <w:spacing w:val="0"/>
          <w:kern w:val="0"/>
          <w:sz w:val="24"/>
        </w:rPr>
      </w:pPr>
      <w:ins w:id="3786" w:author="Somomgbeom [2]" w:date="2026-01-07T22:22:52Z">
        <w:r>
          <w:rPr>
            <w:rFonts w:hAnsi="宋体" w:eastAsia="宋体" w:cs="宋体"/>
            <w:iCs/>
            <w:snapToGrid/>
            <w:color w:val="000000"/>
            <w:spacing w:val="0"/>
            <w:kern w:val="0"/>
            <w:sz w:val="24"/>
          </w:rPr>
          <w:t>蒋献（1988− ），男，浙江工商大学信息与电子工程学院讲师、实验员，主要研究方向为在线教育。</w:t>
        </w:r>
      </w:ins>
    </w:p>
    <w:p w14:paraId="1175F2F7">
      <w:pPr>
        <w:snapToGrid/>
        <w:spacing w:line="360" w:lineRule="auto"/>
        <w:ind w:firstLine="0"/>
        <w:textAlignment w:val="center"/>
        <w:rPr>
          <w:rFonts w:eastAsia="宋体" w:cs="宋体"/>
          <w:snapToGrid/>
          <w:color w:val="FF0000"/>
          <w:spacing w:val="0"/>
          <w:kern w:val="0"/>
          <w:sz w:val="21"/>
          <w:szCs w:val="21"/>
        </w:rPr>
      </w:pPr>
    </w:p>
    <w:sectPr>
      <w:headerReference r:id="rId7" w:type="default"/>
      <w:footerReference r:id="rId8" w:type="default"/>
      <w:pgSz w:w="11906" w:h="16838"/>
      <w:pgMar w:top="1440" w:right="1800" w:bottom="1440" w:left="1800" w:header="851" w:footer="992" w:gutter="0"/>
      <w:cols w:space="425" w:num="1"/>
      <w:docGrid w:type="lines" w:linePitch="312"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hui wan" w:date="2025-12-28T08:56:00Z" w:initials="hw">
    <w:p w14:paraId="2921F858">
      <w:pPr>
        <w:pStyle w:val="9"/>
        <w:ind w:firstLine="0"/>
      </w:pPr>
      <w:r>
        <w:rPr>
          <w:rFonts w:hint="eastAsia"/>
        </w:rPr>
        <w:t>补充中英文作者名字及单位信息</w:t>
      </w:r>
    </w:p>
  </w:comment>
  <w:comment w:id="1" w:author="Somomgbeom [2]" w:date="2026-01-07T16:51:19Z" w:initials="">
    <w:p w14:paraId="3D9A87D1">
      <w:pPr>
        <w:pStyle w:val="9"/>
        <w:rPr>
          <w:rFonts w:hint="eastAsia" w:eastAsia="方正书宋简体"/>
          <w:lang w:val="en-US" w:eastAsia="zh-CN"/>
        </w:rPr>
      </w:pPr>
      <w:r>
        <w:rPr>
          <w:rFonts w:hint="eastAsia"/>
          <w:lang w:val="en-US" w:eastAsia="zh-CN"/>
        </w:rPr>
        <w:t>已补充</w:t>
      </w:r>
    </w:p>
  </w:comment>
  <w:comment w:id="2" w:author="hui wan" w:date="2025-12-28T19:38:00Z" w:initials="hw">
    <w:p w14:paraId="569F7F03">
      <w:pPr>
        <w:pStyle w:val="9"/>
        <w:ind w:firstLine="0"/>
      </w:pPr>
      <w:r>
        <w:rPr>
          <w:rFonts w:hint="eastAsia"/>
        </w:rPr>
        <w:t>作者：式（</w:t>
      </w:r>
      <w:r>
        <w:t>4</w:t>
      </w:r>
      <w:r>
        <w:rPr>
          <w:rFonts w:hint="eastAsia"/>
        </w:rPr>
        <w:t>）—（</w:t>
      </w:r>
      <w:r>
        <w:t>7</w:t>
      </w:r>
      <w:r>
        <w:rPr>
          <w:rFonts w:hint="eastAsia"/>
        </w:rPr>
        <w:t>）中单词如</w:t>
      </w:r>
      <w:r>
        <w:t>scores</w:t>
      </w:r>
      <w:r>
        <w:rPr>
          <w:rFonts w:hint="eastAsia"/>
        </w:rPr>
        <w:t>、sp</w:t>
      </w:r>
      <w:r>
        <w:t>-scores</w:t>
      </w:r>
      <w:r>
        <w:rPr>
          <w:rFonts w:hint="eastAsia"/>
        </w:rPr>
        <w:t>、</w:t>
      </w:r>
      <w:r>
        <w:t>top-k</w:t>
      </w:r>
      <w:r>
        <w:rPr>
          <w:rFonts w:hint="eastAsia"/>
        </w:rPr>
        <w:t>、out</w:t>
      </w:r>
      <w:r>
        <w:t>put</w:t>
      </w:r>
      <w:r>
        <w:rPr>
          <w:rFonts w:hint="eastAsia"/>
        </w:rPr>
        <w:t>等尽量用单字母或单字母加上下标的形式表示</w:t>
      </w:r>
    </w:p>
  </w:comment>
  <w:comment w:id="3" w:author="Somomgbeom [2]" w:date="2026-01-07T20:33:06Z" w:initials="">
    <w:p w14:paraId="730A3CED">
      <w:pPr>
        <w:pStyle w:val="9"/>
        <w:ind w:left="0" w:leftChars="0" w:firstLine="0" w:firstLineChars="0"/>
        <w:rPr>
          <w:rFonts w:hint="eastAsia" w:eastAsia="方正书宋简体"/>
          <w:lang w:val="en-US" w:eastAsia="zh-CN"/>
        </w:rPr>
      </w:pPr>
      <w:r>
        <w:rPr>
          <w:rFonts w:hint="eastAsia"/>
          <w:lang w:val="en-US" w:eastAsia="zh-CN"/>
        </w:rPr>
        <w:t>已修改</w:t>
      </w:r>
    </w:p>
  </w:comment>
  <w:comment w:id="4" w:author="hui wan" w:date="2025-12-28T21:03:00Z" w:initials="hw">
    <w:p w14:paraId="194BD758">
      <w:pPr>
        <w:pStyle w:val="9"/>
        <w:ind w:firstLine="0"/>
      </w:pPr>
      <w:r>
        <w:rPr>
          <w:rFonts w:hint="eastAsia"/>
        </w:rPr>
        <w:t>作者：图3和图4 删掉  score</w:t>
      </w:r>
    </w:p>
    <w:p w14:paraId="792ED127">
      <w:pPr>
        <w:pStyle w:val="9"/>
        <w:ind w:firstLine="0"/>
      </w:pPr>
      <w:r>
        <w:rPr>
          <w:rFonts w:hint="eastAsia"/>
        </w:rPr>
        <w:t>横轴加上数据标签     数据集</w:t>
      </w:r>
    </w:p>
  </w:comment>
  <w:comment w:id="5" w:author="Somomgbeom [2]" w:date="2026-01-07T21:16:23Z" w:initials="">
    <w:p w14:paraId="6DCD9C21">
      <w:pPr>
        <w:pStyle w:val="9"/>
        <w:rPr>
          <w:rFonts w:hint="default"/>
          <w:lang w:val="en-US" w:eastAsia="zh-CN"/>
        </w:rPr>
      </w:pPr>
      <w:r>
        <w:rPr>
          <w:rFonts w:hint="eastAsia"/>
          <w:lang w:val="en-US" w:eastAsia="zh-CN"/>
        </w:rPr>
        <w:t>已修改</w:t>
      </w:r>
    </w:p>
  </w:comment>
  <w:comment w:id="6" w:author="Somomgbeom [2]" w:date="2026-01-07T21:45:19Z" w:initials="">
    <w:p w14:paraId="42975EBD">
      <w:pPr>
        <w:pStyle w:val="9"/>
        <w:rPr>
          <w:rFonts w:hint="eastAsia" w:eastAsia="方正书宋简体"/>
          <w:lang w:val="en-US" w:eastAsia="zh-CN"/>
        </w:rPr>
      </w:pPr>
      <w:r>
        <w:rPr>
          <w:rFonts w:hint="eastAsia"/>
          <w:lang w:val="en-US" w:eastAsia="zh-CN"/>
        </w:rPr>
        <w:t>已修改</w:t>
      </w:r>
    </w:p>
  </w:comment>
  <w:comment w:id="7" w:author="hui wan" w:date="2025-12-28T21:27:00Z" w:initials="hw">
    <w:p w14:paraId="53057E9E">
      <w:pPr>
        <w:pStyle w:val="9"/>
        <w:ind w:firstLine="0"/>
      </w:pPr>
      <w:r>
        <w:rPr>
          <w:rFonts w:hint="eastAsia"/>
        </w:rPr>
        <w:t>图中K用斜体，图5 删掉  score</w:t>
      </w:r>
    </w:p>
    <w:p w14:paraId="4347AD3F">
      <w:pPr>
        <w:pStyle w:val="9"/>
        <w:ind w:firstLine="0"/>
      </w:pPr>
      <w:r>
        <w:rPr>
          <w:rFonts w:hint="eastAsia"/>
        </w:rPr>
        <w:t>横轴加上数据标签</w:t>
      </w:r>
    </w:p>
  </w:comment>
  <w:comment w:id="8" w:author="Somomgbeom [2]" w:date="2026-01-07T22:00:13Z" w:initials="">
    <w:p w14:paraId="583E309E">
      <w:pPr>
        <w:pStyle w:val="9"/>
        <w:rPr>
          <w:rFonts w:hint="eastAsia" w:eastAsia="方正书宋简体"/>
          <w:lang w:val="en-US" w:eastAsia="zh-CN"/>
        </w:rPr>
      </w:pPr>
      <w:r>
        <w:rPr>
          <w:rFonts w:hint="eastAsia"/>
          <w:lang w:val="en-US" w:eastAsia="zh-CN"/>
        </w:rPr>
        <w:t>已修改</w:t>
      </w:r>
    </w:p>
    <w:p w14:paraId="70D44B62">
      <w:pPr>
        <w:pStyle w:val="9"/>
      </w:pPr>
    </w:p>
  </w:comment>
  <w:comment w:id="9" w:author="hui wan" w:date="2025-12-28T21:34:00Z" w:initials="hw">
    <w:p w14:paraId="5BCA9F2C">
      <w:pPr>
        <w:pStyle w:val="9"/>
        <w:ind w:firstLine="0"/>
      </w:pPr>
      <w:r>
        <w:rPr>
          <w:rFonts w:hint="eastAsia"/>
        </w:rPr>
        <w:t>作者：给图</w:t>
      </w:r>
      <w:r>
        <w:t>6</w:t>
      </w:r>
      <w:r>
        <w:rPr>
          <w:rFonts w:hint="eastAsia"/>
        </w:rPr>
        <w:t>的</w:t>
      </w:r>
      <w:r>
        <w:t>4</w:t>
      </w:r>
      <w:r>
        <w:rPr>
          <w:rFonts w:hint="eastAsia"/>
        </w:rPr>
        <w:t>个子图加上子图名，以区分</w:t>
      </w:r>
    </w:p>
  </w:comment>
  <w:comment w:id="10" w:author="Somomgbeom [2]" w:date="2026-01-07T22:11:18Z" w:initials="">
    <w:p w14:paraId="3553B5B1">
      <w:pPr>
        <w:keepNext w:val="0"/>
        <w:keepLines w:val="0"/>
        <w:widowControl/>
        <w:suppressLineNumbers w:val="0"/>
        <w:jc w:val="left"/>
      </w:pPr>
      <w:r>
        <w:rPr>
          <w:rFonts w:ascii="宋体" w:hAnsi="宋体" w:eastAsia="宋体" w:cs="宋体"/>
          <w:snapToGrid w:val="0"/>
          <w:spacing w:val="2"/>
          <w:kern w:val="0"/>
          <w:sz w:val="24"/>
          <w:szCs w:val="24"/>
          <w:lang w:val="en-US" w:eastAsia="zh-CN" w:bidi="ar"/>
        </w:rPr>
        <w:t>4 个子图仅用于展示 4 个注意力头在同一样本上的注意力分布情况，不涉及功能划分或特定含义区分。图注与正文中已对四个子图的含义进行了统一说明，能够满足理解需要，不影响图示解读及相关分析结论。</w:t>
      </w:r>
    </w:p>
    <w:p w14:paraId="426EB5EB">
      <w:pPr>
        <w:pStyle w:val="9"/>
      </w:pPr>
    </w:p>
  </w:comment>
  <w:comment w:id="11" w:author="hui wan" w:date="2025-12-28T08:51:00Z" w:initials="hw">
    <w:p w14:paraId="7CFA5FF0">
      <w:pPr>
        <w:pStyle w:val="9"/>
        <w:ind w:firstLine="0"/>
        <w:rPr>
          <w:rFonts w:hint="eastAsia"/>
        </w:rPr>
      </w:pPr>
      <w:r>
        <w:rPr>
          <w:rFonts w:hint="eastAsia"/>
        </w:rPr>
        <w:t>作者：请按照本刊要求，补充作者简介信息</w:t>
      </w:r>
    </w:p>
  </w:comment>
  <w:comment w:id="12" w:author="Somomgbeom [2]" w:date="2026-01-07T17:08:40Z" w:initials="">
    <w:p w14:paraId="4DCDAA98">
      <w:pPr>
        <w:pStyle w:val="9"/>
        <w:rPr>
          <w:rFonts w:hint="default" w:eastAsia="方正书宋简体"/>
          <w:lang w:val="en-US" w:eastAsia="zh-CN"/>
        </w:rPr>
      </w:pPr>
      <w:r>
        <w:rPr>
          <w:rFonts w:hint="eastAsia"/>
          <w:lang w:val="en-US" w:eastAsia="zh-CN"/>
        </w:rPr>
        <w:t>已补充</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2921F858" w15:done="0"/>
  <w15:commentEx w15:paraId="3D9A87D1" w15:done="0" w15:paraIdParent="2921F858"/>
  <w15:commentEx w15:paraId="569F7F03" w15:done="0"/>
  <w15:commentEx w15:paraId="730A3CED" w15:done="0" w15:paraIdParent="569F7F03"/>
  <w15:commentEx w15:paraId="792ED127" w15:done="0"/>
  <w15:commentEx w15:paraId="6DCD9C21" w15:done="0" w15:paraIdParent="792ED127"/>
  <w15:commentEx w15:paraId="42975EBD" w15:done="0" w15:paraIdParent="792ED127"/>
  <w15:commentEx w15:paraId="4347AD3F" w15:done="0"/>
  <w15:commentEx w15:paraId="70D44B62" w15:done="0" w15:paraIdParent="4347AD3F"/>
  <w15:commentEx w15:paraId="5BCA9F2C" w15:done="0"/>
  <w15:commentEx w15:paraId="426EB5EB" w15:done="0" w15:paraIdParent="5BCA9F2C"/>
  <w15:commentEx w15:paraId="7CFA5FF0" w15:done="0"/>
  <w15:commentEx w15:paraId="4DCDAA98" w15:done="0" w15:paraIdParent="7CFA5FF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方正书宋简体">
    <w:altName w:val="苹方-简"/>
    <w:panose1 w:val="00000000000000000000"/>
    <w:charset w:val="86"/>
    <w:family w:val="script"/>
    <w:pitch w:val="default"/>
    <w:sig w:usb0="00000000" w:usb1="00000000" w:usb2="00000010" w:usb3="00000000" w:csb0="0004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仿宋_GB2312">
    <w:altName w:val="方正仿宋_GBK"/>
    <w:panose1 w:val="02010609030101010101"/>
    <w:charset w:val="86"/>
    <w:family w:val="modern"/>
    <w:pitch w:val="default"/>
    <w:sig w:usb0="00000000" w:usb1="00000000" w:usb2="00000010" w:usb3="00000000" w:csb0="00040000" w:csb1="00000000"/>
  </w:font>
  <w:font w:name="方正仿宋_GBK">
    <w:panose1 w:val="02000000000000000000"/>
    <w:charset w:val="86"/>
    <w:family w:val="auto"/>
    <w:pitch w:val="default"/>
    <w:sig w:usb0="A00002BF" w:usb1="38CF7CFA" w:usb2="00082016" w:usb3="00000000" w:csb0="00040001" w:csb1="00000000"/>
  </w:font>
  <w:font w:name="方正小标宋简体">
    <w:altName w:val="汉仪书宋二KW"/>
    <w:panose1 w:val="00000000000000000000"/>
    <w:charset w:val="86"/>
    <w:family w:val="script"/>
    <w:pitch w:val="default"/>
    <w:sig w:usb0="00000000" w:usb1="00000000" w:usb2="00000000" w:usb3="00000000" w:csb0="00040000" w:csb1="00000000"/>
  </w:font>
  <w:font w:name="Cambria">
    <w:altName w:val="苹方-简"/>
    <w:panose1 w:val="02040503050406030204"/>
    <w:charset w:val="00"/>
    <w:family w:val="roman"/>
    <w:pitch w:val="default"/>
    <w:sig w:usb0="00000000" w:usb1="00000000" w:usb2="02000000" w:usb3="00000000" w:csb0="2000019F" w:csb1="00000000"/>
  </w:font>
  <w:font w:name="楷体_GB2312">
    <w:altName w:val="汉仪楷体简"/>
    <w:panose1 w:val="00000000000000000000"/>
    <w:charset w:val="86"/>
    <w:family w:val="modern"/>
    <w:pitch w:val="default"/>
    <w:sig w:usb0="00000000" w:usb1="00000000" w:usb2="00000000" w:usb3="00000000" w:csb0="00040000" w:csb1="00000000"/>
  </w:font>
  <w:font w:name="汉仪楷体简">
    <w:panose1 w:val="02010600000101010101"/>
    <w:charset w:val="86"/>
    <w:family w:val="auto"/>
    <w:pitch w:val="default"/>
    <w:sig w:usb0="00000001" w:usb1="080E0800" w:usb2="00000002" w:usb3="00000000" w:csb0="00040000" w:csb1="00000000"/>
  </w:font>
  <w:font w:name="Cambria Math">
    <w:altName w:val="Kingsoft Math"/>
    <w:panose1 w:val="02040503050406030204"/>
    <w:charset w:val="00"/>
    <w:family w:val="roman"/>
    <w:pitch w:val="default"/>
    <w:sig w:usb0="00000000" w:usb1="00000000" w:usb2="02000000" w:usb3="00000000" w:csb0="2000019F" w:csb1="00000000"/>
  </w:font>
  <w:font w:name="Kingsoft Math">
    <w:panose1 w:val="02040503050406030204"/>
    <w:charset w:val="00"/>
    <w:family w:val="auto"/>
    <w:pitch w:val="default"/>
    <w:sig w:usb0="80000087" w:usb1="00002068" w:usb2="00000000" w:usb3="00000000" w:csb0="2000019F" w:csb1="00000000"/>
  </w:font>
  <w:font w:name="DejaVu Math TeX Gyre">
    <w:panose1 w:val="02000503000000000000"/>
    <w:charset w:val="00"/>
    <w:family w:val="auto"/>
    <w:pitch w:val="default"/>
    <w:sig w:usb0="A10000EF" w:usb1="4201F9EE" w:usb2="02000000" w:usb3="00000000" w:csb0="60000193" w:csb1="0DD40000"/>
  </w:font>
  <w:font w:name="Times New Roman Regular">
    <w:panose1 w:val="02020503050405090304"/>
    <w:charset w:val="00"/>
    <w:family w:val="auto"/>
    <w:pitch w:val="default"/>
    <w:sig w:usb0="E0000AFF" w:usb1="00007843" w:usb2="00000001" w:usb3="00000000" w:csb0="400001BF" w:csb1="DFF7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8BBC358">
    <w:pPr>
      <w:pStyle w:val="11"/>
      <w:spacing w:line="240" w:lineRule="auto"/>
      <w:ind w:firstLine="0"/>
      <w:rPr>
        <w:rFonts w:hint="default" w:ascii="Times New Roman Regular" w:hAnsi="Times New Roman Regular" w:cs="Times New Roman Regular" w:eastAsiaTheme="minorEastAsia"/>
        <w:b w:val="0"/>
        <w:bCs/>
        <w:color w:val="auto"/>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64" w:lineRule="auto"/>
      </w:pPr>
      <w:r>
        <w:separator/>
      </w:r>
    </w:p>
  </w:footnote>
  <w:footnote w:type="continuationSeparator" w:id="1">
    <w:p>
      <w:pPr>
        <w:spacing w:line="264"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C828A52">
    <w:pPr>
      <w:pStyle w:val="12"/>
      <w:pBdr>
        <w:bottom w:val="none" w:color="auto" w:sz="0" w:space="1"/>
      </w:pBdr>
      <w:spacing w:line="240" w:lineRule="auto"/>
      <w:ind w:firstLin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D265EED"/>
    <w:multiLevelType w:val="multilevel"/>
    <w:tmpl w:val="1D265EED"/>
    <w:lvl w:ilvl="0" w:tentative="0">
      <w:start w:val="1"/>
      <w:numFmt w:val="decimal"/>
      <w:suff w:val="space"/>
      <w:lvlText w:val="%1"/>
      <w:lvlJc w:val="left"/>
      <w:pPr>
        <w:ind w:left="3260" w:hanging="425"/>
      </w:pPr>
      <w:rPr>
        <w:rFonts w:hint="eastAsia"/>
      </w:rPr>
    </w:lvl>
    <w:lvl w:ilvl="1" w:tentative="0">
      <w:start w:val="1"/>
      <w:numFmt w:val="decimal"/>
      <w:suff w:val="space"/>
      <w:lvlText w:val="%1.%2"/>
      <w:lvlJc w:val="left"/>
      <w:rPr>
        <w:rFonts w:hint="default" w:ascii="Times New Roman" w:hAnsi="Times New Roman" w:cs="Times New Roman"/>
        <w:b/>
        <w:bCs/>
        <w:i w:val="0"/>
        <w:iCs w:val="0"/>
        <w:caps w:val="0"/>
        <w:smallCaps w:val="0"/>
        <w:strike w:val="0"/>
        <w:dstrike w:val="0"/>
        <w:vanish w:val="0"/>
        <w:spacing w:val="0"/>
        <w:position w:val="0"/>
        <w:u w:val="none"/>
        <w:vertAlign w:val="baseline"/>
      </w:rPr>
    </w:lvl>
    <w:lvl w:ilvl="2" w:tentative="0">
      <w:start w:val="1"/>
      <w:numFmt w:val="decimal"/>
      <w:suff w:val="space"/>
      <w:lvlText w:val="%1.%2.%3"/>
      <w:lvlJc w:val="left"/>
      <w:pPr>
        <w:ind w:left="1418" w:hanging="1418"/>
      </w:pPr>
      <w:rPr>
        <w:rFonts w:hint="eastAsia"/>
      </w:rPr>
    </w:lvl>
    <w:lvl w:ilvl="3" w:tentative="0">
      <w:start w:val="1"/>
      <w:numFmt w:val="decimal"/>
      <w:pStyle w:val="5"/>
      <w:suff w:val="space"/>
      <w:lvlText w:val="%1.%2.%3.%4"/>
      <w:lvlJc w:val="left"/>
      <w:pPr>
        <w:ind w:left="1984" w:hanging="1984"/>
      </w:pPr>
      <w:rPr>
        <w:rFonts w:hint="eastAsia"/>
      </w:rPr>
    </w:lvl>
    <w:lvl w:ilvl="4" w:tentative="0">
      <w:start w:val="1"/>
      <w:numFmt w:val="decimal"/>
      <w:lvlText w:val="%1.%2.%3.%4.%5"/>
      <w:lvlJc w:val="left"/>
      <w:pPr>
        <w:tabs>
          <w:tab w:val="left" w:pos="2551"/>
        </w:tabs>
        <w:ind w:left="2551" w:hanging="850"/>
      </w:pPr>
      <w:rPr>
        <w:rFonts w:hint="eastAsia"/>
      </w:rPr>
    </w:lvl>
    <w:lvl w:ilvl="5" w:tentative="0">
      <w:start w:val="1"/>
      <w:numFmt w:val="decimal"/>
      <w:lvlText w:val="%1.%2.%3.%4.%5.%6"/>
      <w:lvlJc w:val="left"/>
      <w:pPr>
        <w:tabs>
          <w:tab w:val="left" w:pos="3260"/>
        </w:tabs>
        <w:ind w:left="3260" w:hanging="1134"/>
      </w:pPr>
      <w:rPr>
        <w:rFonts w:hint="eastAsia"/>
      </w:rPr>
    </w:lvl>
    <w:lvl w:ilvl="6" w:tentative="0">
      <w:start w:val="1"/>
      <w:numFmt w:val="decimal"/>
      <w:lvlText w:val="%1.%2.%3.%4.%5.%6.%7"/>
      <w:lvlJc w:val="left"/>
      <w:pPr>
        <w:tabs>
          <w:tab w:val="left" w:pos="3827"/>
        </w:tabs>
        <w:ind w:left="3827" w:hanging="1276"/>
      </w:pPr>
      <w:rPr>
        <w:rFonts w:hint="eastAsia"/>
      </w:rPr>
    </w:lvl>
    <w:lvl w:ilvl="7" w:tentative="0">
      <w:start w:val="1"/>
      <w:numFmt w:val="decimal"/>
      <w:lvlText w:val="%1.%2.%3.%4.%5.%6.%7.%8"/>
      <w:lvlJc w:val="left"/>
      <w:pPr>
        <w:tabs>
          <w:tab w:val="left" w:pos="4394"/>
        </w:tabs>
        <w:ind w:left="4394" w:hanging="1418"/>
      </w:pPr>
      <w:rPr>
        <w:rFonts w:hint="eastAsia"/>
      </w:rPr>
    </w:lvl>
    <w:lvl w:ilvl="8" w:tentative="0">
      <w:start w:val="1"/>
      <w:numFmt w:val="decimal"/>
      <w:lvlText w:val="%1.%2.%3.%4.%5.%6.%7.%8.%9"/>
      <w:lvlJc w:val="left"/>
      <w:pPr>
        <w:tabs>
          <w:tab w:val="left" w:pos="5102"/>
        </w:tabs>
        <w:ind w:left="5102" w:hanging="1700"/>
      </w:pPr>
      <w:rPr>
        <w:rFonts w:hint="eastAsia"/>
      </w:rPr>
    </w:lvl>
  </w:abstractNum>
  <w:abstractNum w:abstractNumId="1">
    <w:nsid w:val="32F64A32"/>
    <w:multiLevelType w:val="multilevel"/>
    <w:tmpl w:val="32F64A32"/>
    <w:lvl w:ilvl="0" w:tentative="0">
      <w:start w:val="1"/>
      <w:numFmt w:val="decimal"/>
      <w:pStyle w:val="39"/>
      <w:lvlText w:val="[%1]"/>
      <w:lvlJc w:val="left"/>
      <w:pPr>
        <w:ind w:left="420" w:hanging="420"/>
      </w:pPr>
      <w:rPr>
        <w:rFonts w:hint="eastAsia"/>
        <w:sz w:val="21"/>
        <w:szCs w:val="21"/>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G">
    <w15:presenceInfo w15:providerId="None" w15:userId="G"/>
  </w15:person>
  <w15:person w15:author="hui wan">
    <w15:presenceInfo w15:providerId="Windows Live" w15:userId="93f39580472044eb"/>
  </w15:person>
  <w15:person w15:author="Somomgbeom [2]">
    <w15:presenceInfo w15:providerId="WPS Office" w15:userId="2286812058"/>
  </w15:person>
  <w15:person w15:author="Somomgbeom">
    <w15:presenceInfo w15:providerId="None" w15:userId="Somomgbeom"/>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0"/>
  <w:embedSystemFonts/>
  <w:bordersDoNotSurroundHeader w:val="0"/>
  <w:bordersDoNotSurroundFooter w:val="0"/>
  <w:trackRevisions w:val="1"/>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4F2350A"/>
    <w:rsid w:val="000A09F1"/>
    <w:rsid w:val="000B62BE"/>
    <w:rsid w:val="000C23AB"/>
    <w:rsid w:val="000D59E8"/>
    <w:rsid w:val="000E21B2"/>
    <w:rsid w:val="0011767F"/>
    <w:rsid w:val="00117D7D"/>
    <w:rsid w:val="001422A8"/>
    <w:rsid w:val="00145F77"/>
    <w:rsid w:val="00146438"/>
    <w:rsid w:val="00196CA3"/>
    <w:rsid w:val="00197B54"/>
    <w:rsid w:val="001A3128"/>
    <w:rsid w:val="001A73E8"/>
    <w:rsid w:val="001B590D"/>
    <w:rsid w:val="001B7199"/>
    <w:rsid w:val="001D4E9A"/>
    <w:rsid w:val="0022103D"/>
    <w:rsid w:val="002240BE"/>
    <w:rsid w:val="00224AAD"/>
    <w:rsid w:val="00225D43"/>
    <w:rsid w:val="00227A52"/>
    <w:rsid w:val="002320AF"/>
    <w:rsid w:val="00264523"/>
    <w:rsid w:val="002738FA"/>
    <w:rsid w:val="002C725E"/>
    <w:rsid w:val="00304260"/>
    <w:rsid w:val="003769B5"/>
    <w:rsid w:val="003A47D7"/>
    <w:rsid w:val="003B69EC"/>
    <w:rsid w:val="003C1783"/>
    <w:rsid w:val="0040316B"/>
    <w:rsid w:val="00435618"/>
    <w:rsid w:val="00466820"/>
    <w:rsid w:val="00474B7D"/>
    <w:rsid w:val="004C2D5C"/>
    <w:rsid w:val="004E51C2"/>
    <w:rsid w:val="00503F54"/>
    <w:rsid w:val="00581D9F"/>
    <w:rsid w:val="00594A42"/>
    <w:rsid w:val="005C2E68"/>
    <w:rsid w:val="005D5277"/>
    <w:rsid w:val="005D5B01"/>
    <w:rsid w:val="0066389E"/>
    <w:rsid w:val="00666CCA"/>
    <w:rsid w:val="006875F3"/>
    <w:rsid w:val="006A0507"/>
    <w:rsid w:val="006B2592"/>
    <w:rsid w:val="007212CA"/>
    <w:rsid w:val="00794697"/>
    <w:rsid w:val="007B358A"/>
    <w:rsid w:val="007E6F6F"/>
    <w:rsid w:val="0081162D"/>
    <w:rsid w:val="00851D68"/>
    <w:rsid w:val="00882002"/>
    <w:rsid w:val="008C5A1C"/>
    <w:rsid w:val="00931EE8"/>
    <w:rsid w:val="009431F7"/>
    <w:rsid w:val="00953406"/>
    <w:rsid w:val="00964AE4"/>
    <w:rsid w:val="00964C9B"/>
    <w:rsid w:val="00995FC1"/>
    <w:rsid w:val="009B65FC"/>
    <w:rsid w:val="00A215A7"/>
    <w:rsid w:val="00A34B1A"/>
    <w:rsid w:val="00A71173"/>
    <w:rsid w:val="00A93EA3"/>
    <w:rsid w:val="00AB78E5"/>
    <w:rsid w:val="00B01D1A"/>
    <w:rsid w:val="00B53C7C"/>
    <w:rsid w:val="00B94CAA"/>
    <w:rsid w:val="00BC7F3E"/>
    <w:rsid w:val="00BF24DB"/>
    <w:rsid w:val="00C80032"/>
    <w:rsid w:val="00CA50C9"/>
    <w:rsid w:val="00CD46DD"/>
    <w:rsid w:val="00CF3C20"/>
    <w:rsid w:val="00D85B3B"/>
    <w:rsid w:val="00DA7A2B"/>
    <w:rsid w:val="00DF0CB2"/>
    <w:rsid w:val="00E13C49"/>
    <w:rsid w:val="00E178B0"/>
    <w:rsid w:val="00E205A0"/>
    <w:rsid w:val="00E5553A"/>
    <w:rsid w:val="00E735E0"/>
    <w:rsid w:val="00EA1002"/>
    <w:rsid w:val="00EA7101"/>
    <w:rsid w:val="00EA7E01"/>
    <w:rsid w:val="00EE15F3"/>
    <w:rsid w:val="00EE2AE1"/>
    <w:rsid w:val="00F03057"/>
    <w:rsid w:val="00F37397"/>
    <w:rsid w:val="00F50CC2"/>
    <w:rsid w:val="00F56F50"/>
    <w:rsid w:val="00F75065"/>
    <w:rsid w:val="00F92477"/>
    <w:rsid w:val="00FA0A49"/>
    <w:rsid w:val="00FD7F1C"/>
    <w:rsid w:val="00FE47ED"/>
    <w:rsid w:val="00FE59B7"/>
    <w:rsid w:val="02597154"/>
    <w:rsid w:val="049006D3"/>
    <w:rsid w:val="05F61781"/>
    <w:rsid w:val="07124F63"/>
    <w:rsid w:val="071C6FC5"/>
    <w:rsid w:val="09427AFB"/>
    <w:rsid w:val="0A0501E5"/>
    <w:rsid w:val="0B894B6A"/>
    <w:rsid w:val="0E5B5064"/>
    <w:rsid w:val="0FC3C2B9"/>
    <w:rsid w:val="10E85D69"/>
    <w:rsid w:val="11032FA4"/>
    <w:rsid w:val="11A52DE3"/>
    <w:rsid w:val="135A407E"/>
    <w:rsid w:val="13702B73"/>
    <w:rsid w:val="13906D71"/>
    <w:rsid w:val="14B46A8F"/>
    <w:rsid w:val="14F2350A"/>
    <w:rsid w:val="15D21F4D"/>
    <w:rsid w:val="187E42FF"/>
    <w:rsid w:val="1A293ADE"/>
    <w:rsid w:val="1A766C26"/>
    <w:rsid w:val="1B4E1783"/>
    <w:rsid w:val="1C3943A9"/>
    <w:rsid w:val="1C4A7CD9"/>
    <w:rsid w:val="1CF67802"/>
    <w:rsid w:val="1FEDFCD5"/>
    <w:rsid w:val="20AA6F98"/>
    <w:rsid w:val="225D1472"/>
    <w:rsid w:val="253A4D8F"/>
    <w:rsid w:val="25BD776E"/>
    <w:rsid w:val="26C62652"/>
    <w:rsid w:val="26FD42C6"/>
    <w:rsid w:val="28CF3A40"/>
    <w:rsid w:val="2A3A0DC5"/>
    <w:rsid w:val="2A701253"/>
    <w:rsid w:val="2B9F23B4"/>
    <w:rsid w:val="2BAA4B76"/>
    <w:rsid w:val="2C697D08"/>
    <w:rsid w:val="2F3E547B"/>
    <w:rsid w:val="2F7927BD"/>
    <w:rsid w:val="2FAB6566"/>
    <w:rsid w:val="31091AB9"/>
    <w:rsid w:val="330B1B18"/>
    <w:rsid w:val="35C42453"/>
    <w:rsid w:val="36476A1A"/>
    <w:rsid w:val="39FE4185"/>
    <w:rsid w:val="3A8F302F"/>
    <w:rsid w:val="3BA725FA"/>
    <w:rsid w:val="3FA7706D"/>
    <w:rsid w:val="403E177F"/>
    <w:rsid w:val="40BD1F70"/>
    <w:rsid w:val="410A340F"/>
    <w:rsid w:val="425A03C6"/>
    <w:rsid w:val="42E859D2"/>
    <w:rsid w:val="44EC2DBF"/>
    <w:rsid w:val="45990777"/>
    <w:rsid w:val="46A939EB"/>
    <w:rsid w:val="47FF8AAB"/>
    <w:rsid w:val="48B85E47"/>
    <w:rsid w:val="48F30C2D"/>
    <w:rsid w:val="48FD4148"/>
    <w:rsid w:val="49494CF1"/>
    <w:rsid w:val="4A43248E"/>
    <w:rsid w:val="4AD351BA"/>
    <w:rsid w:val="4B12084D"/>
    <w:rsid w:val="4B49722A"/>
    <w:rsid w:val="4B8506A2"/>
    <w:rsid w:val="4C651E42"/>
    <w:rsid w:val="4C8524E4"/>
    <w:rsid w:val="4DD76E11"/>
    <w:rsid w:val="4E263853"/>
    <w:rsid w:val="4E742810"/>
    <w:rsid w:val="4E947CBB"/>
    <w:rsid w:val="4F4F5031"/>
    <w:rsid w:val="4F587A3C"/>
    <w:rsid w:val="509E6EEA"/>
    <w:rsid w:val="522D51B0"/>
    <w:rsid w:val="542135DE"/>
    <w:rsid w:val="56B539C6"/>
    <w:rsid w:val="57791C46"/>
    <w:rsid w:val="57AC59A8"/>
    <w:rsid w:val="58831FCD"/>
    <w:rsid w:val="58F5279F"/>
    <w:rsid w:val="59D41351"/>
    <w:rsid w:val="5A0A227A"/>
    <w:rsid w:val="5A7A11AE"/>
    <w:rsid w:val="5B2F1F99"/>
    <w:rsid w:val="5BA1276A"/>
    <w:rsid w:val="5CE13766"/>
    <w:rsid w:val="5DE352BC"/>
    <w:rsid w:val="5F4B432E"/>
    <w:rsid w:val="5F7CABCA"/>
    <w:rsid w:val="60DF7FBD"/>
    <w:rsid w:val="61A134C4"/>
    <w:rsid w:val="61D70C94"/>
    <w:rsid w:val="62CF5E0F"/>
    <w:rsid w:val="63155F18"/>
    <w:rsid w:val="64480F71"/>
    <w:rsid w:val="653F727C"/>
    <w:rsid w:val="665801A2"/>
    <w:rsid w:val="67C7E0D7"/>
    <w:rsid w:val="689C49E5"/>
    <w:rsid w:val="693D1D24"/>
    <w:rsid w:val="6B234F4A"/>
    <w:rsid w:val="6BB226EB"/>
    <w:rsid w:val="6CDF1345"/>
    <w:rsid w:val="6EDFD233"/>
    <w:rsid w:val="70370BFC"/>
    <w:rsid w:val="706846D0"/>
    <w:rsid w:val="71CD5C10"/>
    <w:rsid w:val="728409C4"/>
    <w:rsid w:val="73B057E9"/>
    <w:rsid w:val="74F82FA3"/>
    <w:rsid w:val="75644ADD"/>
    <w:rsid w:val="76DB0A80"/>
    <w:rsid w:val="76F25739"/>
    <w:rsid w:val="777B35F3"/>
    <w:rsid w:val="78454752"/>
    <w:rsid w:val="795F1843"/>
    <w:rsid w:val="7AF760E7"/>
    <w:rsid w:val="7B403A83"/>
    <w:rsid w:val="7BB340C8"/>
    <w:rsid w:val="7BE2E596"/>
    <w:rsid w:val="7C221624"/>
    <w:rsid w:val="7E633B84"/>
    <w:rsid w:val="7EC31C63"/>
    <w:rsid w:val="7EDAD714"/>
    <w:rsid w:val="7FDCF3E5"/>
    <w:rsid w:val="7FF2BB79"/>
    <w:rsid w:val="9AFBA47F"/>
    <w:rsid w:val="A27F126C"/>
    <w:rsid w:val="A5E739EB"/>
    <w:rsid w:val="AFDF164F"/>
    <w:rsid w:val="B1FDFD4C"/>
    <w:rsid w:val="BBEF9A66"/>
    <w:rsid w:val="BEBC2489"/>
    <w:rsid w:val="BEF7BBB9"/>
    <w:rsid w:val="BFDF8B0B"/>
    <w:rsid w:val="BFEF9C32"/>
    <w:rsid w:val="C1EFD848"/>
    <w:rsid w:val="C5FB0451"/>
    <w:rsid w:val="DCFD9613"/>
    <w:rsid w:val="EE8F3164"/>
    <w:rsid w:val="EE95341B"/>
    <w:rsid w:val="EFFF9D04"/>
    <w:rsid w:val="F5BF36A6"/>
    <w:rsid w:val="F6FBE88A"/>
    <w:rsid w:val="F9FA3997"/>
    <w:rsid w:val="FDEFD545"/>
    <w:rsid w:val="FF9B3330"/>
    <w:rsid w:val="FFF6B75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iPriority="0" w:name="heading 5"/>
    <w:lsdException w:qFormat="1" w:uiPriority="0" w:name="heading 6"/>
    <w:lsdException w:qFormat="1" w:unhideWhenUsed="0" w:uiPriority="0" w:semiHidden="0" w:name="heading 7"/>
    <w:lsdException w:qFormat="1" w:unhideWhenUsed="0" w:uiPriority="0" w:semiHidden="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name="footnote reference"/>
    <w:lsdException w:qFormat="1"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qFormat="1"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napToGrid w:val="0"/>
      <w:spacing w:line="264" w:lineRule="auto"/>
      <w:ind w:firstLine="510"/>
      <w:jc w:val="both"/>
    </w:pPr>
    <w:rPr>
      <w:rFonts w:ascii="Times New Roman" w:hAnsi="Times New Roman" w:eastAsia="方正书宋简体" w:cs="Times New Roman"/>
      <w:snapToGrid w:val="0"/>
      <w:spacing w:val="2"/>
      <w:kern w:val="2"/>
      <w:sz w:val="22"/>
      <w:szCs w:val="24"/>
      <w:lang w:val="en-US" w:eastAsia="zh-CN" w:bidi="ar-SA"/>
    </w:rPr>
  </w:style>
  <w:style w:type="paragraph" w:styleId="2">
    <w:name w:val="heading 2"/>
    <w:basedOn w:val="3"/>
    <w:next w:val="1"/>
    <w:qFormat/>
    <w:uiPriority w:val="0"/>
    <w:pPr>
      <w:keepNext/>
      <w:keepLines/>
      <w:tabs>
        <w:tab w:val="center" w:pos="4150"/>
        <w:tab w:val="right" w:pos="8300"/>
      </w:tabs>
      <w:spacing w:before="260" w:after="260" w:line="416" w:lineRule="auto"/>
      <w:outlineLvl w:val="1"/>
    </w:pPr>
    <w:rPr>
      <w:rFonts w:ascii="Arial" w:hAnsi="Arial" w:eastAsia="黑体"/>
      <w:b/>
      <w:bCs/>
      <w:sz w:val="32"/>
      <w:szCs w:val="32"/>
    </w:rPr>
  </w:style>
  <w:style w:type="paragraph" w:styleId="4">
    <w:name w:val="heading 3"/>
    <w:basedOn w:val="1"/>
    <w:next w:val="1"/>
    <w:qFormat/>
    <w:uiPriority w:val="0"/>
    <w:pPr>
      <w:keepNext/>
      <w:keepLines/>
      <w:spacing w:before="120" w:after="120"/>
      <w:ind w:right="680"/>
      <w:jc w:val="left"/>
      <w:outlineLvl w:val="2"/>
    </w:pPr>
    <w:rPr>
      <w:rFonts w:eastAsia="仿宋_GB2312"/>
      <w:bCs/>
      <w:sz w:val="18"/>
      <w:szCs w:val="32"/>
    </w:rPr>
  </w:style>
  <w:style w:type="paragraph" w:styleId="5">
    <w:name w:val="heading 4"/>
    <w:basedOn w:val="1"/>
    <w:next w:val="1"/>
    <w:qFormat/>
    <w:uiPriority w:val="0"/>
    <w:pPr>
      <w:keepNext/>
      <w:keepLines/>
      <w:numPr>
        <w:ilvl w:val="3"/>
        <w:numId w:val="1"/>
      </w:numPr>
      <w:spacing w:before="120" w:after="120"/>
      <w:outlineLvl w:val="3"/>
    </w:pPr>
    <w:rPr>
      <w:rFonts w:eastAsia="黑体"/>
      <w:b/>
      <w:bCs/>
      <w:szCs w:val="28"/>
    </w:rPr>
  </w:style>
  <w:style w:type="paragraph" w:styleId="6">
    <w:name w:val="heading 7"/>
    <w:basedOn w:val="1"/>
    <w:next w:val="1"/>
    <w:qFormat/>
    <w:uiPriority w:val="0"/>
    <w:pPr>
      <w:keepNext/>
      <w:spacing w:before="240"/>
      <w:ind w:firstLine="0"/>
      <w:jc w:val="left"/>
      <w:outlineLvl w:val="6"/>
    </w:pPr>
    <w:rPr>
      <w:rFonts w:eastAsia="方正小标宋简体"/>
      <w:bCs/>
      <w:sz w:val="24"/>
    </w:rPr>
  </w:style>
  <w:style w:type="paragraph" w:styleId="7">
    <w:name w:val="heading 8"/>
    <w:basedOn w:val="1"/>
    <w:next w:val="1"/>
    <w:qFormat/>
    <w:uiPriority w:val="0"/>
    <w:pPr>
      <w:keepNext/>
      <w:ind w:firstLine="0"/>
      <w:outlineLvl w:val="7"/>
    </w:pPr>
    <w:rPr>
      <w:rFonts w:eastAsia="方正小标宋简体"/>
      <w:bCs/>
      <w:sz w:val="24"/>
    </w:rPr>
  </w:style>
  <w:style w:type="character" w:default="1" w:styleId="19">
    <w:name w:val="Default Paragraph Font"/>
    <w:unhideWhenUsed/>
    <w:qFormat/>
    <w:uiPriority w:val="1"/>
  </w:style>
  <w:style w:type="table" w:default="1" w:styleId="17">
    <w:name w:val="Normal Table"/>
    <w:semiHidden/>
    <w:unhideWhenUsed/>
    <w:uiPriority w:val="99"/>
    <w:tblPr>
      <w:tblCellMar>
        <w:top w:w="0" w:type="dxa"/>
        <w:left w:w="108" w:type="dxa"/>
        <w:bottom w:w="0" w:type="dxa"/>
        <w:right w:w="108" w:type="dxa"/>
      </w:tblCellMar>
    </w:tblPr>
  </w:style>
  <w:style w:type="paragraph" w:customStyle="1" w:styleId="3">
    <w:name w:val="样式1"/>
    <w:qFormat/>
    <w:uiPriority w:val="0"/>
    <w:pPr>
      <w:tabs>
        <w:tab w:val="center" w:pos="4150"/>
        <w:tab w:val="right" w:pos="8300"/>
      </w:tabs>
      <w:jc w:val="both"/>
      <w:textAlignment w:val="center"/>
    </w:pPr>
    <w:rPr>
      <w:rFonts w:ascii="Times New Roman" w:hAnsi="Times New Roman" w:eastAsia="宋体" w:cs="宋体"/>
      <w:sz w:val="21"/>
      <w:szCs w:val="21"/>
      <w:lang w:val="en-US" w:eastAsia="zh-CN" w:bidi="ar-SA"/>
    </w:rPr>
  </w:style>
  <w:style w:type="paragraph" w:styleId="8">
    <w:name w:val="caption"/>
    <w:basedOn w:val="1"/>
    <w:next w:val="1"/>
    <w:unhideWhenUsed/>
    <w:qFormat/>
    <w:uiPriority w:val="35"/>
    <w:pPr>
      <w:spacing w:line="360" w:lineRule="auto"/>
      <w:ind w:firstLine="420"/>
      <w:jc w:val="center"/>
    </w:pPr>
    <w:rPr>
      <w:rFonts w:hAnsi="Cambria"/>
      <w:szCs w:val="20"/>
    </w:rPr>
  </w:style>
  <w:style w:type="paragraph" w:styleId="9">
    <w:name w:val="annotation text"/>
    <w:basedOn w:val="1"/>
    <w:link w:val="41"/>
    <w:qFormat/>
    <w:uiPriority w:val="0"/>
    <w:pPr>
      <w:jc w:val="left"/>
    </w:pPr>
  </w:style>
  <w:style w:type="paragraph" w:styleId="10">
    <w:name w:val="Body Text"/>
    <w:basedOn w:val="1"/>
    <w:qFormat/>
    <w:uiPriority w:val="0"/>
    <w:rPr>
      <w:b/>
      <w:bCs/>
      <w:sz w:val="17"/>
    </w:rPr>
  </w:style>
  <w:style w:type="paragraph" w:styleId="11">
    <w:name w:val="footer"/>
    <w:basedOn w:val="1"/>
    <w:qFormat/>
    <w:uiPriority w:val="0"/>
    <w:pPr>
      <w:tabs>
        <w:tab w:val="center" w:pos="4153"/>
        <w:tab w:val="right" w:pos="8306"/>
      </w:tabs>
      <w:snapToGrid w:val="0"/>
      <w:jc w:val="left"/>
    </w:pPr>
    <w:rPr>
      <w:sz w:val="18"/>
    </w:rPr>
  </w:style>
  <w:style w:type="paragraph" w:styleId="12">
    <w:name w:val="header"/>
    <w:basedOn w:val="1"/>
    <w:qFormat/>
    <w:uiPriority w:val="0"/>
    <w:pPr>
      <w:tabs>
        <w:tab w:val="center" w:pos="4153"/>
        <w:tab w:val="right" w:pos="8306"/>
      </w:tabs>
      <w:jc w:val="center"/>
    </w:pPr>
    <w:rPr>
      <w:sz w:val="18"/>
      <w:szCs w:val="18"/>
    </w:rPr>
  </w:style>
  <w:style w:type="paragraph" w:styleId="13">
    <w:name w:val="Subtitle"/>
    <w:basedOn w:val="1"/>
    <w:next w:val="1"/>
    <w:qFormat/>
    <w:uiPriority w:val="0"/>
    <w:pPr>
      <w:overflowPunct w:val="0"/>
      <w:snapToGrid/>
      <w:spacing w:before="320" w:line="240" w:lineRule="auto"/>
      <w:ind w:firstLine="0"/>
      <w:outlineLvl w:val="0"/>
    </w:pPr>
    <w:rPr>
      <w:rFonts w:eastAsia="黑体"/>
      <w:snapToGrid/>
      <w:spacing w:val="0"/>
      <w:sz w:val="36"/>
      <w:szCs w:val="20"/>
    </w:rPr>
  </w:style>
  <w:style w:type="paragraph" w:styleId="14">
    <w:name w:val="footnote text"/>
    <w:basedOn w:val="1"/>
    <w:semiHidden/>
    <w:uiPriority w:val="0"/>
    <w:pPr>
      <w:snapToGrid w:val="0"/>
      <w:jc w:val="left"/>
    </w:pPr>
    <w:rPr>
      <w:sz w:val="18"/>
      <w:szCs w:val="18"/>
    </w:rPr>
  </w:style>
  <w:style w:type="paragraph" w:styleId="15">
    <w:name w:val="Normal (Web)"/>
    <w:basedOn w:val="1"/>
    <w:qFormat/>
    <w:uiPriority w:val="0"/>
    <w:pPr>
      <w:widowControl/>
      <w:snapToGrid/>
      <w:spacing w:before="100" w:beforeAutospacing="1" w:after="100" w:afterAutospacing="1" w:line="240" w:lineRule="auto"/>
      <w:jc w:val="left"/>
    </w:pPr>
    <w:rPr>
      <w:rFonts w:hint="eastAsia" w:ascii="宋体" w:hAnsi="宋体" w:eastAsia="宋体"/>
      <w:snapToGrid/>
      <w:spacing w:val="0"/>
      <w:kern w:val="0"/>
      <w:sz w:val="24"/>
    </w:rPr>
  </w:style>
  <w:style w:type="paragraph" w:styleId="16">
    <w:name w:val="annotation subject"/>
    <w:basedOn w:val="9"/>
    <w:next w:val="9"/>
    <w:link w:val="42"/>
    <w:uiPriority w:val="0"/>
    <w:rPr>
      <w:b/>
      <w:bCs/>
    </w:rPr>
  </w:style>
  <w:style w:type="table" w:styleId="18">
    <w:name w:val="Table Grid"/>
    <w:basedOn w:val="17"/>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0">
    <w:name w:val="Strong"/>
    <w:basedOn w:val="19"/>
    <w:qFormat/>
    <w:uiPriority w:val="0"/>
    <w:rPr>
      <w:b/>
    </w:rPr>
  </w:style>
  <w:style w:type="character" w:styleId="21">
    <w:name w:val="page number"/>
    <w:basedOn w:val="19"/>
    <w:qFormat/>
    <w:uiPriority w:val="0"/>
  </w:style>
  <w:style w:type="character" w:styleId="22">
    <w:name w:val="FollowedHyperlink"/>
    <w:basedOn w:val="19"/>
    <w:qFormat/>
    <w:uiPriority w:val="0"/>
    <w:rPr>
      <w:color w:val="7E1FAD" w:themeColor="followedHyperlink"/>
      <w:u w:val="single"/>
      <w14:textFill>
        <w14:solidFill>
          <w14:schemeClr w14:val="folHlink"/>
        </w14:solidFill>
      </w14:textFill>
    </w:rPr>
  </w:style>
  <w:style w:type="character" w:styleId="23">
    <w:name w:val="Emphasis"/>
    <w:basedOn w:val="19"/>
    <w:qFormat/>
    <w:uiPriority w:val="0"/>
    <w:rPr>
      <w:i/>
    </w:rPr>
  </w:style>
  <w:style w:type="character" w:styleId="24">
    <w:name w:val="Hyperlink"/>
    <w:basedOn w:val="19"/>
    <w:qFormat/>
    <w:uiPriority w:val="0"/>
    <w:rPr>
      <w:color w:val="0026E5" w:themeColor="hyperlink"/>
      <w:u w:val="single"/>
      <w14:textFill>
        <w14:solidFill>
          <w14:schemeClr w14:val="hlink"/>
        </w14:solidFill>
      </w14:textFill>
    </w:rPr>
  </w:style>
  <w:style w:type="character" w:styleId="25">
    <w:name w:val="annotation reference"/>
    <w:basedOn w:val="19"/>
    <w:qFormat/>
    <w:uiPriority w:val="0"/>
    <w:rPr>
      <w:sz w:val="21"/>
      <w:szCs w:val="21"/>
    </w:rPr>
  </w:style>
  <w:style w:type="character" w:styleId="26">
    <w:name w:val="footnote reference"/>
    <w:semiHidden/>
    <w:qFormat/>
    <w:uiPriority w:val="0"/>
    <w:rPr>
      <w:vertAlign w:val="superscript"/>
    </w:rPr>
  </w:style>
  <w:style w:type="paragraph" w:customStyle="1" w:styleId="27">
    <w:name w:val="单位"/>
    <w:qFormat/>
    <w:uiPriority w:val="0"/>
    <w:pPr>
      <w:ind w:left="70" w:hanging="70" w:hangingChars="70"/>
      <w:jc w:val="both"/>
    </w:pPr>
    <w:rPr>
      <w:rFonts w:ascii="Times New Roman" w:hAnsi="Times New Roman" w:eastAsia="宋体" w:cs="Times New Roman"/>
      <w:sz w:val="17"/>
      <w:lang w:val="en-US" w:eastAsia="zh-CN" w:bidi="ar-SA"/>
    </w:rPr>
  </w:style>
  <w:style w:type="character" w:customStyle="1" w:styleId="28">
    <w:name w:val="style31"/>
    <w:qFormat/>
    <w:uiPriority w:val="0"/>
    <w:rPr>
      <w:b/>
      <w:bCs/>
      <w:color w:val="000099"/>
    </w:rPr>
  </w:style>
  <w:style w:type="paragraph" w:customStyle="1" w:styleId="29">
    <w:name w:val="关键词"/>
    <w:basedOn w:val="1"/>
    <w:next w:val="30"/>
    <w:qFormat/>
    <w:uiPriority w:val="0"/>
    <w:pPr>
      <w:tabs>
        <w:tab w:val="left" w:pos="798"/>
      </w:tabs>
      <w:overflowPunct w:val="0"/>
      <w:adjustRightInd w:val="0"/>
      <w:snapToGrid/>
      <w:spacing w:line="240" w:lineRule="auto"/>
      <w:ind w:left="429" w:hanging="429" w:hangingChars="429"/>
    </w:pPr>
    <w:rPr>
      <w:rFonts w:eastAsia="楷体_GB2312"/>
      <w:spacing w:val="0"/>
      <w:sz w:val="18"/>
      <w:szCs w:val="20"/>
    </w:rPr>
  </w:style>
  <w:style w:type="paragraph" w:customStyle="1" w:styleId="30">
    <w:name w:val="分类号"/>
    <w:basedOn w:val="31"/>
    <w:next w:val="10"/>
    <w:qFormat/>
    <w:uiPriority w:val="0"/>
    <w:pPr>
      <w:tabs>
        <w:tab w:val="left" w:pos="1233"/>
      </w:tabs>
      <w:spacing w:after="320"/>
      <w:ind w:left="0" w:firstLine="0" w:firstLineChars="0"/>
    </w:pPr>
    <w:rPr>
      <w:rFonts w:eastAsia="黑体"/>
    </w:rPr>
  </w:style>
  <w:style w:type="paragraph" w:customStyle="1" w:styleId="31">
    <w:name w:val="日期1"/>
    <w:basedOn w:val="32"/>
    <w:next w:val="1"/>
    <w:qFormat/>
    <w:uiPriority w:val="0"/>
    <w:pPr>
      <w:spacing w:after="240"/>
    </w:pPr>
    <w:rPr>
      <w:sz w:val="18"/>
    </w:rPr>
  </w:style>
  <w:style w:type="paragraph" w:customStyle="1" w:styleId="32">
    <w:name w:val="Depart.Correspond"/>
    <w:basedOn w:val="27"/>
    <w:qFormat/>
    <w:uiPriority w:val="0"/>
    <w:pPr>
      <w:ind w:left="66" w:hanging="66" w:hangingChars="66"/>
    </w:pPr>
    <w:rPr>
      <w:iCs/>
      <w:sz w:val="16"/>
    </w:rPr>
  </w:style>
  <w:style w:type="paragraph" w:customStyle="1" w:styleId="33">
    <w:name w:val="Name"/>
    <w:basedOn w:val="1"/>
    <w:next w:val="32"/>
    <w:qFormat/>
    <w:uiPriority w:val="0"/>
    <w:pPr>
      <w:keepNext/>
      <w:overflowPunct w:val="0"/>
      <w:snapToGrid/>
      <w:spacing w:before="220" w:after="180" w:line="0" w:lineRule="atLeast"/>
      <w:ind w:firstLine="0"/>
      <w:jc w:val="left"/>
    </w:pPr>
    <w:rPr>
      <w:rFonts w:eastAsia="宋体"/>
      <w:snapToGrid/>
      <w:spacing w:val="0"/>
      <w:sz w:val="18"/>
      <w:szCs w:val="20"/>
    </w:rPr>
  </w:style>
  <w:style w:type="paragraph" w:customStyle="1" w:styleId="34">
    <w:name w:val="公式"/>
    <w:next w:val="1"/>
    <w:qFormat/>
    <w:uiPriority w:val="0"/>
    <w:pPr>
      <w:tabs>
        <w:tab w:val="center" w:pos="2352"/>
        <w:tab w:val="right" w:pos="4928"/>
      </w:tabs>
      <w:adjustRightInd w:val="0"/>
      <w:ind w:firstLine="408" w:firstLineChars="200"/>
    </w:pPr>
    <w:rPr>
      <w:rFonts w:ascii="Times New Roman" w:hAnsi="Times New Roman" w:eastAsia="方正书宋简体" w:cs="Times New Roman"/>
      <w:snapToGrid w:val="0"/>
      <w:spacing w:val="2"/>
      <w:kern w:val="2"/>
      <w:szCs w:val="21"/>
      <w:lang w:val="en-US" w:eastAsia="zh-CN" w:bidi="ar-SA"/>
    </w:rPr>
  </w:style>
  <w:style w:type="paragraph" w:customStyle="1" w:styleId="35">
    <w:name w:val="MTDisplayEquation"/>
    <w:basedOn w:val="1"/>
    <w:next w:val="1"/>
    <w:qFormat/>
    <w:uiPriority w:val="0"/>
    <w:pPr>
      <w:tabs>
        <w:tab w:val="center" w:pos="2360"/>
        <w:tab w:val="right" w:pos="4700"/>
      </w:tabs>
      <w:adjustRightInd w:val="0"/>
      <w:spacing w:line="240" w:lineRule="auto"/>
      <w:ind w:firstLine="0"/>
    </w:pPr>
    <w:rPr>
      <w:sz w:val="20"/>
      <w:szCs w:val="21"/>
    </w:rPr>
  </w:style>
  <w:style w:type="paragraph" w:customStyle="1" w:styleId="36">
    <w:name w:val="A公式和编号"/>
    <w:basedOn w:val="1"/>
    <w:next w:val="1"/>
    <w:link w:val="37"/>
    <w:qFormat/>
    <w:uiPriority w:val="0"/>
    <w:pPr>
      <w:snapToGrid/>
      <w:spacing w:line="360" w:lineRule="auto"/>
      <w:ind w:firstLine="420" w:firstLineChars="200"/>
      <w:textAlignment w:val="center"/>
    </w:pPr>
    <w:rPr>
      <w:rFonts w:eastAsia="宋体" w:cs="宋体"/>
      <w:snapToGrid/>
      <w:spacing w:val="0"/>
      <w:kern w:val="0"/>
      <w:sz w:val="21"/>
      <w:szCs w:val="21"/>
    </w:rPr>
  </w:style>
  <w:style w:type="character" w:customStyle="1" w:styleId="37">
    <w:name w:val="A公式和编号 Char"/>
    <w:link w:val="36"/>
    <w:qFormat/>
    <w:uiPriority w:val="0"/>
    <w:rPr>
      <w:rFonts w:ascii="Times New Roman" w:hAnsi="Times New Roman" w:eastAsia="宋体" w:cs="宋体"/>
      <w:snapToGrid/>
      <w:spacing w:val="0"/>
      <w:kern w:val="0"/>
      <w:sz w:val="21"/>
      <w:szCs w:val="21"/>
      <w:lang w:val="en-US" w:eastAsia="zh-CN" w:bidi="ar-SA"/>
    </w:rPr>
  </w:style>
  <w:style w:type="paragraph" w:styleId="38">
    <w:name w:val="No Spacing"/>
    <w:qFormat/>
    <w:uiPriority w:val="1"/>
    <w:pPr>
      <w:widowControl w:val="0"/>
      <w:spacing w:line="360" w:lineRule="auto"/>
      <w:ind w:firstLine="420"/>
      <w:jc w:val="both"/>
    </w:pPr>
    <w:rPr>
      <w:rFonts w:ascii="Times New Roman" w:hAnsi="Times New Roman" w:eastAsia="宋体" w:cs="Times New Roman"/>
      <w:kern w:val="2"/>
      <w:sz w:val="24"/>
      <w:szCs w:val="24"/>
      <w:lang w:val="en-US" w:eastAsia="zh-CN" w:bidi="ar-SA"/>
    </w:rPr>
  </w:style>
  <w:style w:type="paragraph" w:customStyle="1" w:styleId="39">
    <w:name w:val="文献格式"/>
    <w:basedOn w:val="1"/>
    <w:qFormat/>
    <w:uiPriority w:val="0"/>
    <w:pPr>
      <w:numPr>
        <w:ilvl w:val="0"/>
        <w:numId w:val="2"/>
      </w:numPr>
      <w:autoSpaceDE w:val="0"/>
      <w:autoSpaceDN w:val="0"/>
      <w:adjustRightInd w:val="0"/>
      <w:spacing w:line="240" w:lineRule="auto"/>
    </w:pPr>
    <w:rPr>
      <w:sz w:val="21"/>
      <w:szCs w:val="21"/>
      <w:lang w:bidi="en-US"/>
    </w:rPr>
  </w:style>
  <w:style w:type="paragraph" w:customStyle="1" w:styleId="40">
    <w:name w:val="Revision"/>
    <w:hidden/>
    <w:unhideWhenUsed/>
    <w:qFormat/>
    <w:uiPriority w:val="99"/>
    <w:rPr>
      <w:rFonts w:ascii="Times New Roman" w:hAnsi="Times New Roman" w:eastAsia="方正书宋简体" w:cs="Times New Roman"/>
      <w:snapToGrid w:val="0"/>
      <w:spacing w:val="2"/>
      <w:kern w:val="2"/>
      <w:sz w:val="22"/>
      <w:szCs w:val="24"/>
      <w:lang w:val="en-US" w:eastAsia="zh-CN" w:bidi="ar-SA"/>
    </w:rPr>
  </w:style>
  <w:style w:type="character" w:customStyle="1" w:styleId="41">
    <w:name w:val="批注文字 字符"/>
    <w:basedOn w:val="19"/>
    <w:link w:val="9"/>
    <w:qFormat/>
    <w:uiPriority w:val="0"/>
    <w:rPr>
      <w:rFonts w:eastAsia="方正书宋简体"/>
      <w:snapToGrid w:val="0"/>
      <w:spacing w:val="2"/>
      <w:kern w:val="2"/>
      <w:sz w:val="22"/>
      <w:szCs w:val="24"/>
    </w:rPr>
  </w:style>
  <w:style w:type="character" w:customStyle="1" w:styleId="42">
    <w:name w:val="批注主题 字符"/>
    <w:basedOn w:val="41"/>
    <w:link w:val="16"/>
    <w:uiPriority w:val="0"/>
    <w:rPr>
      <w:rFonts w:eastAsia="方正书宋简体"/>
      <w:b/>
      <w:bCs/>
      <w:snapToGrid w:val="0"/>
      <w:spacing w:val="2"/>
      <w:kern w:val="2"/>
      <w:sz w:val="22"/>
      <w:szCs w:val="24"/>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1.xml"/><Relationship Id="rId7" Type="http://schemas.openxmlformats.org/officeDocument/2006/relationships/header" Target="header1.xml"/><Relationship Id="rId6" Type="http://schemas.openxmlformats.org/officeDocument/2006/relationships/endnotes" Target="endnotes.xml"/><Relationship Id="rId5" Type="http://schemas.openxmlformats.org/officeDocument/2006/relationships/footnotes" Target="footnotes.xml"/><Relationship Id="rId4" Type="http://schemas.microsoft.com/office/2011/relationships/commentsExtended" Target="commentsExtended.xml"/><Relationship Id="rId3" Type="http://schemas.openxmlformats.org/officeDocument/2006/relationships/comments" Target="comments.xml"/><Relationship Id="rId24" Type="http://schemas.microsoft.com/office/2011/relationships/people" Target="people.xml"/><Relationship Id="rId23" Type="http://schemas.openxmlformats.org/officeDocument/2006/relationships/fontTable" Target="fontTable.xml"/><Relationship Id="rId22" Type="http://schemas.openxmlformats.org/officeDocument/2006/relationships/numbering" Target="numbering.xml"/><Relationship Id="rId21" Type="http://schemas.openxmlformats.org/officeDocument/2006/relationships/image" Target="media/image12.png"/><Relationship Id="rId20" Type="http://schemas.openxmlformats.org/officeDocument/2006/relationships/image" Target="media/image11.jpeg"/><Relationship Id="rId2" Type="http://schemas.openxmlformats.org/officeDocument/2006/relationships/settings" Target="settings.xml"/><Relationship Id="rId19" Type="http://schemas.openxmlformats.org/officeDocument/2006/relationships/image" Target="media/image10.jpeg"/><Relationship Id="rId18" Type="http://schemas.openxmlformats.org/officeDocument/2006/relationships/image" Target="media/image9.jpeg"/><Relationship Id="rId17" Type="http://schemas.openxmlformats.org/officeDocument/2006/relationships/image" Target="media/image8.jpe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 Type="http://schemas.openxmlformats.org/officeDocument/2006/relationships/image" Target="media/image2.png"/><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21</Pages>
  <Words>857</Words>
  <Characters>2527</Characters>
  <Lines>676</Lines>
  <Paragraphs>454</Paragraphs>
  <TotalTime>1</TotalTime>
  <ScaleCrop>false</ScaleCrop>
  <LinksUpToDate>false</LinksUpToDate>
  <CharactersWithSpaces>2820</CharactersWithSpaces>
  <Application>WPS Office_12.1.24031.24031_F1E327BC-269C-435d-A152-05C5408002CA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2025-06-18T04:37:00Z</dcterms:created>
  <dc:creator>Somomgbeom</dc:creator>
  <cp:lastModifiedBy>Somomgbeom</cp:lastModifiedBy>
  <dcterms:modified xsi:type="dcterms:W3CDTF">2026-01-08T14:19:59Z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2052-12.1.24031.24031</vt:lpwstr>
  </property>
  <property fmtid="{D5CDD505-2E9C-101B-9397-08002B2CF9AE}" pid="3" name="ICV">
    <vt:lpwstr>76502CCD2A31A1E277525E69DB10709D_43</vt:lpwstr>
  </property>
  <property fmtid="{D5CDD505-2E9C-101B-9397-08002B2CF9AE}" pid="4" name="KSOTemplateDocerSaveRecord">
    <vt:lpwstr>eyJoZGlkIjoiMGFkNzhlYTViZjE2Njk0ZmZlNTE4MjgyYjA1YWRhZGYiLCJ1c2VySWQiOiI3Mjk3NDk2MjMifQ==</vt:lpwstr>
  </property>
</Properties>
</file>